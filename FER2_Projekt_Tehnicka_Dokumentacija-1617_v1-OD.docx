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1F14327" w14:textId="77777777" w:rsidR="00DB5106" w:rsidRPr="00A3423B" w:rsidRDefault="00DB5106" w:rsidP="00937FA1">
      <w:pPr>
        <w:pStyle w:val="Title"/>
        <w:spacing w:line="360" w:lineRule="auto"/>
        <w:jc w:val="right"/>
        <w:rPr>
          <w:lang w:val="hr-HR"/>
        </w:rPr>
      </w:pPr>
      <w:r w:rsidRPr="00A3423B">
        <w:rPr>
          <w:lang w:val="hr-HR"/>
        </w:rPr>
        <w:t>Analiza izvedbe specifikacije OpenFlow u</w:t>
      </w:r>
    </w:p>
    <w:p w14:paraId="7FAA24A7" w14:textId="77777777" w:rsidR="00BB0DA6" w:rsidRPr="00A3423B" w:rsidRDefault="00DB5106" w:rsidP="00937FA1">
      <w:pPr>
        <w:pStyle w:val="Title"/>
        <w:spacing w:line="360" w:lineRule="auto"/>
        <w:jc w:val="right"/>
        <w:rPr>
          <w:lang w:val="hr-HR"/>
        </w:rPr>
      </w:pPr>
      <w:r w:rsidRPr="00A3423B">
        <w:rPr>
          <w:lang w:val="hr-HR"/>
        </w:rPr>
        <w:t xml:space="preserve">upravljačkom uređaju OpenDaylight </w:t>
      </w:r>
    </w:p>
    <w:p w14:paraId="3D4D13AD" w14:textId="77777777" w:rsidR="00BB0DA6" w:rsidRPr="00A3423B" w:rsidRDefault="00620B2D" w:rsidP="00937FA1">
      <w:pPr>
        <w:pStyle w:val="Title"/>
        <w:spacing w:line="360" w:lineRule="auto"/>
        <w:jc w:val="right"/>
        <w:rPr>
          <w:lang w:val="hr-HR"/>
        </w:rPr>
      </w:pPr>
      <w:r w:rsidRPr="00A3423B">
        <w:rPr>
          <w:lang w:val="hr-HR"/>
        </w:rPr>
        <w:t>Tehnička</w:t>
      </w:r>
      <w:r w:rsidR="00C74132" w:rsidRPr="00A3423B">
        <w:rPr>
          <w:lang w:val="hr-HR"/>
        </w:rPr>
        <w:t xml:space="preserve"> dokumentacija</w:t>
      </w:r>
    </w:p>
    <w:p w14:paraId="50F8BB2C" w14:textId="77777777" w:rsidR="00620B2D" w:rsidRPr="00A3423B" w:rsidRDefault="00620B2D" w:rsidP="00937FA1">
      <w:pPr>
        <w:pStyle w:val="Title"/>
        <w:spacing w:line="360" w:lineRule="auto"/>
        <w:jc w:val="right"/>
        <w:rPr>
          <w:sz w:val="28"/>
          <w:lang w:val="hr-HR"/>
        </w:rPr>
      </w:pPr>
      <w:r w:rsidRPr="00A3423B">
        <w:rPr>
          <w:sz w:val="28"/>
          <w:lang w:val="hr-HR"/>
        </w:rPr>
        <w:t>Verzija &lt;1.0&gt;</w:t>
      </w:r>
    </w:p>
    <w:p w14:paraId="71317354" w14:textId="77777777" w:rsidR="00620B2D" w:rsidRPr="00A3423B" w:rsidRDefault="00620B2D" w:rsidP="00937FA1">
      <w:pPr>
        <w:pStyle w:val="Title"/>
        <w:spacing w:line="360" w:lineRule="auto"/>
        <w:jc w:val="right"/>
        <w:rPr>
          <w:lang w:val="hr-HR"/>
        </w:rPr>
      </w:pPr>
    </w:p>
    <w:p w14:paraId="11225062" w14:textId="77777777" w:rsidR="00620B2D" w:rsidRPr="00A3423B" w:rsidRDefault="00620B2D" w:rsidP="00937FA1">
      <w:pPr>
        <w:pStyle w:val="Title"/>
        <w:spacing w:line="360" w:lineRule="auto"/>
        <w:jc w:val="right"/>
        <w:rPr>
          <w:lang w:val="hr-HR"/>
        </w:rPr>
      </w:pPr>
    </w:p>
    <w:p w14:paraId="6C72849C" w14:textId="77777777" w:rsidR="00620B2D" w:rsidRPr="00A3423B" w:rsidRDefault="00620B2D" w:rsidP="00937FA1">
      <w:pPr>
        <w:pStyle w:val="Title"/>
        <w:spacing w:line="360" w:lineRule="auto"/>
        <w:jc w:val="right"/>
        <w:rPr>
          <w:lang w:val="hr-HR"/>
        </w:rPr>
      </w:pPr>
    </w:p>
    <w:p w14:paraId="005639AE" w14:textId="77777777" w:rsidR="00620B2D" w:rsidRPr="00A3423B" w:rsidRDefault="00620B2D" w:rsidP="00937FA1">
      <w:pPr>
        <w:pStyle w:val="Title"/>
        <w:spacing w:line="360" w:lineRule="auto"/>
        <w:jc w:val="right"/>
        <w:rPr>
          <w:lang w:val="hr-HR"/>
        </w:rPr>
      </w:pPr>
    </w:p>
    <w:p w14:paraId="06EF75FF" w14:textId="77777777" w:rsidR="00620B2D" w:rsidRPr="00A3423B" w:rsidRDefault="00620B2D" w:rsidP="00937FA1">
      <w:pPr>
        <w:pStyle w:val="Title"/>
        <w:spacing w:line="360" w:lineRule="auto"/>
        <w:jc w:val="right"/>
        <w:rPr>
          <w:rFonts w:cs="Arial"/>
          <w:b w:val="0"/>
          <w:sz w:val="32"/>
          <w:szCs w:val="32"/>
          <w:lang w:val="hr-HR"/>
        </w:rPr>
      </w:pPr>
      <w:r w:rsidRPr="00A3423B">
        <w:rPr>
          <w:rFonts w:cs="Arial"/>
          <w:sz w:val="32"/>
          <w:szCs w:val="32"/>
          <w:lang w:val="hr-HR"/>
        </w:rPr>
        <w:t xml:space="preserve">Studentski tim: </w:t>
      </w:r>
      <w:r w:rsidR="00212D5D" w:rsidRPr="00A3423B">
        <w:rPr>
          <w:rFonts w:cs="Arial"/>
          <w:b w:val="0"/>
          <w:sz w:val="32"/>
          <w:szCs w:val="32"/>
          <w:lang w:val="hr-HR"/>
        </w:rPr>
        <w:t>Kristijan Dubravec</w:t>
      </w:r>
      <w:r w:rsidR="00212D5D" w:rsidRPr="00A3423B">
        <w:rPr>
          <w:rFonts w:cs="Arial"/>
          <w:b w:val="0"/>
          <w:sz w:val="32"/>
          <w:szCs w:val="32"/>
          <w:lang w:val="hr-HR"/>
        </w:rPr>
        <w:tab/>
      </w:r>
    </w:p>
    <w:p w14:paraId="2B8E6A71" w14:textId="77777777" w:rsidR="00620B2D" w:rsidRPr="00A3423B" w:rsidRDefault="00212D5D" w:rsidP="00937FA1">
      <w:pPr>
        <w:spacing w:line="360" w:lineRule="auto"/>
        <w:jc w:val="right"/>
        <w:rPr>
          <w:rFonts w:ascii="Arial" w:hAnsi="Arial" w:cs="Arial"/>
          <w:sz w:val="32"/>
          <w:szCs w:val="32"/>
          <w:lang w:val="hr-HR"/>
        </w:rPr>
      </w:pPr>
      <w:r w:rsidRPr="00A3423B">
        <w:rPr>
          <w:rFonts w:ascii="Arial" w:hAnsi="Arial" w:cs="Arial"/>
          <w:sz w:val="32"/>
          <w:szCs w:val="32"/>
          <w:lang w:val="hr-HR"/>
        </w:rPr>
        <w:t>Vice Ivušić</w:t>
      </w:r>
    </w:p>
    <w:p w14:paraId="119638C0" w14:textId="77777777" w:rsidR="00620B2D" w:rsidRPr="00A3423B" w:rsidRDefault="00212D5D" w:rsidP="00937FA1">
      <w:pPr>
        <w:spacing w:line="360" w:lineRule="auto"/>
        <w:jc w:val="right"/>
        <w:rPr>
          <w:rFonts w:ascii="Arial" w:hAnsi="Arial" w:cs="Arial"/>
          <w:sz w:val="32"/>
          <w:szCs w:val="32"/>
          <w:lang w:val="hr-HR"/>
        </w:rPr>
      </w:pPr>
      <w:r w:rsidRPr="00A3423B">
        <w:rPr>
          <w:rFonts w:ascii="Arial" w:hAnsi="Arial" w:cs="Arial"/>
          <w:sz w:val="32"/>
          <w:szCs w:val="32"/>
          <w:lang w:val="hr-HR"/>
        </w:rPr>
        <w:t>Mario Pavić</w:t>
      </w:r>
    </w:p>
    <w:p w14:paraId="4B0BE1D2" w14:textId="77777777" w:rsidR="00620B2D" w:rsidRPr="00A3423B" w:rsidRDefault="00620B2D" w:rsidP="00937FA1">
      <w:pPr>
        <w:spacing w:line="360" w:lineRule="auto"/>
        <w:jc w:val="right"/>
        <w:rPr>
          <w:rFonts w:ascii="Arial" w:hAnsi="Arial" w:cs="Arial"/>
          <w:sz w:val="32"/>
          <w:szCs w:val="32"/>
          <w:lang w:val="hr-HR"/>
        </w:rPr>
      </w:pPr>
    </w:p>
    <w:p w14:paraId="21E32319" w14:textId="77777777" w:rsidR="00BB0DA6" w:rsidRPr="00A3423B" w:rsidRDefault="00620B2D" w:rsidP="00937FA1">
      <w:pPr>
        <w:pStyle w:val="Title"/>
        <w:spacing w:line="360" w:lineRule="auto"/>
        <w:jc w:val="right"/>
        <w:rPr>
          <w:sz w:val="32"/>
          <w:szCs w:val="32"/>
          <w:lang w:val="hr-HR"/>
        </w:rPr>
      </w:pPr>
      <w:r w:rsidRPr="00A3423B">
        <w:rPr>
          <w:rFonts w:cs="Arial"/>
          <w:sz w:val="32"/>
          <w:szCs w:val="32"/>
          <w:lang w:val="hr-HR"/>
        </w:rPr>
        <w:t>Nastavnik:</w:t>
      </w:r>
      <w:r w:rsidR="00212D5D" w:rsidRPr="00A3423B">
        <w:rPr>
          <w:rFonts w:cs="Arial"/>
          <w:b w:val="0"/>
          <w:sz w:val="32"/>
          <w:szCs w:val="32"/>
          <w:lang w:val="hr-HR"/>
        </w:rPr>
        <w:t xml:space="preserve"> Doc. dr. sc. Ognjen Dobrijević</w:t>
      </w:r>
    </w:p>
    <w:p w14:paraId="21C64429" w14:textId="77777777" w:rsidR="00620B2D" w:rsidRPr="00A3423B" w:rsidRDefault="00620B2D" w:rsidP="00937FA1">
      <w:pPr>
        <w:pStyle w:val="Title"/>
        <w:spacing w:line="360" w:lineRule="auto"/>
        <w:jc w:val="right"/>
        <w:rPr>
          <w:sz w:val="28"/>
          <w:lang w:val="hr-HR"/>
        </w:rPr>
      </w:pPr>
    </w:p>
    <w:p w14:paraId="4E3196B6" w14:textId="77777777" w:rsidR="00620B2D" w:rsidRPr="00A3423B" w:rsidRDefault="00620B2D" w:rsidP="00937FA1">
      <w:pPr>
        <w:pStyle w:val="Title"/>
        <w:spacing w:line="360" w:lineRule="auto"/>
        <w:jc w:val="right"/>
        <w:rPr>
          <w:sz w:val="28"/>
          <w:lang w:val="hr-HR"/>
        </w:rPr>
      </w:pPr>
    </w:p>
    <w:p w14:paraId="5F6F9856" w14:textId="77777777" w:rsidR="00620B2D" w:rsidRPr="00A3423B" w:rsidRDefault="00620B2D" w:rsidP="00937FA1">
      <w:pPr>
        <w:pStyle w:val="Title"/>
        <w:spacing w:line="360" w:lineRule="auto"/>
        <w:jc w:val="right"/>
        <w:rPr>
          <w:sz w:val="28"/>
          <w:lang w:val="hr-HR"/>
        </w:rPr>
      </w:pPr>
    </w:p>
    <w:p w14:paraId="5733FB60" w14:textId="77777777" w:rsidR="00620B2D" w:rsidRPr="00A3423B" w:rsidRDefault="00620B2D" w:rsidP="00937FA1">
      <w:pPr>
        <w:pStyle w:val="Title"/>
        <w:spacing w:line="360" w:lineRule="auto"/>
        <w:jc w:val="right"/>
        <w:rPr>
          <w:sz w:val="28"/>
          <w:lang w:val="hr-HR"/>
        </w:rPr>
      </w:pPr>
    </w:p>
    <w:p w14:paraId="003F6D71" w14:textId="77777777" w:rsidR="00620B2D" w:rsidRPr="00A3423B" w:rsidRDefault="00620B2D" w:rsidP="00937FA1">
      <w:pPr>
        <w:pStyle w:val="Title"/>
        <w:spacing w:line="360" w:lineRule="auto"/>
        <w:jc w:val="right"/>
        <w:rPr>
          <w:sz w:val="28"/>
          <w:lang w:val="hr-HR"/>
        </w:rPr>
      </w:pPr>
    </w:p>
    <w:p w14:paraId="1C563A2E" w14:textId="77777777" w:rsidR="00620B2D" w:rsidRPr="00A3423B" w:rsidRDefault="00620B2D" w:rsidP="00937FA1">
      <w:pPr>
        <w:pStyle w:val="Title"/>
        <w:spacing w:line="360" w:lineRule="auto"/>
        <w:jc w:val="right"/>
        <w:rPr>
          <w:sz w:val="28"/>
          <w:lang w:val="hr-HR"/>
        </w:rPr>
      </w:pPr>
    </w:p>
    <w:p w14:paraId="3302BE0C" w14:textId="77777777" w:rsidR="00620B2D" w:rsidRPr="00A3423B" w:rsidRDefault="00620B2D" w:rsidP="00937FA1">
      <w:pPr>
        <w:pStyle w:val="Title"/>
        <w:spacing w:line="360" w:lineRule="auto"/>
        <w:jc w:val="right"/>
        <w:rPr>
          <w:sz w:val="28"/>
          <w:lang w:val="hr-HR"/>
        </w:rPr>
      </w:pPr>
    </w:p>
    <w:p w14:paraId="0B41913A" w14:textId="77777777" w:rsidR="00620B2D" w:rsidRPr="00A3423B" w:rsidRDefault="00620B2D" w:rsidP="00937FA1">
      <w:pPr>
        <w:spacing w:line="360" w:lineRule="auto"/>
        <w:jc w:val="both"/>
        <w:rPr>
          <w:lang w:val="hr-HR"/>
        </w:rPr>
      </w:pPr>
    </w:p>
    <w:p w14:paraId="6D6D20C1" w14:textId="77777777" w:rsidR="00DE4D1A" w:rsidRPr="00A3423B" w:rsidRDefault="00DE4D1A" w:rsidP="00937FA1">
      <w:pPr>
        <w:pStyle w:val="Title"/>
        <w:spacing w:line="360" w:lineRule="auto"/>
        <w:jc w:val="both"/>
        <w:rPr>
          <w:sz w:val="28"/>
          <w:lang w:val="hr-HR"/>
        </w:rPr>
        <w:sectPr w:rsidR="00DE4D1A" w:rsidRPr="00A3423B" w:rsidSect="00DE4D1A">
          <w:headerReference w:type="default" r:id="rId8"/>
          <w:footerReference w:type="default" r:id="rId9"/>
          <w:type w:val="continuous"/>
          <w:pgSz w:w="12240" w:h="15840" w:code="1"/>
          <w:pgMar w:top="1440" w:right="1440" w:bottom="1440" w:left="1440" w:header="720" w:footer="720" w:gutter="0"/>
          <w:cols w:space="720"/>
          <w:vAlign w:val="center"/>
        </w:sectPr>
      </w:pPr>
    </w:p>
    <w:p w14:paraId="0E8E7F48" w14:textId="77777777" w:rsidR="00BB0DA6" w:rsidRPr="00A3423B" w:rsidRDefault="00D431B3" w:rsidP="00937FA1">
      <w:pPr>
        <w:pStyle w:val="Title"/>
        <w:spacing w:line="360" w:lineRule="auto"/>
        <w:jc w:val="both"/>
        <w:rPr>
          <w:lang w:val="hr-HR"/>
        </w:rPr>
      </w:pPr>
      <w:commentRangeStart w:id="0"/>
      <w:r w:rsidRPr="00A3423B">
        <w:rPr>
          <w:lang w:val="hr-HR"/>
        </w:rPr>
        <w:lastRenderedPageBreak/>
        <w:t>Sadržaj</w:t>
      </w:r>
      <w:commentRangeEnd w:id="0"/>
      <w:r w:rsidR="008F7F7A">
        <w:rPr>
          <w:rStyle w:val="CommentReference"/>
          <w:rFonts w:ascii="Times New Roman" w:hAnsi="Times New Roman"/>
          <w:b w:val="0"/>
        </w:rPr>
        <w:commentReference w:id="0"/>
      </w:r>
    </w:p>
    <w:p w14:paraId="0BB5A7AE" w14:textId="77777777" w:rsidR="00AB500C" w:rsidRDefault="00BB0DA6">
      <w:pPr>
        <w:pStyle w:val="TOC1"/>
        <w:tabs>
          <w:tab w:val="left" w:pos="432"/>
        </w:tabs>
        <w:rPr>
          <w:rFonts w:asciiTheme="minorHAnsi" w:eastAsiaTheme="minorEastAsia" w:hAnsiTheme="minorHAnsi" w:cstheme="minorBidi"/>
          <w:noProof/>
          <w:sz w:val="22"/>
          <w:szCs w:val="22"/>
          <w:lang w:val="hr-HR" w:eastAsia="hr-HR"/>
        </w:rPr>
      </w:pPr>
      <w:r w:rsidRPr="00A3423B">
        <w:rPr>
          <w:lang w:val="hr-HR"/>
        </w:rPr>
        <w:fldChar w:fldCharType="begin"/>
      </w:r>
      <w:r w:rsidRPr="00A3423B">
        <w:rPr>
          <w:lang w:val="hr-HR"/>
        </w:rPr>
        <w:instrText xml:space="preserve"> TOC \o "1-3" </w:instrText>
      </w:r>
      <w:r w:rsidRPr="00A3423B">
        <w:rPr>
          <w:lang w:val="hr-HR"/>
        </w:rPr>
        <w:fldChar w:fldCharType="separate"/>
      </w:r>
      <w:r w:rsidR="00AB500C" w:rsidRPr="00CA7DB2">
        <w:rPr>
          <w:noProof/>
          <w:lang w:val="hr-HR"/>
        </w:rPr>
        <w:t>1.</w:t>
      </w:r>
      <w:r w:rsidR="00AB500C">
        <w:rPr>
          <w:rFonts w:asciiTheme="minorHAnsi" w:eastAsiaTheme="minorEastAsia" w:hAnsiTheme="minorHAnsi" w:cstheme="minorBidi"/>
          <w:noProof/>
          <w:sz w:val="22"/>
          <w:szCs w:val="22"/>
          <w:lang w:val="hr-HR" w:eastAsia="hr-HR"/>
        </w:rPr>
        <w:tab/>
      </w:r>
      <w:r w:rsidR="00AB500C" w:rsidRPr="00CA7DB2">
        <w:rPr>
          <w:noProof/>
          <w:lang w:val="hr-HR"/>
        </w:rPr>
        <w:t>Opis projektnog zadatka</w:t>
      </w:r>
      <w:r w:rsidR="00AB500C">
        <w:rPr>
          <w:noProof/>
        </w:rPr>
        <w:tab/>
      </w:r>
      <w:r w:rsidR="00AB500C">
        <w:rPr>
          <w:noProof/>
        </w:rPr>
        <w:fldChar w:fldCharType="begin"/>
      </w:r>
      <w:r w:rsidR="00AB500C">
        <w:rPr>
          <w:noProof/>
        </w:rPr>
        <w:instrText xml:space="preserve"> PAGEREF _Toc472077963 \h </w:instrText>
      </w:r>
      <w:r w:rsidR="00AB500C">
        <w:rPr>
          <w:noProof/>
        </w:rPr>
      </w:r>
      <w:r w:rsidR="00AB500C">
        <w:rPr>
          <w:noProof/>
        </w:rPr>
        <w:fldChar w:fldCharType="separate"/>
      </w:r>
      <w:r w:rsidR="00AB500C">
        <w:rPr>
          <w:noProof/>
        </w:rPr>
        <w:t>3</w:t>
      </w:r>
      <w:r w:rsidR="00AB500C">
        <w:rPr>
          <w:noProof/>
        </w:rPr>
        <w:fldChar w:fldCharType="end"/>
      </w:r>
    </w:p>
    <w:p w14:paraId="52EE6C5E" w14:textId="77777777" w:rsidR="00AB500C" w:rsidRDefault="00AB500C">
      <w:pPr>
        <w:pStyle w:val="TOC1"/>
        <w:tabs>
          <w:tab w:val="left" w:pos="432"/>
        </w:tabs>
        <w:rPr>
          <w:rFonts w:asciiTheme="minorHAnsi" w:eastAsiaTheme="minorEastAsia" w:hAnsiTheme="minorHAnsi" w:cstheme="minorBidi"/>
          <w:noProof/>
          <w:sz w:val="22"/>
          <w:szCs w:val="22"/>
          <w:lang w:val="hr-HR" w:eastAsia="hr-HR"/>
        </w:rPr>
      </w:pPr>
      <w:r w:rsidRPr="00CA7DB2">
        <w:rPr>
          <w:noProof/>
          <w:lang w:val="hr-HR"/>
        </w:rPr>
        <w:t>2.</w:t>
      </w:r>
      <w:r>
        <w:rPr>
          <w:rFonts w:asciiTheme="minorHAnsi" w:eastAsiaTheme="minorEastAsia" w:hAnsiTheme="minorHAnsi" w:cstheme="minorBidi"/>
          <w:noProof/>
          <w:sz w:val="22"/>
          <w:szCs w:val="22"/>
          <w:lang w:val="hr-HR" w:eastAsia="hr-HR"/>
        </w:rPr>
        <w:tab/>
      </w:r>
      <w:r w:rsidRPr="00CA7DB2">
        <w:rPr>
          <w:noProof/>
          <w:lang w:val="hr-HR"/>
        </w:rPr>
        <w:t>Programski upravljane komunikacijske mreže</w:t>
      </w:r>
      <w:r>
        <w:rPr>
          <w:noProof/>
        </w:rPr>
        <w:tab/>
      </w:r>
      <w:r>
        <w:rPr>
          <w:noProof/>
        </w:rPr>
        <w:fldChar w:fldCharType="begin"/>
      </w:r>
      <w:r>
        <w:rPr>
          <w:noProof/>
        </w:rPr>
        <w:instrText xml:space="preserve"> PAGEREF _Toc472077964 \h </w:instrText>
      </w:r>
      <w:r>
        <w:rPr>
          <w:noProof/>
        </w:rPr>
      </w:r>
      <w:r>
        <w:rPr>
          <w:noProof/>
        </w:rPr>
        <w:fldChar w:fldCharType="separate"/>
      </w:r>
      <w:r>
        <w:rPr>
          <w:noProof/>
        </w:rPr>
        <w:t>4</w:t>
      </w:r>
      <w:r>
        <w:rPr>
          <w:noProof/>
        </w:rPr>
        <w:fldChar w:fldCharType="end"/>
      </w:r>
    </w:p>
    <w:p w14:paraId="1FC027CB" w14:textId="77777777" w:rsidR="00AB500C" w:rsidRDefault="00AB500C">
      <w:pPr>
        <w:pStyle w:val="TOC1"/>
        <w:tabs>
          <w:tab w:val="left" w:pos="432"/>
        </w:tabs>
        <w:rPr>
          <w:rFonts w:asciiTheme="minorHAnsi" w:eastAsiaTheme="minorEastAsia" w:hAnsiTheme="minorHAnsi" w:cstheme="minorBidi"/>
          <w:noProof/>
          <w:sz w:val="22"/>
          <w:szCs w:val="22"/>
          <w:lang w:val="hr-HR" w:eastAsia="hr-HR"/>
        </w:rPr>
      </w:pPr>
      <w:r w:rsidRPr="00CA7DB2">
        <w:rPr>
          <w:noProof/>
          <w:lang w:val="hr-HR"/>
        </w:rPr>
        <w:t>3.</w:t>
      </w:r>
      <w:r>
        <w:rPr>
          <w:rFonts w:asciiTheme="minorHAnsi" w:eastAsiaTheme="minorEastAsia" w:hAnsiTheme="minorHAnsi" w:cstheme="minorBidi"/>
          <w:noProof/>
          <w:sz w:val="22"/>
          <w:szCs w:val="22"/>
          <w:lang w:val="hr-HR" w:eastAsia="hr-HR"/>
        </w:rPr>
        <w:tab/>
      </w:r>
      <w:r w:rsidRPr="00CA7DB2">
        <w:rPr>
          <w:noProof/>
          <w:lang w:val="hr-HR"/>
        </w:rPr>
        <w:t>OpenFlow</w:t>
      </w:r>
      <w:r>
        <w:rPr>
          <w:noProof/>
        </w:rPr>
        <w:tab/>
      </w:r>
      <w:r>
        <w:rPr>
          <w:noProof/>
        </w:rPr>
        <w:fldChar w:fldCharType="begin"/>
      </w:r>
      <w:r>
        <w:rPr>
          <w:noProof/>
        </w:rPr>
        <w:instrText xml:space="preserve"> PAGEREF _Toc472077965 \h </w:instrText>
      </w:r>
      <w:r>
        <w:rPr>
          <w:noProof/>
        </w:rPr>
      </w:r>
      <w:r>
        <w:rPr>
          <w:noProof/>
        </w:rPr>
        <w:fldChar w:fldCharType="separate"/>
      </w:r>
      <w:r>
        <w:rPr>
          <w:noProof/>
        </w:rPr>
        <w:t>6</w:t>
      </w:r>
      <w:r>
        <w:rPr>
          <w:noProof/>
        </w:rPr>
        <w:fldChar w:fldCharType="end"/>
      </w:r>
    </w:p>
    <w:p w14:paraId="29C361D3" w14:textId="77777777" w:rsidR="00AB500C" w:rsidRDefault="00AB500C">
      <w:pPr>
        <w:pStyle w:val="TOC2"/>
        <w:tabs>
          <w:tab w:val="left" w:pos="990"/>
        </w:tabs>
        <w:rPr>
          <w:rFonts w:asciiTheme="minorHAnsi" w:eastAsiaTheme="minorEastAsia" w:hAnsiTheme="minorHAnsi" w:cstheme="minorBidi"/>
          <w:noProof/>
          <w:sz w:val="22"/>
          <w:szCs w:val="22"/>
          <w:lang w:val="hr-HR" w:eastAsia="hr-HR"/>
        </w:rPr>
      </w:pPr>
      <w:r w:rsidRPr="00CA7DB2">
        <w:rPr>
          <w:rFonts w:cs="Arial"/>
          <w:noProof/>
          <w:lang w:val="hr-HR"/>
        </w:rPr>
        <w:t>3.1</w:t>
      </w:r>
      <w:r>
        <w:rPr>
          <w:rFonts w:asciiTheme="minorHAnsi" w:eastAsiaTheme="minorEastAsia" w:hAnsiTheme="minorHAnsi" w:cstheme="minorBidi"/>
          <w:noProof/>
          <w:sz w:val="22"/>
          <w:szCs w:val="22"/>
          <w:lang w:val="hr-HR" w:eastAsia="hr-HR"/>
        </w:rPr>
        <w:tab/>
      </w:r>
      <w:r w:rsidRPr="00CA7DB2">
        <w:rPr>
          <w:rFonts w:cs="Arial"/>
          <w:noProof/>
          <w:lang w:val="hr-HR"/>
        </w:rPr>
        <w:t>OpenFlow specifikacija</w:t>
      </w:r>
      <w:r>
        <w:rPr>
          <w:noProof/>
        </w:rPr>
        <w:tab/>
      </w:r>
      <w:r>
        <w:rPr>
          <w:noProof/>
        </w:rPr>
        <w:fldChar w:fldCharType="begin"/>
      </w:r>
      <w:r>
        <w:rPr>
          <w:noProof/>
        </w:rPr>
        <w:instrText xml:space="preserve"> PAGEREF _Toc472077966 \h </w:instrText>
      </w:r>
      <w:r>
        <w:rPr>
          <w:noProof/>
        </w:rPr>
      </w:r>
      <w:r>
        <w:rPr>
          <w:noProof/>
        </w:rPr>
        <w:fldChar w:fldCharType="separate"/>
      </w:r>
      <w:r>
        <w:rPr>
          <w:noProof/>
        </w:rPr>
        <w:t>7</w:t>
      </w:r>
      <w:r>
        <w:rPr>
          <w:noProof/>
        </w:rPr>
        <w:fldChar w:fldCharType="end"/>
      </w:r>
    </w:p>
    <w:p w14:paraId="478CB5A4" w14:textId="77777777" w:rsidR="00AB500C" w:rsidRDefault="00AB500C">
      <w:pPr>
        <w:pStyle w:val="TOC1"/>
        <w:tabs>
          <w:tab w:val="left" w:pos="432"/>
        </w:tabs>
        <w:rPr>
          <w:rFonts w:asciiTheme="minorHAnsi" w:eastAsiaTheme="minorEastAsia" w:hAnsiTheme="minorHAnsi" w:cstheme="minorBidi"/>
          <w:noProof/>
          <w:sz w:val="22"/>
          <w:szCs w:val="22"/>
          <w:lang w:val="hr-HR" w:eastAsia="hr-HR"/>
        </w:rPr>
      </w:pPr>
      <w:r w:rsidRPr="00CA7DB2">
        <w:rPr>
          <w:noProof/>
          <w:lang w:val="hr-HR"/>
        </w:rPr>
        <w:t>4.</w:t>
      </w:r>
      <w:r>
        <w:rPr>
          <w:rFonts w:asciiTheme="minorHAnsi" w:eastAsiaTheme="minorEastAsia" w:hAnsiTheme="minorHAnsi" w:cstheme="minorBidi"/>
          <w:noProof/>
          <w:sz w:val="22"/>
          <w:szCs w:val="22"/>
          <w:lang w:val="hr-HR" w:eastAsia="hr-HR"/>
        </w:rPr>
        <w:tab/>
      </w:r>
      <w:r w:rsidRPr="00CA7DB2">
        <w:rPr>
          <w:noProof/>
          <w:lang w:val="hr-HR"/>
        </w:rPr>
        <w:t>OpenDaylight</w:t>
      </w:r>
      <w:r>
        <w:rPr>
          <w:noProof/>
        </w:rPr>
        <w:tab/>
      </w:r>
      <w:r>
        <w:rPr>
          <w:noProof/>
        </w:rPr>
        <w:fldChar w:fldCharType="begin"/>
      </w:r>
      <w:r>
        <w:rPr>
          <w:noProof/>
        </w:rPr>
        <w:instrText xml:space="preserve"> PAGEREF _Toc472077967 \h </w:instrText>
      </w:r>
      <w:r>
        <w:rPr>
          <w:noProof/>
        </w:rPr>
      </w:r>
      <w:r>
        <w:rPr>
          <w:noProof/>
        </w:rPr>
        <w:fldChar w:fldCharType="separate"/>
      </w:r>
      <w:r>
        <w:rPr>
          <w:noProof/>
        </w:rPr>
        <w:t>12</w:t>
      </w:r>
      <w:r>
        <w:rPr>
          <w:noProof/>
        </w:rPr>
        <w:fldChar w:fldCharType="end"/>
      </w:r>
    </w:p>
    <w:p w14:paraId="7C21342F" w14:textId="77777777" w:rsidR="00AB500C" w:rsidRDefault="00AB500C">
      <w:pPr>
        <w:pStyle w:val="TOC1"/>
        <w:tabs>
          <w:tab w:val="left" w:pos="432"/>
        </w:tabs>
        <w:rPr>
          <w:rFonts w:asciiTheme="minorHAnsi" w:eastAsiaTheme="minorEastAsia" w:hAnsiTheme="minorHAnsi" w:cstheme="minorBidi"/>
          <w:noProof/>
          <w:sz w:val="22"/>
          <w:szCs w:val="22"/>
          <w:lang w:val="hr-HR" w:eastAsia="hr-HR"/>
        </w:rPr>
      </w:pPr>
      <w:r w:rsidRPr="00CA7DB2">
        <w:rPr>
          <w:noProof/>
          <w:lang w:val="hr-HR"/>
        </w:rPr>
        <w:t>5.</w:t>
      </w:r>
      <w:r>
        <w:rPr>
          <w:rFonts w:asciiTheme="minorHAnsi" w:eastAsiaTheme="minorEastAsia" w:hAnsiTheme="minorHAnsi" w:cstheme="minorBidi"/>
          <w:noProof/>
          <w:sz w:val="22"/>
          <w:szCs w:val="22"/>
          <w:lang w:val="hr-HR" w:eastAsia="hr-HR"/>
        </w:rPr>
        <w:tab/>
      </w:r>
      <w:r w:rsidRPr="00CA7DB2">
        <w:rPr>
          <w:noProof/>
          <w:lang w:val="hr-HR"/>
        </w:rPr>
        <w:t>Analiza</w:t>
      </w:r>
      <w:r>
        <w:rPr>
          <w:noProof/>
        </w:rPr>
        <w:tab/>
      </w:r>
      <w:r>
        <w:rPr>
          <w:noProof/>
        </w:rPr>
        <w:fldChar w:fldCharType="begin"/>
      </w:r>
      <w:r>
        <w:rPr>
          <w:noProof/>
        </w:rPr>
        <w:instrText xml:space="preserve"> PAGEREF _Toc472077968 \h </w:instrText>
      </w:r>
      <w:r>
        <w:rPr>
          <w:noProof/>
        </w:rPr>
      </w:r>
      <w:r>
        <w:rPr>
          <w:noProof/>
        </w:rPr>
        <w:fldChar w:fldCharType="separate"/>
      </w:r>
      <w:r>
        <w:rPr>
          <w:noProof/>
        </w:rPr>
        <w:t>13</w:t>
      </w:r>
      <w:r>
        <w:rPr>
          <w:noProof/>
        </w:rPr>
        <w:fldChar w:fldCharType="end"/>
      </w:r>
    </w:p>
    <w:p w14:paraId="20DBE696" w14:textId="77777777" w:rsidR="00AB500C" w:rsidRDefault="00AB500C">
      <w:pPr>
        <w:pStyle w:val="TOC2"/>
        <w:tabs>
          <w:tab w:val="left" w:pos="990"/>
        </w:tabs>
        <w:rPr>
          <w:rFonts w:asciiTheme="minorHAnsi" w:eastAsiaTheme="minorEastAsia" w:hAnsiTheme="minorHAnsi" w:cstheme="minorBidi"/>
          <w:noProof/>
          <w:sz w:val="22"/>
          <w:szCs w:val="22"/>
          <w:lang w:val="hr-HR" w:eastAsia="hr-HR"/>
        </w:rPr>
      </w:pPr>
      <w:r w:rsidRPr="00CA7DB2">
        <w:rPr>
          <w:rFonts w:cs="Arial"/>
          <w:noProof/>
          <w:lang w:val="hr-HR"/>
        </w:rPr>
        <w:t>5.1</w:t>
      </w:r>
      <w:r>
        <w:rPr>
          <w:rFonts w:asciiTheme="minorHAnsi" w:eastAsiaTheme="minorEastAsia" w:hAnsiTheme="minorHAnsi" w:cstheme="minorBidi"/>
          <w:noProof/>
          <w:sz w:val="22"/>
          <w:szCs w:val="22"/>
          <w:lang w:val="hr-HR" w:eastAsia="hr-HR"/>
        </w:rPr>
        <w:tab/>
      </w:r>
      <w:r w:rsidRPr="00CA7DB2">
        <w:rPr>
          <w:rFonts w:cs="Arial"/>
          <w:noProof/>
          <w:lang w:val="hr-HR"/>
        </w:rPr>
        <w:t>Zaglavlje</w:t>
      </w:r>
      <w:r>
        <w:rPr>
          <w:noProof/>
        </w:rPr>
        <w:tab/>
      </w:r>
      <w:r>
        <w:rPr>
          <w:noProof/>
        </w:rPr>
        <w:fldChar w:fldCharType="begin"/>
      </w:r>
      <w:r>
        <w:rPr>
          <w:noProof/>
        </w:rPr>
        <w:instrText xml:space="preserve"> PAGEREF _Toc472077969 \h </w:instrText>
      </w:r>
      <w:r>
        <w:rPr>
          <w:noProof/>
        </w:rPr>
      </w:r>
      <w:r>
        <w:rPr>
          <w:noProof/>
        </w:rPr>
        <w:fldChar w:fldCharType="separate"/>
      </w:r>
      <w:r>
        <w:rPr>
          <w:noProof/>
        </w:rPr>
        <w:t>13</w:t>
      </w:r>
      <w:r>
        <w:rPr>
          <w:noProof/>
        </w:rPr>
        <w:fldChar w:fldCharType="end"/>
      </w:r>
    </w:p>
    <w:p w14:paraId="2F29D78B" w14:textId="77777777" w:rsidR="00AB500C" w:rsidRDefault="00AB500C">
      <w:pPr>
        <w:pStyle w:val="TOC2"/>
        <w:tabs>
          <w:tab w:val="left" w:pos="990"/>
        </w:tabs>
        <w:rPr>
          <w:rFonts w:asciiTheme="minorHAnsi" w:eastAsiaTheme="minorEastAsia" w:hAnsiTheme="minorHAnsi" w:cstheme="minorBidi"/>
          <w:noProof/>
          <w:sz w:val="22"/>
          <w:szCs w:val="22"/>
          <w:lang w:val="hr-HR" w:eastAsia="hr-HR"/>
        </w:rPr>
      </w:pPr>
      <w:r w:rsidRPr="00CA7DB2">
        <w:rPr>
          <w:rFonts w:cs="Arial"/>
          <w:noProof/>
          <w:lang w:val="hr-HR"/>
        </w:rPr>
        <w:t>5.2</w:t>
      </w:r>
      <w:r>
        <w:rPr>
          <w:rFonts w:asciiTheme="minorHAnsi" w:eastAsiaTheme="minorEastAsia" w:hAnsiTheme="minorHAnsi" w:cstheme="minorBidi"/>
          <w:noProof/>
          <w:sz w:val="22"/>
          <w:szCs w:val="22"/>
          <w:lang w:val="hr-HR" w:eastAsia="hr-HR"/>
        </w:rPr>
        <w:tab/>
      </w:r>
      <w:r w:rsidRPr="00CA7DB2">
        <w:rPr>
          <w:rFonts w:cs="Arial"/>
          <w:noProof/>
          <w:lang w:val="hr-HR"/>
        </w:rPr>
        <w:t>Struktura fizičkog porta</w:t>
      </w:r>
      <w:r>
        <w:rPr>
          <w:noProof/>
        </w:rPr>
        <w:tab/>
      </w:r>
      <w:r>
        <w:rPr>
          <w:noProof/>
        </w:rPr>
        <w:fldChar w:fldCharType="begin"/>
      </w:r>
      <w:r>
        <w:rPr>
          <w:noProof/>
        </w:rPr>
        <w:instrText xml:space="preserve"> PAGEREF _Toc472077970 \h </w:instrText>
      </w:r>
      <w:r>
        <w:rPr>
          <w:noProof/>
        </w:rPr>
      </w:r>
      <w:r>
        <w:rPr>
          <w:noProof/>
        </w:rPr>
        <w:fldChar w:fldCharType="separate"/>
      </w:r>
      <w:r>
        <w:rPr>
          <w:noProof/>
        </w:rPr>
        <w:t>14</w:t>
      </w:r>
      <w:r>
        <w:rPr>
          <w:noProof/>
        </w:rPr>
        <w:fldChar w:fldCharType="end"/>
      </w:r>
    </w:p>
    <w:p w14:paraId="733EBB2C" w14:textId="77777777" w:rsidR="00AB500C" w:rsidRDefault="00AB500C">
      <w:pPr>
        <w:pStyle w:val="TOC2"/>
        <w:tabs>
          <w:tab w:val="left" w:pos="990"/>
        </w:tabs>
        <w:rPr>
          <w:rFonts w:asciiTheme="minorHAnsi" w:eastAsiaTheme="minorEastAsia" w:hAnsiTheme="minorHAnsi" w:cstheme="minorBidi"/>
          <w:noProof/>
          <w:sz w:val="22"/>
          <w:szCs w:val="22"/>
          <w:lang w:val="hr-HR" w:eastAsia="hr-HR"/>
        </w:rPr>
      </w:pPr>
      <w:r w:rsidRPr="00CA7DB2">
        <w:rPr>
          <w:rFonts w:cs="Arial"/>
          <w:noProof/>
          <w:lang w:val="hr-HR"/>
        </w:rPr>
        <w:t>5.3</w:t>
      </w:r>
      <w:r>
        <w:rPr>
          <w:rFonts w:asciiTheme="minorHAnsi" w:eastAsiaTheme="minorEastAsia" w:hAnsiTheme="minorHAnsi" w:cstheme="minorBidi"/>
          <w:noProof/>
          <w:sz w:val="22"/>
          <w:szCs w:val="22"/>
          <w:lang w:val="hr-HR" w:eastAsia="hr-HR"/>
        </w:rPr>
        <w:tab/>
      </w:r>
      <w:r w:rsidRPr="00CA7DB2">
        <w:rPr>
          <w:rFonts w:cs="Arial"/>
          <w:noProof/>
          <w:lang w:val="hr-HR"/>
        </w:rPr>
        <w:t>OFPT_HELLO</w:t>
      </w:r>
      <w:r>
        <w:rPr>
          <w:noProof/>
        </w:rPr>
        <w:tab/>
      </w:r>
      <w:r>
        <w:rPr>
          <w:noProof/>
        </w:rPr>
        <w:fldChar w:fldCharType="begin"/>
      </w:r>
      <w:r>
        <w:rPr>
          <w:noProof/>
        </w:rPr>
        <w:instrText xml:space="preserve"> PAGEREF _Toc472077971 \h </w:instrText>
      </w:r>
      <w:r>
        <w:rPr>
          <w:noProof/>
        </w:rPr>
      </w:r>
      <w:r>
        <w:rPr>
          <w:noProof/>
        </w:rPr>
        <w:fldChar w:fldCharType="separate"/>
      </w:r>
      <w:r>
        <w:rPr>
          <w:noProof/>
        </w:rPr>
        <w:t>16</w:t>
      </w:r>
      <w:r>
        <w:rPr>
          <w:noProof/>
        </w:rPr>
        <w:fldChar w:fldCharType="end"/>
      </w:r>
    </w:p>
    <w:p w14:paraId="489F725B" w14:textId="77777777" w:rsidR="00AB500C" w:rsidRDefault="00AB500C">
      <w:pPr>
        <w:pStyle w:val="TOC2"/>
        <w:tabs>
          <w:tab w:val="left" w:pos="990"/>
        </w:tabs>
        <w:rPr>
          <w:rFonts w:asciiTheme="minorHAnsi" w:eastAsiaTheme="minorEastAsia" w:hAnsiTheme="minorHAnsi" w:cstheme="minorBidi"/>
          <w:noProof/>
          <w:sz w:val="22"/>
          <w:szCs w:val="22"/>
          <w:lang w:val="hr-HR" w:eastAsia="hr-HR"/>
        </w:rPr>
      </w:pPr>
      <w:r w:rsidRPr="00CA7DB2">
        <w:rPr>
          <w:rFonts w:cs="Arial"/>
          <w:noProof/>
          <w:lang w:val="hr-HR"/>
        </w:rPr>
        <w:t>5.4</w:t>
      </w:r>
      <w:r>
        <w:rPr>
          <w:rFonts w:asciiTheme="minorHAnsi" w:eastAsiaTheme="minorEastAsia" w:hAnsiTheme="minorHAnsi" w:cstheme="minorBidi"/>
          <w:noProof/>
          <w:sz w:val="22"/>
          <w:szCs w:val="22"/>
          <w:lang w:val="hr-HR" w:eastAsia="hr-HR"/>
        </w:rPr>
        <w:tab/>
      </w:r>
      <w:r w:rsidRPr="00CA7DB2">
        <w:rPr>
          <w:rFonts w:cs="Arial"/>
          <w:noProof/>
          <w:lang w:val="hr-HR"/>
        </w:rPr>
        <w:t>OFTP_FEATURES_REQUEST</w:t>
      </w:r>
      <w:r>
        <w:rPr>
          <w:noProof/>
        </w:rPr>
        <w:tab/>
      </w:r>
      <w:r>
        <w:rPr>
          <w:noProof/>
        </w:rPr>
        <w:fldChar w:fldCharType="begin"/>
      </w:r>
      <w:r>
        <w:rPr>
          <w:noProof/>
        </w:rPr>
        <w:instrText xml:space="preserve"> PAGEREF _Toc472077972 \h </w:instrText>
      </w:r>
      <w:r>
        <w:rPr>
          <w:noProof/>
        </w:rPr>
      </w:r>
      <w:r>
        <w:rPr>
          <w:noProof/>
        </w:rPr>
        <w:fldChar w:fldCharType="separate"/>
      </w:r>
      <w:r>
        <w:rPr>
          <w:noProof/>
        </w:rPr>
        <w:t>16</w:t>
      </w:r>
      <w:r>
        <w:rPr>
          <w:noProof/>
        </w:rPr>
        <w:fldChar w:fldCharType="end"/>
      </w:r>
    </w:p>
    <w:p w14:paraId="27F2F223" w14:textId="77777777" w:rsidR="00AB500C" w:rsidRDefault="00AB500C">
      <w:pPr>
        <w:pStyle w:val="TOC2"/>
        <w:tabs>
          <w:tab w:val="left" w:pos="990"/>
        </w:tabs>
        <w:rPr>
          <w:rFonts w:asciiTheme="minorHAnsi" w:eastAsiaTheme="minorEastAsia" w:hAnsiTheme="minorHAnsi" w:cstheme="minorBidi"/>
          <w:noProof/>
          <w:sz w:val="22"/>
          <w:szCs w:val="22"/>
          <w:lang w:val="hr-HR" w:eastAsia="hr-HR"/>
        </w:rPr>
      </w:pPr>
      <w:r w:rsidRPr="00CA7DB2">
        <w:rPr>
          <w:rFonts w:cs="Arial"/>
          <w:noProof/>
          <w:lang w:val="hr-HR"/>
        </w:rPr>
        <w:t>5.5</w:t>
      </w:r>
      <w:r>
        <w:rPr>
          <w:rFonts w:asciiTheme="minorHAnsi" w:eastAsiaTheme="minorEastAsia" w:hAnsiTheme="minorHAnsi" w:cstheme="minorBidi"/>
          <w:noProof/>
          <w:sz w:val="22"/>
          <w:szCs w:val="22"/>
          <w:lang w:val="hr-HR" w:eastAsia="hr-HR"/>
        </w:rPr>
        <w:tab/>
      </w:r>
      <w:r w:rsidRPr="00CA7DB2">
        <w:rPr>
          <w:rFonts w:cs="Arial"/>
          <w:noProof/>
          <w:lang w:val="hr-HR"/>
        </w:rPr>
        <w:t>OFTP_FEATURES_REPLY</w:t>
      </w:r>
      <w:r>
        <w:rPr>
          <w:noProof/>
        </w:rPr>
        <w:tab/>
      </w:r>
      <w:r>
        <w:rPr>
          <w:noProof/>
        </w:rPr>
        <w:fldChar w:fldCharType="begin"/>
      </w:r>
      <w:r>
        <w:rPr>
          <w:noProof/>
        </w:rPr>
        <w:instrText xml:space="preserve"> PAGEREF _Toc472077973 \h </w:instrText>
      </w:r>
      <w:r>
        <w:rPr>
          <w:noProof/>
        </w:rPr>
      </w:r>
      <w:r>
        <w:rPr>
          <w:noProof/>
        </w:rPr>
        <w:fldChar w:fldCharType="separate"/>
      </w:r>
      <w:r>
        <w:rPr>
          <w:noProof/>
        </w:rPr>
        <w:t>17</w:t>
      </w:r>
      <w:r>
        <w:rPr>
          <w:noProof/>
        </w:rPr>
        <w:fldChar w:fldCharType="end"/>
      </w:r>
    </w:p>
    <w:p w14:paraId="2E4003D4" w14:textId="77777777" w:rsidR="00AB500C" w:rsidRDefault="00AB500C">
      <w:pPr>
        <w:pStyle w:val="TOC2"/>
        <w:tabs>
          <w:tab w:val="left" w:pos="990"/>
        </w:tabs>
        <w:rPr>
          <w:rFonts w:asciiTheme="minorHAnsi" w:eastAsiaTheme="minorEastAsia" w:hAnsiTheme="minorHAnsi" w:cstheme="minorBidi"/>
          <w:noProof/>
          <w:sz w:val="22"/>
          <w:szCs w:val="22"/>
          <w:lang w:val="hr-HR" w:eastAsia="hr-HR"/>
        </w:rPr>
      </w:pPr>
      <w:r w:rsidRPr="00CA7DB2">
        <w:rPr>
          <w:rFonts w:cs="Arial"/>
          <w:noProof/>
          <w:lang w:val="hr-HR"/>
        </w:rPr>
        <w:t>5.6</w:t>
      </w:r>
      <w:r>
        <w:rPr>
          <w:rFonts w:asciiTheme="minorHAnsi" w:eastAsiaTheme="minorEastAsia" w:hAnsiTheme="minorHAnsi" w:cstheme="minorBidi"/>
          <w:noProof/>
          <w:sz w:val="22"/>
          <w:szCs w:val="22"/>
          <w:lang w:val="hr-HR" w:eastAsia="hr-HR"/>
        </w:rPr>
        <w:tab/>
      </w:r>
      <w:r w:rsidRPr="00CA7DB2">
        <w:rPr>
          <w:rFonts w:cs="Arial"/>
          <w:noProof/>
          <w:lang w:val="hr-HR"/>
        </w:rPr>
        <w:t>OFTP_ERROR</w:t>
      </w:r>
      <w:r>
        <w:rPr>
          <w:noProof/>
        </w:rPr>
        <w:tab/>
      </w:r>
      <w:r>
        <w:rPr>
          <w:noProof/>
        </w:rPr>
        <w:fldChar w:fldCharType="begin"/>
      </w:r>
      <w:r>
        <w:rPr>
          <w:noProof/>
        </w:rPr>
        <w:instrText xml:space="preserve"> PAGEREF _Toc472077974 \h </w:instrText>
      </w:r>
      <w:r>
        <w:rPr>
          <w:noProof/>
        </w:rPr>
      </w:r>
      <w:r>
        <w:rPr>
          <w:noProof/>
        </w:rPr>
        <w:fldChar w:fldCharType="separate"/>
      </w:r>
      <w:r>
        <w:rPr>
          <w:noProof/>
        </w:rPr>
        <w:t>20</w:t>
      </w:r>
      <w:r>
        <w:rPr>
          <w:noProof/>
        </w:rPr>
        <w:fldChar w:fldCharType="end"/>
      </w:r>
    </w:p>
    <w:p w14:paraId="68DFB10F" w14:textId="77777777" w:rsidR="00AB500C" w:rsidRDefault="00AB500C">
      <w:pPr>
        <w:pStyle w:val="TOC2"/>
        <w:tabs>
          <w:tab w:val="left" w:pos="990"/>
        </w:tabs>
        <w:rPr>
          <w:rFonts w:asciiTheme="minorHAnsi" w:eastAsiaTheme="minorEastAsia" w:hAnsiTheme="minorHAnsi" w:cstheme="minorBidi"/>
          <w:noProof/>
          <w:sz w:val="22"/>
          <w:szCs w:val="22"/>
          <w:lang w:val="hr-HR" w:eastAsia="hr-HR"/>
        </w:rPr>
      </w:pPr>
      <w:r w:rsidRPr="00CA7DB2">
        <w:rPr>
          <w:rFonts w:cs="Arial"/>
          <w:noProof/>
          <w:lang w:val="hr-HR"/>
        </w:rPr>
        <w:t>5.7</w:t>
      </w:r>
      <w:r>
        <w:rPr>
          <w:rFonts w:asciiTheme="minorHAnsi" w:eastAsiaTheme="minorEastAsia" w:hAnsiTheme="minorHAnsi" w:cstheme="minorBidi"/>
          <w:noProof/>
          <w:sz w:val="22"/>
          <w:szCs w:val="22"/>
          <w:lang w:val="hr-HR" w:eastAsia="hr-HR"/>
        </w:rPr>
        <w:tab/>
      </w:r>
      <w:r w:rsidRPr="00CA7DB2">
        <w:rPr>
          <w:rFonts w:cs="Arial"/>
          <w:noProof/>
          <w:lang w:val="hr-HR"/>
        </w:rPr>
        <w:t>OFPT_STATS_REQUEST</w:t>
      </w:r>
      <w:r>
        <w:rPr>
          <w:noProof/>
        </w:rPr>
        <w:tab/>
      </w:r>
      <w:r>
        <w:rPr>
          <w:noProof/>
        </w:rPr>
        <w:fldChar w:fldCharType="begin"/>
      </w:r>
      <w:r>
        <w:rPr>
          <w:noProof/>
        </w:rPr>
        <w:instrText xml:space="preserve"> PAGEREF _Toc472077975 \h </w:instrText>
      </w:r>
      <w:r>
        <w:rPr>
          <w:noProof/>
        </w:rPr>
      </w:r>
      <w:r>
        <w:rPr>
          <w:noProof/>
        </w:rPr>
        <w:fldChar w:fldCharType="separate"/>
      </w:r>
      <w:r>
        <w:rPr>
          <w:noProof/>
        </w:rPr>
        <w:t>21</w:t>
      </w:r>
      <w:r>
        <w:rPr>
          <w:noProof/>
        </w:rPr>
        <w:fldChar w:fldCharType="end"/>
      </w:r>
    </w:p>
    <w:p w14:paraId="68986C81" w14:textId="77777777" w:rsidR="00AB500C" w:rsidRDefault="00AB500C">
      <w:pPr>
        <w:pStyle w:val="TOC2"/>
        <w:tabs>
          <w:tab w:val="left" w:pos="990"/>
        </w:tabs>
        <w:rPr>
          <w:rFonts w:asciiTheme="minorHAnsi" w:eastAsiaTheme="minorEastAsia" w:hAnsiTheme="minorHAnsi" w:cstheme="minorBidi"/>
          <w:noProof/>
          <w:sz w:val="22"/>
          <w:szCs w:val="22"/>
          <w:lang w:val="hr-HR" w:eastAsia="hr-HR"/>
        </w:rPr>
      </w:pPr>
      <w:r w:rsidRPr="00CA7DB2">
        <w:rPr>
          <w:rFonts w:cs="Arial"/>
          <w:noProof/>
          <w:lang w:val="hr-HR"/>
        </w:rPr>
        <w:t>5.8</w:t>
      </w:r>
      <w:r>
        <w:rPr>
          <w:rFonts w:asciiTheme="minorHAnsi" w:eastAsiaTheme="minorEastAsia" w:hAnsiTheme="minorHAnsi" w:cstheme="minorBidi"/>
          <w:noProof/>
          <w:sz w:val="22"/>
          <w:szCs w:val="22"/>
          <w:lang w:val="hr-HR" w:eastAsia="hr-HR"/>
        </w:rPr>
        <w:tab/>
      </w:r>
      <w:r w:rsidRPr="00CA7DB2">
        <w:rPr>
          <w:rFonts w:cs="Arial"/>
          <w:noProof/>
          <w:lang w:val="hr-HR"/>
        </w:rPr>
        <w:t>OFPT_STATS_REPLY</w:t>
      </w:r>
      <w:r>
        <w:rPr>
          <w:noProof/>
        </w:rPr>
        <w:tab/>
      </w:r>
      <w:r>
        <w:rPr>
          <w:noProof/>
        </w:rPr>
        <w:fldChar w:fldCharType="begin"/>
      </w:r>
      <w:r>
        <w:rPr>
          <w:noProof/>
        </w:rPr>
        <w:instrText xml:space="preserve"> PAGEREF _Toc472077976 \h </w:instrText>
      </w:r>
      <w:r>
        <w:rPr>
          <w:noProof/>
        </w:rPr>
      </w:r>
      <w:r>
        <w:rPr>
          <w:noProof/>
        </w:rPr>
        <w:fldChar w:fldCharType="separate"/>
      </w:r>
      <w:r>
        <w:rPr>
          <w:noProof/>
        </w:rPr>
        <w:t>22</w:t>
      </w:r>
      <w:r>
        <w:rPr>
          <w:noProof/>
        </w:rPr>
        <w:fldChar w:fldCharType="end"/>
      </w:r>
    </w:p>
    <w:p w14:paraId="3A878BD2" w14:textId="77777777" w:rsidR="00AB500C" w:rsidRDefault="00AB500C">
      <w:pPr>
        <w:pStyle w:val="TOC3"/>
        <w:rPr>
          <w:rFonts w:asciiTheme="minorHAnsi" w:eastAsiaTheme="minorEastAsia" w:hAnsiTheme="minorHAnsi" w:cstheme="minorBidi"/>
          <w:sz w:val="22"/>
          <w:szCs w:val="22"/>
          <w:lang w:val="hr-HR" w:eastAsia="hr-HR"/>
        </w:rPr>
      </w:pPr>
      <w:r w:rsidRPr="00CA7DB2">
        <w:rPr>
          <w:rFonts w:cs="Arial"/>
          <w:lang w:val="hr-HR"/>
        </w:rPr>
        <w:t>5.8.1</w:t>
      </w:r>
      <w:r>
        <w:rPr>
          <w:rFonts w:asciiTheme="minorHAnsi" w:eastAsiaTheme="minorEastAsia" w:hAnsiTheme="minorHAnsi" w:cstheme="minorBidi"/>
          <w:sz w:val="22"/>
          <w:szCs w:val="22"/>
          <w:lang w:val="hr-HR" w:eastAsia="hr-HR"/>
        </w:rPr>
        <w:tab/>
      </w:r>
      <w:r w:rsidRPr="00CA7DB2">
        <w:rPr>
          <w:rFonts w:cs="Arial"/>
          <w:lang w:val="hr-HR"/>
        </w:rPr>
        <w:t>Desc Stats Reply</w:t>
      </w:r>
      <w:r>
        <w:tab/>
      </w:r>
      <w:r>
        <w:fldChar w:fldCharType="begin"/>
      </w:r>
      <w:r>
        <w:instrText xml:space="preserve"> PAGEREF _Toc472077977 \h </w:instrText>
      </w:r>
      <w:r>
        <w:fldChar w:fldCharType="separate"/>
      </w:r>
      <w:r>
        <w:t>22</w:t>
      </w:r>
      <w:r>
        <w:fldChar w:fldCharType="end"/>
      </w:r>
    </w:p>
    <w:p w14:paraId="7D0BD3E6" w14:textId="77777777" w:rsidR="00AB500C" w:rsidRDefault="00AB500C">
      <w:pPr>
        <w:pStyle w:val="TOC3"/>
        <w:rPr>
          <w:rFonts w:asciiTheme="minorHAnsi" w:eastAsiaTheme="minorEastAsia" w:hAnsiTheme="minorHAnsi" w:cstheme="minorBidi"/>
          <w:sz w:val="22"/>
          <w:szCs w:val="22"/>
          <w:lang w:val="hr-HR" w:eastAsia="hr-HR"/>
        </w:rPr>
      </w:pPr>
      <w:r w:rsidRPr="00CA7DB2">
        <w:rPr>
          <w:rFonts w:cs="Arial"/>
          <w:lang w:val="hr-HR"/>
        </w:rPr>
        <w:t>5.8.2</w:t>
      </w:r>
      <w:r>
        <w:rPr>
          <w:rFonts w:asciiTheme="minorHAnsi" w:eastAsiaTheme="minorEastAsia" w:hAnsiTheme="minorHAnsi" w:cstheme="minorBidi"/>
          <w:sz w:val="22"/>
          <w:szCs w:val="22"/>
          <w:lang w:val="hr-HR" w:eastAsia="hr-HR"/>
        </w:rPr>
        <w:tab/>
      </w:r>
      <w:r w:rsidRPr="00CA7DB2">
        <w:rPr>
          <w:rFonts w:cs="Arial"/>
          <w:lang w:val="hr-HR"/>
        </w:rPr>
        <w:t>Table Stats</w:t>
      </w:r>
      <w:r>
        <w:tab/>
      </w:r>
      <w:r>
        <w:fldChar w:fldCharType="begin"/>
      </w:r>
      <w:r>
        <w:instrText xml:space="preserve"> PAGEREF _Toc472077978 \h </w:instrText>
      </w:r>
      <w:r>
        <w:fldChar w:fldCharType="separate"/>
      </w:r>
      <w:r>
        <w:t>23</w:t>
      </w:r>
      <w:r>
        <w:fldChar w:fldCharType="end"/>
      </w:r>
    </w:p>
    <w:p w14:paraId="49CD0BE0" w14:textId="77777777" w:rsidR="00AB500C" w:rsidRDefault="00AB500C">
      <w:pPr>
        <w:pStyle w:val="TOC3"/>
        <w:rPr>
          <w:rFonts w:asciiTheme="minorHAnsi" w:eastAsiaTheme="minorEastAsia" w:hAnsiTheme="minorHAnsi" w:cstheme="minorBidi"/>
          <w:sz w:val="22"/>
          <w:szCs w:val="22"/>
          <w:lang w:val="hr-HR" w:eastAsia="hr-HR"/>
        </w:rPr>
      </w:pPr>
      <w:r w:rsidRPr="00CA7DB2">
        <w:rPr>
          <w:rFonts w:cs="Arial"/>
          <w:lang w:val="hr-HR"/>
        </w:rPr>
        <w:t>5.8.3</w:t>
      </w:r>
      <w:r>
        <w:rPr>
          <w:rFonts w:asciiTheme="minorHAnsi" w:eastAsiaTheme="minorEastAsia" w:hAnsiTheme="minorHAnsi" w:cstheme="minorBidi"/>
          <w:sz w:val="22"/>
          <w:szCs w:val="22"/>
          <w:lang w:val="hr-HR" w:eastAsia="hr-HR"/>
        </w:rPr>
        <w:tab/>
      </w:r>
      <w:r w:rsidRPr="00CA7DB2">
        <w:rPr>
          <w:rFonts w:cs="Arial"/>
          <w:lang w:val="hr-HR"/>
        </w:rPr>
        <w:t>Port Stats</w:t>
      </w:r>
      <w:r>
        <w:tab/>
      </w:r>
      <w:r>
        <w:fldChar w:fldCharType="begin"/>
      </w:r>
      <w:r>
        <w:instrText xml:space="preserve"> PAGEREF _Toc472077979 \h </w:instrText>
      </w:r>
      <w:r>
        <w:fldChar w:fldCharType="separate"/>
      </w:r>
      <w:r>
        <w:t>24</w:t>
      </w:r>
      <w:r>
        <w:fldChar w:fldCharType="end"/>
      </w:r>
    </w:p>
    <w:p w14:paraId="5A4D6AD0" w14:textId="77777777" w:rsidR="00AB500C" w:rsidRDefault="00AB500C">
      <w:pPr>
        <w:pStyle w:val="TOC2"/>
        <w:tabs>
          <w:tab w:val="left" w:pos="990"/>
        </w:tabs>
        <w:rPr>
          <w:rFonts w:asciiTheme="minorHAnsi" w:eastAsiaTheme="minorEastAsia" w:hAnsiTheme="minorHAnsi" w:cstheme="minorBidi"/>
          <w:noProof/>
          <w:sz w:val="22"/>
          <w:szCs w:val="22"/>
          <w:lang w:val="hr-HR" w:eastAsia="hr-HR"/>
        </w:rPr>
      </w:pPr>
      <w:r w:rsidRPr="00CA7DB2">
        <w:rPr>
          <w:rFonts w:cs="Arial"/>
          <w:noProof/>
          <w:lang w:val="hr-HR"/>
        </w:rPr>
        <w:t>5.9</w:t>
      </w:r>
      <w:r>
        <w:rPr>
          <w:rFonts w:asciiTheme="minorHAnsi" w:eastAsiaTheme="minorEastAsia" w:hAnsiTheme="minorHAnsi" w:cstheme="minorBidi"/>
          <w:noProof/>
          <w:sz w:val="22"/>
          <w:szCs w:val="22"/>
          <w:lang w:val="hr-HR" w:eastAsia="hr-HR"/>
        </w:rPr>
        <w:tab/>
      </w:r>
      <w:r w:rsidRPr="00CA7DB2">
        <w:rPr>
          <w:rFonts w:cs="Arial"/>
          <w:noProof/>
          <w:lang w:val="hr-HR"/>
        </w:rPr>
        <w:t>OFPT_GET_CONFIG_REQUEST</w:t>
      </w:r>
      <w:r>
        <w:rPr>
          <w:noProof/>
        </w:rPr>
        <w:tab/>
      </w:r>
      <w:r>
        <w:rPr>
          <w:noProof/>
        </w:rPr>
        <w:fldChar w:fldCharType="begin"/>
      </w:r>
      <w:r>
        <w:rPr>
          <w:noProof/>
        </w:rPr>
        <w:instrText xml:space="preserve"> PAGEREF _Toc472077980 \h </w:instrText>
      </w:r>
      <w:r>
        <w:rPr>
          <w:noProof/>
        </w:rPr>
      </w:r>
      <w:r>
        <w:rPr>
          <w:noProof/>
        </w:rPr>
        <w:fldChar w:fldCharType="separate"/>
      </w:r>
      <w:r>
        <w:rPr>
          <w:noProof/>
        </w:rPr>
        <w:t>25</w:t>
      </w:r>
      <w:r>
        <w:rPr>
          <w:noProof/>
        </w:rPr>
        <w:fldChar w:fldCharType="end"/>
      </w:r>
    </w:p>
    <w:p w14:paraId="6707909E" w14:textId="77777777" w:rsidR="00AB500C" w:rsidRDefault="00AB500C">
      <w:pPr>
        <w:pStyle w:val="TOC2"/>
        <w:tabs>
          <w:tab w:val="left" w:pos="1200"/>
        </w:tabs>
        <w:rPr>
          <w:rFonts w:asciiTheme="minorHAnsi" w:eastAsiaTheme="minorEastAsia" w:hAnsiTheme="minorHAnsi" w:cstheme="minorBidi"/>
          <w:noProof/>
          <w:sz w:val="22"/>
          <w:szCs w:val="22"/>
          <w:lang w:val="hr-HR" w:eastAsia="hr-HR"/>
        </w:rPr>
      </w:pPr>
      <w:r w:rsidRPr="00CA7DB2">
        <w:rPr>
          <w:rFonts w:cs="Arial"/>
          <w:noProof/>
          <w:lang w:val="hr-HR"/>
        </w:rPr>
        <w:t>5.10</w:t>
      </w:r>
      <w:r>
        <w:rPr>
          <w:rFonts w:asciiTheme="minorHAnsi" w:eastAsiaTheme="minorEastAsia" w:hAnsiTheme="minorHAnsi" w:cstheme="minorBidi"/>
          <w:noProof/>
          <w:sz w:val="22"/>
          <w:szCs w:val="22"/>
          <w:lang w:val="hr-HR" w:eastAsia="hr-HR"/>
        </w:rPr>
        <w:tab/>
      </w:r>
      <w:r w:rsidRPr="00CA7DB2">
        <w:rPr>
          <w:rFonts w:cs="Arial"/>
          <w:noProof/>
          <w:lang w:val="hr-HR"/>
        </w:rPr>
        <w:t>OFPT_GET_CONFIG_REPLY / OFPT_SET_CONFIG</w:t>
      </w:r>
      <w:r>
        <w:rPr>
          <w:noProof/>
        </w:rPr>
        <w:tab/>
      </w:r>
      <w:r>
        <w:rPr>
          <w:noProof/>
        </w:rPr>
        <w:fldChar w:fldCharType="begin"/>
      </w:r>
      <w:r>
        <w:rPr>
          <w:noProof/>
        </w:rPr>
        <w:instrText xml:space="preserve"> PAGEREF _Toc472077981 \h </w:instrText>
      </w:r>
      <w:r>
        <w:rPr>
          <w:noProof/>
        </w:rPr>
      </w:r>
      <w:r>
        <w:rPr>
          <w:noProof/>
        </w:rPr>
        <w:fldChar w:fldCharType="separate"/>
      </w:r>
      <w:r>
        <w:rPr>
          <w:noProof/>
        </w:rPr>
        <w:t>26</w:t>
      </w:r>
      <w:r>
        <w:rPr>
          <w:noProof/>
        </w:rPr>
        <w:fldChar w:fldCharType="end"/>
      </w:r>
    </w:p>
    <w:p w14:paraId="2843DC2F" w14:textId="77777777" w:rsidR="00AB500C" w:rsidRDefault="00AB500C">
      <w:pPr>
        <w:pStyle w:val="TOC2"/>
        <w:tabs>
          <w:tab w:val="left" w:pos="1200"/>
        </w:tabs>
        <w:rPr>
          <w:rFonts w:asciiTheme="minorHAnsi" w:eastAsiaTheme="minorEastAsia" w:hAnsiTheme="minorHAnsi" w:cstheme="minorBidi"/>
          <w:noProof/>
          <w:sz w:val="22"/>
          <w:szCs w:val="22"/>
          <w:lang w:val="hr-HR" w:eastAsia="hr-HR"/>
        </w:rPr>
      </w:pPr>
      <w:r w:rsidRPr="00CA7DB2">
        <w:rPr>
          <w:rFonts w:cs="Arial"/>
          <w:noProof/>
          <w:lang w:val="hr-HR"/>
        </w:rPr>
        <w:t>5.11</w:t>
      </w:r>
      <w:r>
        <w:rPr>
          <w:rFonts w:asciiTheme="minorHAnsi" w:eastAsiaTheme="minorEastAsia" w:hAnsiTheme="minorHAnsi" w:cstheme="minorBidi"/>
          <w:noProof/>
          <w:sz w:val="22"/>
          <w:szCs w:val="22"/>
          <w:lang w:val="hr-HR" w:eastAsia="hr-HR"/>
        </w:rPr>
        <w:tab/>
      </w:r>
      <w:r w:rsidRPr="00CA7DB2">
        <w:rPr>
          <w:rFonts w:cs="Arial"/>
          <w:noProof/>
          <w:lang w:val="hr-HR"/>
        </w:rPr>
        <w:t>OFPT_FLOW_MOD</w:t>
      </w:r>
      <w:r>
        <w:rPr>
          <w:noProof/>
        </w:rPr>
        <w:tab/>
      </w:r>
      <w:r>
        <w:rPr>
          <w:noProof/>
        </w:rPr>
        <w:fldChar w:fldCharType="begin"/>
      </w:r>
      <w:r>
        <w:rPr>
          <w:noProof/>
        </w:rPr>
        <w:instrText xml:space="preserve"> PAGEREF _Toc472077982 \h </w:instrText>
      </w:r>
      <w:r>
        <w:rPr>
          <w:noProof/>
        </w:rPr>
      </w:r>
      <w:r>
        <w:rPr>
          <w:noProof/>
        </w:rPr>
        <w:fldChar w:fldCharType="separate"/>
      </w:r>
      <w:r>
        <w:rPr>
          <w:noProof/>
        </w:rPr>
        <w:t>27</w:t>
      </w:r>
      <w:r>
        <w:rPr>
          <w:noProof/>
        </w:rPr>
        <w:fldChar w:fldCharType="end"/>
      </w:r>
    </w:p>
    <w:p w14:paraId="4E62C84C" w14:textId="77777777" w:rsidR="00AB500C" w:rsidRDefault="00AB500C">
      <w:pPr>
        <w:pStyle w:val="TOC3"/>
        <w:rPr>
          <w:rFonts w:asciiTheme="minorHAnsi" w:eastAsiaTheme="minorEastAsia" w:hAnsiTheme="minorHAnsi" w:cstheme="minorBidi"/>
          <w:sz w:val="22"/>
          <w:szCs w:val="22"/>
          <w:lang w:val="hr-HR" w:eastAsia="hr-HR"/>
        </w:rPr>
      </w:pPr>
      <w:r w:rsidRPr="00CA7DB2">
        <w:rPr>
          <w:lang w:val="hr-HR"/>
        </w:rPr>
        <w:t>5.11.1</w:t>
      </w:r>
      <w:r>
        <w:rPr>
          <w:rFonts w:asciiTheme="minorHAnsi" w:eastAsiaTheme="minorEastAsia" w:hAnsiTheme="minorHAnsi" w:cstheme="minorBidi"/>
          <w:sz w:val="22"/>
          <w:szCs w:val="22"/>
          <w:lang w:val="hr-HR" w:eastAsia="hr-HR"/>
        </w:rPr>
        <w:tab/>
      </w:r>
      <w:r w:rsidRPr="00CA7DB2">
        <w:rPr>
          <w:lang w:val="hr-HR"/>
        </w:rPr>
        <w:t>OFPT_FLOW_MOD unutar Wiresharka 2.2.3</w:t>
      </w:r>
      <w:r>
        <w:tab/>
      </w:r>
      <w:r>
        <w:fldChar w:fldCharType="begin"/>
      </w:r>
      <w:r>
        <w:instrText xml:space="preserve"> PAGEREF _Toc472077983 \h </w:instrText>
      </w:r>
      <w:r>
        <w:fldChar w:fldCharType="separate"/>
      </w:r>
      <w:r>
        <w:t>27</w:t>
      </w:r>
      <w:r>
        <w:fldChar w:fldCharType="end"/>
      </w:r>
    </w:p>
    <w:p w14:paraId="3EAAE18D" w14:textId="77777777" w:rsidR="00AB500C" w:rsidRDefault="00AB500C">
      <w:pPr>
        <w:pStyle w:val="TOC3"/>
        <w:rPr>
          <w:rFonts w:asciiTheme="minorHAnsi" w:eastAsiaTheme="minorEastAsia" w:hAnsiTheme="minorHAnsi" w:cstheme="minorBidi"/>
          <w:sz w:val="22"/>
          <w:szCs w:val="22"/>
          <w:lang w:val="hr-HR" w:eastAsia="hr-HR"/>
        </w:rPr>
      </w:pPr>
      <w:r w:rsidRPr="00CA7DB2">
        <w:rPr>
          <w:lang w:val="hr-HR"/>
        </w:rPr>
        <w:t>5.11.2</w:t>
      </w:r>
      <w:r>
        <w:rPr>
          <w:rFonts w:asciiTheme="minorHAnsi" w:eastAsiaTheme="minorEastAsia" w:hAnsiTheme="minorHAnsi" w:cstheme="minorBidi"/>
          <w:sz w:val="22"/>
          <w:szCs w:val="22"/>
          <w:lang w:val="hr-HR" w:eastAsia="hr-HR"/>
        </w:rPr>
        <w:tab/>
      </w:r>
      <w:r w:rsidRPr="00CA7DB2">
        <w:rPr>
          <w:lang w:val="hr-HR"/>
        </w:rPr>
        <w:t>OFPT_FLOW_MOD unutar Wiresharka 1.6.7 (laboratorijsko okruženje)</w:t>
      </w:r>
      <w:r>
        <w:tab/>
      </w:r>
      <w:r>
        <w:fldChar w:fldCharType="begin"/>
      </w:r>
      <w:r>
        <w:instrText xml:space="preserve"> PAGEREF _Toc472077984 \h </w:instrText>
      </w:r>
      <w:r>
        <w:fldChar w:fldCharType="separate"/>
      </w:r>
      <w:r>
        <w:t>29</w:t>
      </w:r>
      <w:r>
        <w:fldChar w:fldCharType="end"/>
      </w:r>
    </w:p>
    <w:p w14:paraId="3C9BC52D" w14:textId="77777777" w:rsidR="00AB500C" w:rsidRDefault="00AB500C">
      <w:pPr>
        <w:pStyle w:val="TOC2"/>
        <w:tabs>
          <w:tab w:val="left" w:pos="1200"/>
        </w:tabs>
        <w:rPr>
          <w:rFonts w:asciiTheme="minorHAnsi" w:eastAsiaTheme="minorEastAsia" w:hAnsiTheme="minorHAnsi" w:cstheme="minorBidi"/>
          <w:noProof/>
          <w:sz w:val="22"/>
          <w:szCs w:val="22"/>
          <w:lang w:val="hr-HR" w:eastAsia="hr-HR"/>
        </w:rPr>
      </w:pPr>
      <w:r w:rsidRPr="00CA7DB2">
        <w:rPr>
          <w:rFonts w:cs="Arial"/>
          <w:noProof/>
          <w:lang w:val="hr-HR"/>
        </w:rPr>
        <w:t>5.12</w:t>
      </w:r>
      <w:r>
        <w:rPr>
          <w:rFonts w:asciiTheme="minorHAnsi" w:eastAsiaTheme="minorEastAsia" w:hAnsiTheme="minorHAnsi" w:cstheme="minorBidi"/>
          <w:noProof/>
          <w:sz w:val="22"/>
          <w:szCs w:val="22"/>
          <w:lang w:val="hr-HR" w:eastAsia="hr-HR"/>
        </w:rPr>
        <w:tab/>
      </w:r>
      <w:r w:rsidRPr="00CA7DB2">
        <w:rPr>
          <w:rFonts w:cs="Arial"/>
          <w:noProof/>
          <w:lang w:val="hr-HR"/>
        </w:rPr>
        <w:t>OFPT_PACKET_IN</w:t>
      </w:r>
      <w:r>
        <w:rPr>
          <w:noProof/>
        </w:rPr>
        <w:tab/>
      </w:r>
      <w:r>
        <w:rPr>
          <w:noProof/>
        </w:rPr>
        <w:fldChar w:fldCharType="begin"/>
      </w:r>
      <w:r>
        <w:rPr>
          <w:noProof/>
        </w:rPr>
        <w:instrText xml:space="preserve"> PAGEREF _Toc472077985 \h </w:instrText>
      </w:r>
      <w:r>
        <w:rPr>
          <w:noProof/>
        </w:rPr>
      </w:r>
      <w:r>
        <w:rPr>
          <w:noProof/>
        </w:rPr>
        <w:fldChar w:fldCharType="separate"/>
      </w:r>
      <w:r>
        <w:rPr>
          <w:noProof/>
        </w:rPr>
        <w:t>31</w:t>
      </w:r>
      <w:r>
        <w:rPr>
          <w:noProof/>
        </w:rPr>
        <w:fldChar w:fldCharType="end"/>
      </w:r>
    </w:p>
    <w:p w14:paraId="3EE818DA" w14:textId="77777777" w:rsidR="00AB500C" w:rsidRDefault="00AB500C">
      <w:pPr>
        <w:pStyle w:val="TOC2"/>
        <w:tabs>
          <w:tab w:val="left" w:pos="1200"/>
        </w:tabs>
        <w:rPr>
          <w:rFonts w:asciiTheme="minorHAnsi" w:eastAsiaTheme="minorEastAsia" w:hAnsiTheme="minorHAnsi" w:cstheme="minorBidi"/>
          <w:noProof/>
          <w:sz w:val="22"/>
          <w:szCs w:val="22"/>
          <w:lang w:val="hr-HR" w:eastAsia="hr-HR"/>
        </w:rPr>
      </w:pPr>
      <w:r w:rsidRPr="00CA7DB2">
        <w:rPr>
          <w:rFonts w:cs="Arial"/>
          <w:noProof/>
          <w:lang w:val="hr-HR"/>
        </w:rPr>
        <w:t>5.13</w:t>
      </w:r>
      <w:r>
        <w:rPr>
          <w:rFonts w:asciiTheme="minorHAnsi" w:eastAsiaTheme="minorEastAsia" w:hAnsiTheme="minorHAnsi" w:cstheme="minorBidi"/>
          <w:noProof/>
          <w:sz w:val="22"/>
          <w:szCs w:val="22"/>
          <w:lang w:val="hr-HR" w:eastAsia="hr-HR"/>
        </w:rPr>
        <w:tab/>
      </w:r>
      <w:r w:rsidRPr="00CA7DB2">
        <w:rPr>
          <w:rFonts w:cs="Arial"/>
          <w:noProof/>
          <w:lang w:val="hr-HR"/>
        </w:rPr>
        <w:t>OFPT_PACKET_OUT</w:t>
      </w:r>
      <w:r>
        <w:rPr>
          <w:noProof/>
        </w:rPr>
        <w:tab/>
      </w:r>
      <w:r>
        <w:rPr>
          <w:noProof/>
        </w:rPr>
        <w:fldChar w:fldCharType="begin"/>
      </w:r>
      <w:r>
        <w:rPr>
          <w:noProof/>
        </w:rPr>
        <w:instrText xml:space="preserve"> PAGEREF _Toc472077986 \h </w:instrText>
      </w:r>
      <w:r>
        <w:rPr>
          <w:noProof/>
        </w:rPr>
      </w:r>
      <w:r>
        <w:rPr>
          <w:noProof/>
        </w:rPr>
        <w:fldChar w:fldCharType="separate"/>
      </w:r>
      <w:r>
        <w:rPr>
          <w:noProof/>
        </w:rPr>
        <w:t>32</w:t>
      </w:r>
      <w:r>
        <w:rPr>
          <w:noProof/>
        </w:rPr>
        <w:fldChar w:fldCharType="end"/>
      </w:r>
    </w:p>
    <w:p w14:paraId="690E444D" w14:textId="77777777" w:rsidR="00AB500C" w:rsidRDefault="00AB500C">
      <w:pPr>
        <w:pStyle w:val="TOC1"/>
        <w:tabs>
          <w:tab w:val="left" w:pos="432"/>
        </w:tabs>
        <w:rPr>
          <w:rFonts w:asciiTheme="minorHAnsi" w:eastAsiaTheme="minorEastAsia" w:hAnsiTheme="minorHAnsi" w:cstheme="minorBidi"/>
          <w:noProof/>
          <w:sz w:val="22"/>
          <w:szCs w:val="22"/>
          <w:lang w:val="hr-HR" w:eastAsia="hr-HR"/>
        </w:rPr>
      </w:pPr>
      <w:r w:rsidRPr="00CA7DB2">
        <w:rPr>
          <w:noProof/>
          <w:lang w:val="hr-HR"/>
        </w:rPr>
        <w:t>6.</w:t>
      </w:r>
      <w:r>
        <w:rPr>
          <w:rFonts w:asciiTheme="minorHAnsi" w:eastAsiaTheme="minorEastAsia" w:hAnsiTheme="minorHAnsi" w:cstheme="minorBidi"/>
          <w:noProof/>
          <w:sz w:val="22"/>
          <w:szCs w:val="22"/>
          <w:lang w:val="hr-HR" w:eastAsia="hr-HR"/>
        </w:rPr>
        <w:tab/>
      </w:r>
      <w:r w:rsidRPr="00CA7DB2">
        <w:rPr>
          <w:noProof/>
          <w:lang w:val="hr-HR"/>
        </w:rPr>
        <w:t>Zaključak</w:t>
      </w:r>
      <w:r>
        <w:rPr>
          <w:noProof/>
        </w:rPr>
        <w:tab/>
      </w:r>
      <w:r>
        <w:rPr>
          <w:noProof/>
        </w:rPr>
        <w:fldChar w:fldCharType="begin"/>
      </w:r>
      <w:r>
        <w:rPr>
          <w:noProof/>
        </w:rPr>
        <w:instrText xml:space="preserve"> PAGEREF _Toc472077987 \h </w:instrText>
      </w:r>
      <w:r>
        <w:rPr>
          <w:noProof/>
        </w:rPr>
      </w:r>
      <w:r>
        <w:rPr>
          <w:noProof/>
        </w:rPr>
        <w:fldChar w:fldCharType="separate"/>
      </w:r>
      <w:r>
        <w:rPr>
          <w:noProof/>
        </w:rPr>
        <w:t>33</w:t>
      </w:r>
      <w:r>
        <w:rPr>
          <w:noProof/>
        </w:rPr>
        <w:fldChar w:fldCharType="end"/>
      </w:r>
    </w:p>
    <w:p w14:paraId="635F2765" w14:textId="77777777" w:rsidR="00AB500C" w:rsidRDefault="00AB500C">
      <w:pPr>
        <w:pStyle w:val="TOC1"/>
        <w:tabs>
          <w:tab w:val="left" w:pos="432"/>
        </w:tabs>
        <w:rPr>
          <w:rFonts w:asciiTheme="minorHAnsi" w:eastAsiaTheme="minorEastAsia" w:hAnsiTheme="minorHAnsi" w:cstheme="minorBidi"/>
          <w:noProof/>
          <w:sz w:val="22"/>
          <w:szCs w:val="22"/>
          <w:lang w:val="hr-HR" w:eastAsia="hr-HR"/>
        </w:rPr>
      </w:pPr>
      <w:r w:rsidRPr="00CA7DB2">
        <w:rPr>
          <w:noProof/>
          <w:lang w:val="hr-HR"/>
        </w:rPr>
        <w:t>7.</w:t>
      </w:r>
      <w:r>
        <w:rPr>
          <w:rFonts w:asciiTheme="minorHAnsi" w:eastAsiaTheme="minorEastAsia" w:hAnsiTheme="minorHAnsi" w:cstheme="minorBidi"/>
          <w:noProof/>
          <w:sz w:val="22"/>
          <w:szCs w:val="22"/>
          <w:lang w:val="hr-HR" w:eastAsia="hr-HR"/>
        </w:rPr>
        <w:tab/>
      </w:r>
      <w:r w:rsidRPr="00CA7DB2">
        <w:rPr>
          <w:noProof/>
          <w:lang w:val="hr-HR"/>
        </w:rPr>
        <w:t>Literatura</w:t>
      </w:r>
      <w:r>
        <w:rPr>
          <w:noProof/>
        </w:rPr>
        <w:tab/>
      </w:r>
      <w:r>
        <w:rPr>
          <w:noProof/>
        </w:rPr>
        <w:fldChar w:fldCharType="begin"/>
      </w:r>
      <w:r>
        <w:rPr>
          <w:noProof/>
        </w:rPr>
        <w:instrText xml:space="preserve"> PAGEREF _Toc472077988 \h </w:instrText>
      </w:r>
      <w:r>
        <w:rPr>
          <w:noProof/>
        </w:rPr>
      </w:r>
      <w:r>
        <w:rPr>
          <w:noProof/>
        </w:rPr>
        <w:fldChar w:fldCharType="separate"/>
      </w:r>
      <w:r>
        <w:rPr>
          <w:noProof/>
        </w:rPr>
        <w:t>34</w:t>
      </w:r>
      <w:r>
        <w:rPr>
          <w:noProof/>
        </w:rPr>
        <w:fldChar w:fldCharType="end"/>
      </w:r>
    </w:p>
    <w:p w14:paraId="54773D55" w14:textId="77777777" w:rsidR="00AB500C" w:rsidRDefault="00AB500C">
      <w:pPr>
        <w:pStyle w:val="TOC1"/>
        <w:tabs>
          <w:tab w:val="left" w:pos="432"/>
        </w:tabs>
        <w:rPr>
          <w:rFonts w:asciiTheme="minorHAnsi" w:eastAsiaTheme="minorEastAsia" w:hAnsiTheme="minorHAnsi" w:cstheme="minorBidi"/>
          <w:noProof/>
          <w:sz w:val="22"/>
          <w:szCs w:val="22"/>
          <w:lang w:val="hr-HR" w:eastAsia="hr-HR"/>
        </w:rPr>
      </w:pPr>
      <w:r w:rsidRPr="00CA7DB2">
        <w:rPr>
          <w:noProof/>
          <w:lang w:val="hr-HR"/>
        </w:rPr>
        <w:t>8.</w:t>
      </w:r>
      <w:r>
        <w:rPr>
          <w:rFonts w:asciiTheme="minorHAnsi" w:eastAsiaTheme="minorEastAsia" w:hAnsiTheme="minorHAnsi" w:cstheme="minorBidi"/>
          <w:noProof/>
          <w:sz w:val="22"/>
          <w:szCs w:val="22"/>
          <w:lang w:val="hr-HR" w:eastAsia="hr-HR"/>
        </w:rPr>
        <w:tab/>
      </w:r>
      <w:r w:rsidRPr="00CA7DB2">
        <w:rPr>
          <w:noProof/>
          <w:lang w:val="hr-HR"/>
        </w:rPr>
        <w:t>Skraćenice</w:t>
      </w:r>
      <w:r>
        <w:rPr>
          <w:noProof/>
        </w:rPr>
        <w:tab/>
      </w:r>
      <w:r>
        <w:rPr>
          <w:noProof/>
        </w:rPr>
        <w:fldChar w:fldCharType="begin"/>
      </w:r>
      <w:r>
        <w:rPr>
          <w:noProof/>
        </w:rPr>
        <w:instrText xml:space="preserve"> PAGEREF _Toc472077989 \h </w:instrText>
      </w:r>
      <w:r>
        <w:rPr>
          <w:noProof/>
        </w:rPr>
      </w:r>
      <w:r>
        <w:rPr>
          <w:noProof/>
        </w:rPr>
        <w:fldChar w:fldCharType="separate"/>
      </w:r>
      <w:r>
        <w:rPr>
          <w:noProof/>
        </w:rPr>
        <w:t>35</w:t>
      </w:r>
      <w:r>
        <w:rPr>
          <w:noProof/>
        </w:rPr>
        <w:fldChar w:fldCharType="end"/>
      </w:r>
    </w:p>
    <w:p w14:paraId="7D78D871" w14:textId="77777777" w:rsidR="00AB500C" w:rsidRDefault="00AB500C">
      <w:pPr>
        <w:pStyle w:val="TOC1"/>
        <w:tabs>
          <w:tab w:val="left" w:pos="432"/>
        </w:tabs>
        <w:rPr>
          <w:rFonts w:asciiTheme="minorHAnsi" w:eastAsiaTheme="minorEastAsia" w:hAnsiTheme="minorHAnsi" w:cstheme="minorBidi"/>
          <w:noProof/>
          <w:sz w:val="22"/>
          <w:szCs w:val="22"/>
          <w:lang w:val="hr-HR" w:eastAsia="hr-HR"/>
        </w:rPr>
      </w:pPr>
      <w:r w:rsidRPr="00CA7DB2">
        <w:rPr>
          <w:noProof/>
          <w:lang w:val="hr-HR"/>
        </w:rPr>
        <w:t>9.</w:t>
      </w:r>
      <w:r>
        <w:rPr>
          <w:rFonts w:asciiTheme="minorHAnsi" w:eastAsiaTheme="minorEastAsia" w:hAnsiTheme="minorHAnsi" w:cstheme="minorBidi"/>
          <w:noProof/>
          <w:sz w:val="22"/>
          <w:szCs w:val="22"/>
          <w:lang w:val="hr-HR" w:eastAsia="hr-HR"/>
        </w:rPr>
        <w:tab/>
      </w:r>
      <w:r w:rsidRPr="00CA7DB2">
        <w:rPr>
          <w:noProof/>
          <w:lang w:val="hr-HR"/>
        </w:rPr>
        <w:t>Rječnik pojmova</w:t>
      </w:r>
      <w:r>
        <w:rPr>
          <w:noProof/>
        </w:rPr>
        <w:tab/>
      </w:r>
      <w:r>
        <w:rPr>
          <w:noProof/>
        </w:rPr>
        <w:fldChar w:fldCharType="begin"/>
      </w:r>
      <w:r>
        <w:rPr>
          <w:noProof/>
        </w:rPr>
        <w:instrText xml:space="preserve"> PAGEREF _Toc472077990 \h </w:instrText>
      </w:r>
      <w:r>
        <w:rPr>
          <w:noProof/>
        </w:rPr>
      </w:r>
      <w:r>
        <w:rPr>
          <w:noProof/>
        </w:rPr>
        <w:fldChar w:fldCharType="separate"/>
      </w:r>
      <w:r>
        <w:rPr>
          <w:noProof/>
        </w:rPr>
        <w:t>35</w:t>
      </w:r>
      <w:r>
        <w:rPr>
          <w:noProof/>
        </w:rPr>
        <w:fldChar w:fldCharType="end"/>
      </w:r>
    </w:p>
    <w:p w14:paraId="20145CD7" w14:textId="77777777" w:rsidR="003074A4" w:rsidRPr="00A3423B" w:rsidRDefault="00BB0DA6" w:rsidP="00937FA1">
      <w:pPr>
        <w:pStyle w:val="Title"/>
        <w:spacing w:line="360" w:lineRule="auto"/>
        <w:jc w:val="both"/>
        <w:rPr>
          <w:lang w:val="hr-HR"/>
        </w:rPr>
      </w:pPr>
      <w:r w:rsidRPr="00A3423B">
        <w:rPr>
          <w:lang w:val="hr-HR"/>
        </w:rPr>
        <w:fldChar w:fldCharType="end"/>
      </w:r>
      <w:r w:rsidRPr="00A3423B">
        <w:rPr>
          <w:lang w:val="hr-HR"/>
        </w:rPr>
        <w:br w:type="page"/>
      </w:r>
      <w:r w:rsidR="003074A4" w:rsidRPr="00A3423B">
        <w:rPr>
          <w:lang w:val="hr-HR"/>
        </w:rPr>
        <w:lastRenderedPageBreak/>
        <w:t xml:space="preserve"> </w:t>
      </w:r>
    </w:p>
    <w:p w14:paraId="483A6C43" w14:textId="77777777" w:rsidR="00BB0DA6" w:rsidRPr="00A3423B" w:rsidRDefault="00620B2D" w:rsidP="00937FA1">
      <w:pPr>
        <w:pStyle w:val="Heading1"/>
        <w:spacing w:line="360" w:lineRule="auto"/>
        <w:jc w:val="both"/>
        <w:rPr>
          <w:lang w:val="hr-HR"/>
        </w:rPr>
      </w:pPr>
      <w:bookmarkStart w:id="1" w:name="_Toc472077963"/>
      <w:del w:id="2" w:author="Ognjen" w:date="2017-01-16T12:52:00Z">
        <w:r w:rsidRPr="00A3423B" w:rsidDel="008F7F7A">
          <w:rPr>
            <w:lang w:val="hr-HR"/>
          </w:rPr>
          <w:delText>Opis</w:delText>
        </w:r>
        <w:r w:rsidR="005F6E2A" w:rsidRPr="00A3423B" w:rsidDel="008F7F7A">
          <w:rPr>
            <w:lang w:val="hr-HR"/>
          </w:rPr>
          <w:delText xml:space="preserve"> projektnog zadatka</w:delText>
        </w:r>
      </w:del>
      <w:bookmarkEnd w:id="1"/>
      <w:ins w:id="3" w:author="Ognjen" w:date="2017-01-16T12:52:00Z">
        <w:r w:rsidR="008F7F7A">
          <w:rPr>
            <w:lang w:val="hr-HR"/>
          </w:rPr>
          <w:t>Uvod</w:t>
        </w:r>
      </w:ins>
    </w:p>
    <w:p w14:paraId="04581D1C" w14:textId="77777777" w:rsidR="00AC2950" w:rsidRPr="00A3423B" w:rsidRDefault="00CE1BC8" w:rsidP="00937FA1">
      <w:pPr>
        <w:spacing w:line="360" w:lineRule="auto"/>
        <w:ind w:firstLine="720"/>
        <w:jc w:val="both"/>
        <w:rPr>
          <w:sz w:val="24"/>
          <w:lang w:val="hr-HR"/>
        </w:rPr>
      </w:pPr>
      <w:r w:rsidRPr="00A3423B">
        <w:rPr>
          <w:sz w:val="24"/>
          <w:lang w:val="hr-HR"/>
        </w:rPr>
        <w:t>Internet je najveća i najrasprostranjenija</w:t>
      </w:r>
      <w:r w:rsidR="00BB3752" w:rsidRPr="00A3423B">
        <w:rPr>
          <w:sz w:val="24"/>
          <w:lang w:val="hr-HR"/>
        </w:rPr>
        <w:t xml:space="preserve"> računalna komunikacijska mreža.</w:t>
      </w:r>
      <w:r w:rsidR="00712CE2" w:rsidRPr="00A3423B">
        <w:rPr>
          <w:sz w:val="24"/>
          <w:lang w:val="hr-HR"/>
        </w:rPr>
        <w:t xml:space="preserve"> </w:t>
      </w:r>
      <w:ins w:id="4" w:author="Ognjen" w:date="2017-01-16T12:52:00Z">
        <w:r w:rsidR="008F7F7A">
          <w:rPr>
            <w:sz w:val="24"/>
            <w:lang w:val="hr-HR"/>
          </w:rPr>
          <w:t xml:space="preserve">Godine </w:t>
        </w:r>
      </w:ins>
      <w:r w:rsidR="004A6511" w:rsidRPr="00A3423B">
        <w:rPr>
          <w:sz w:val="24"/>
          <w:lang w:val="hr-HR"/>
        </w:rPr>
        <w:t xml:space="preserve">1995. </w:t>
      </w:r>
      <w:del w:id="5" w:author="Ognjen" w:date="2017-01-16T12:53:00Z">
        <w:r w:rsidR="004A6511" w:rsidRPr="00A3423B" w:rsidDel="008F7F7A">
          <w:rPr>
            <w:sz w:val="24"/>
            <w:lang w:val="hr-HR"/>
          </w:rPr>
          <w:delText xml:space="preserve">godine </w:delText>
        </w:r>
      </w:del>
      <w:r w:rsidR="004A6511" w:rsidRPr="00A3423B">
        <w:rPr>
          <w:sz w:val="24"/>
          <w:lang w:val="hr-HR"/>
        </w:rPr>
        <w:t xml:space="preserve">samo je 1% svjetske populacije imalo pristup </w:t>
      </w:r>
      <w:del w:id="6" w:author="Ognjen" w:date="2017-01-16T12:53:00Z">
        <w:r w:rsidR="004A6511" w:rsidRPr="00A3423B" w:rsidDel="008F7F7A">
          <w:rPr>
            <w:sz w:val="24"/>
            <w:lang w:val="hr-HR"/>
          </w:rPr>
          <w:delText>internetu</w:delText>
        </w:r>
      </w:del>
      <w:commentRangeStart w:id="7"/>
      <w:ins w:id="8" w:author="Ognjen" w:date="2017-01-16T12:53:00Z">
        <w:r w:rsidR="008F7F7A">
          <w:rPr>
            <w:sz w:val="24"/>
            <w:lang w:val="hr-HR"/>
          </w:rPr>
          <w:t>I</w:t>
        </w:r>
        <w:r w:rsidR="008F7F7A" w:rsidRPr="00A3423B">
          <w:rPr>
            <w:sz w:val="24"/>
            <w:lang w:val="hr-HR"/>
          </w:rPr>
          <w:t>nternetu</w:t>
        </w:r>
        <w:commentRangeEnd w:id="7"/>
        <w:r w:rsidR="008F7F7A">
          <w:rPr>
            <w:rStyle w:val="CommentReference"/>
          </w:rPr>
          <w:commentReference w:id="7"/>
        </w:r>
      </w:ins>
      <w:r w:rsidR="005C3AFA" w:rsidRPr="00A3423B">
        <w:rPr>
          <w:sz w:val="24"/>
          <w:lang w:val="hr-HR"/>
        </w:rPr>
        <w:t>, dok se danas ta statistika kreće oko 40% svjetske populacije.</w:t>
      </w:r>
      <w:r w:rsidR="007345DE" w:rsidRPr="00A3423B">
        <w:rPr>
          <w:sz w:val="24"/>
          <w:lang w:val="hr-HR"/>
        </w:rPr>
        <w:t xml:space="preserve"> Međutim, iako </w:t>
      </w:r>
      <w:r w:rsidR="006354F0" w:rsidRPr="00A3423B">
        <w:rPr>
          <w:sz w:val="24"/>
          <w:lang w:val="hr-HR"/>
        </w:rPr>
        <w:t xml:space="preserve">popularnost </w:t>
      </w:r>
      <w:del w:id="9" w:author="Ognjen" w:date="2017-01-16T12:53:00Z">
        <w:r w:rsidR="006354F0" w:rsidRPr="00A3423B" w:rsidDel="008F7F7A">
          <w:rPr>
            <w:sz w:val="24"/>
            <w:lang w:val="hr-HR"/>
          </w:rPr>
          <w:delText xml:space="preserve">interneta </w:delText>
        </w:r>
      </w:del>
      <w:ins w:id="10" w:author="Ognjen" w:date="2017-01-16T12:53:00Z">
        <w:r w:rsidR="008F7F7A">
          <w:rPr>
            <w:sz w:val="24"/>
            <w:lang w:val="hr-HR"/>
          </w:rPr>
          <w:t>I</w:t>
        </w:r>
        <w:r w:rsidR="008F7F7A" w:rsidRPr="00A3423B">
          <w:rPr>
            <w:sz w:val="24"/>
            <w:lang w:val="hr-HR"/>
          </w:rPr>
          <w:t xml:space="preserve">nterneta </w:t>
        </w:r>
      </w:ins>
      <w:r w:rsidR="007345DE" w:rsidRPr="00A3423B">
        <w:rPr>
          <w:sz w:val="24"/>
          <w:lang w:val="hr-HR"/>
        </w:rPr>
        <w:t xml:space="preserve">i dalje raste, </w:t>
      </w:r>
      <w:r w:rsidR="006354F0" w:rsidRPr="00A3423B">
        <w:rPr>
          <w:sz w:val="24"/>
          <w:lang w:val="hr-HR"/>
        </w:rPr>
        <w:t xml:space="preserve">postojeća infrastruktura iznimno je </w:t>
      </w:r>
      <w:del w:id="11" w:author="Ognjen" w:date="2017-01-16T12:53:00Z">
        <w:r w:rsidR="006354F0" w:rsidRPr="00A3423B" w:rsidDel="008F7F7A">
          <w:rPr>
            <w:sz w:val="24"/>
            <w:lang w:val="hr-HR"/>
          </w:rPr>
          <w:delText>otporna</w:delText>
        </w:r>
        <w:r w:rsidR="005A66E0" w:rsidRPr="00A3423B" w:rsidDel="008F7F7A">
          <w:rPr>
            <w:sz w:val="24"/>
            <w:lang w:val="hr-HR"/>
          </w:rPr>
          <w:delText xml:space="preserve"> na</w:delText>
        </w:r>
      </w:del>
      <w:ins w:id="12" w:author="Ognjen" w:date="2017-01-16T12:53:00Z">
        <w:r w:rsidR="008F7F7A">
          <w:rPr>
            <w:sz w:val="24"/>
            <w:lang w:val="hr-HR"/>
          </w:rPr>
          <w:t>ne</w:t>
        </w:r>
      </w:ins>
      <w:ins w:id="13" w:author="Ognjen" w:date="2017-01-16T12:54:00Z">
        <w:r w:rsidR="008F7F7A">
          <w:rPr>
            <w:sz w:val="24"/>
            <w:lang w:val="hr-HR"/>
          </w:rPr>
          <w:t>prilagodljiva</w:t>
        </w:r>
      </w:ins>
      <w:ins w:id="14" w:author="Ognjen" w:date="2017-01-16T12:53:00Z">
        <w:r w:rsidR="008F7F7A">
          <w:rPr>
            <w:sz w:val="24"/>
            <w:lang w:val="hr-HR"/>
          </w:rPr>
          <w:t xml:space="preserve"> za</w:t>
        </w:r>
      </w:ins>
      <w:r w:rsidR="005A66E0" w:rsidRPr="00A3423B">
        <w:rPr>
          <w:sz w:val="24"/>
          <w:lang w:val="hr-HR"/>
        </w:rPr>
        <w:t xml:space="preserve"> promjene</w:t>
      </w:r>
      <w:ins w:id="15" w:author="Ognjen" w:date="2017-01-16T12:54:00Z">
        <w:r w:rsidR="008F7F7A">
          <w:rPr>
            <w:sz w:val="24"/>
            <w:lang w:val="hr-HR"/>
          </w:rPr>
          <w:t>,</w:t>
        </w:r>
      </w:ins>
      <w:r w:rsidR="005A66E0" w:rsidRPr="00A3423B">
        <w:rPr>
          <w:sz w:val="24"/>
          <w:lang w:val="hr-HR"/>
        </w:rPr>
        <w:t xml:space="preserve"> što otežava razvoj i </w:t>
      </w:r>
      <w:r w:rsidR="00F91CBC" w:rsidRPr="00A3423B">
        <w:rPr>
          <w:sz w:val="24"/>
          <w:lang w:val="hr-HR"/>
        </w:rPr>
        <w:t>inovativnost</w:t>
      </w:r>
      <w:r w:rsidR="005A66E0" w:rsidRPr="00A3423B">
        <w:rPr>
          <w:sz w:val="24"/>
          <w:lang w:val="hr-HR"/>
        </w:rPr>
        <w:t xml:space="preserve"> u području </w:t>
      </w:r>
      <w:del w:id="16" w:author="Ognjen" w:date="2017-01-16T12:54:00Z">
        <w:r w:rsidR="005A66E0" w:rsidRPr="00A3423B" w:rsidDel="008F7F7A">
          <w:rPr>
            <w:sz w:val="24"/>
            <w:lang w:val="hr-HR"/>
          </w:rPr>
          <w:delText>tele</w:delText>
        </w:r>
      </w:del>
      <w:r w:rsidR="005A66E0" w:rsidRPr="00A3423B">
        <w:rPr>
          <w:sz w:val="24"/>
          <w:lang w:val="hr-HR"/>
        </w:rPr>
        <w:t>komunikacijskih mreža</w:t>
      </w:r>
      <w:ins w:id="17" w:author="Ognjen" w:date="2017-01-16T12:54:00Z">
        <w:r w:rsidR="008F7F7A">
          <w:rPr>
            <w:sz w:val="24"/>
            <w:lang w:val="hr-HR"/>
          </w:rPr>
          <w:t xml:space="preserve"> </w:t>
        </w:r>
      </w:ins>
      <w:moveToRangeStart w:id="18" w:author="Ognjen" w:date="2017-01-16T12:54:00Z" w:name="move472334601"/>
      <w:commentRangeStart w:id="19"/>
      <w:moveTo w:id="20" w:author="Ognjen" w:date="2017-01-16T12:54:00Z">
        <w:r w:rsidR="008F7F7A" w:rsidRPr="00A3423B">
          <w:rPr>
            <w:sz w:val="24"/>
            <w:lang w:val="hr-HR"/>
          </w:rPr>
          <w:t>[5]</w:t>
        </w:r>
      </w:moveTo>
      <w:moveToRangeEnd w:id="18"/>
      <w:commentRangeEnd w:id="19"/>
      <w:r w:rsidR="008F7F7A">
        <w:rPr>
          <w:rStyle w:val="CommentReference"/>
        </w:rPr>
        <w:commentReference w:id="19"/>
      </w:r>
      <w:r w:rsidR="005A66E0" w:rsidRPr="00A3423B">
        <w:rPr>
          <w:sz w:val="24"/>
          <w:lang w:val="hr-HR"/>
        </w:rPr>
        <w:t xml:space="preserve">. </w:t>
      </w:r>
      <w:moveFromRangeStart w:id="21" w:author="Ognjen" w:date="2017-01-16T12:54:00Z" w:name="move472334601"/>
      <w:moveFrom w:id="22" w:author="Ognjen" w:date="2017-01-16T12:54:00Z">
        <w:r w:rsidR="00BF21A9" w:rsidRPr="00A3423B" w:rsidDel="008F7F7A">
          <w:rPr>
            <w:sz w:val="24"/>
            <w:lang w:val="hr-HR"/>
          </w:rPr>
          <w:t>[</w:t>
        </w:r>
        <w:r w:rsidR="00386FAF" w:rsidRPr="00A3423B" w:rsidDel="008F7F7A">
          <w:rPr>
            <w:sz w:val="24"/>
            <w:lang w:val="hr-HR"/>
          </w:rPr>
          <w:t>5</w:t>
        </w:r>
        <w:r w:rsidR="00BF21A9" w:rsidRPr="00A3423B" w:rsidDel="008F7F7A">
          <w:rPr>
            <w:sz w:val="24"/>
            <w:lang w:val="hr-HR"/>
          </w:rPr>
          <w:t>]</w:t>
        </w:r>
      </w:moveFrom>
      <w:moveFromRangeEnd w:id="21"/>
    </w:p>
    <w:p w14:paraId="43617BAF" w14:textId="57211891" w:rsidR="001707FF" w:rsidRPr="00A3423B" w:rsidRDefault="002F083D" w:rsidP="00937FA1">
      <w:pPr>
        <w:spacing w:line="360" w:lineRule="auto"/>
        <w:ind w:firstLine="720"/>
        <w:jc w:val="both"/>
        <w:rPr>
          <w:sz w:val="24"/>
          <w:lang w:val="hr-HR"/>
        </w:rPr>
      </w:pPr>
      <w:r w:rsidRPr="00A3423B">
        <w:rPr>
          <w:sz w:val="24"/>
          <w:lang w:val="hr-HR"/>
        </w:rPr>
        <w:t xml:space="preserve">Programski upravljane mreže (engl. </w:t>
      </w:r>
      <w:r w:rsidRPr="00C968D8">
        <w:rPr>
          <w:i/>
          <w:sz w:val="24"/>
          <w:lang w:val="hr-HR"/>
          <w:rPrChange w:id="23" w:author="Ognjen" w:date="2017-01-16T15:53:00Z">
            <w:rPr>
              <w:sz w:val="24"/>
              <w:lang w:val="hr-HR"/>
            </w:rPr>
          </w:rPrChange>
        </w:rPr>
        <w:t>Software-Defined Network</w:t>
      </w:r>
      <w:r w:rsidRPr="00A3423B">
        <w:rPr>
          <w:sz w:val="24"/>
          <w:lang w:val="hr-HR"/>
        </w:rPr>
        <w:t xml:space="preserve">, skr. SDN) nude rješenje problema </w:t>
      </w:r>
      <w:del w:id="24" w:author="Ognjen" w:date="2017-01-16T12:56:00Z">
        <w:r w:rsidRPr="00A3423B" w:rsidDel="008F7F7A">
          <w:rPr>
            <w:sz w:val="24"/>
            <w:lang w:val="hr-HR"/>
          </w:rPr>
          <w:delText xml:space="preserve">tromosti </w:delText>
        </w:r>
      </w:del>
      <w:ins w:id="25" w:author="Ognjen" w:date="2017-01-16T12:56:00Z">
        <w:r w:rsidR="008F7F7A">
          <w:rPr>
            <w:sz w:val="24"/>
            <w:lang w:val="hr-HR"/>
          </w:rPr>
          <w:t>evolucije</w:t>
        </w:r>
      </w:ins>
      <w:ins w:id="26" w:author="Ognjen" w:date="2017-01-16T12:57:00Z">
        <w:r w:rsidR="008F7F7A">
          <w:rPr>
            <w:sz w:val="24"/>
            <w:lang w:val="hr-HR"/>
          </w:rPr>
          <w:t xml:space="preserve"> arhitekture i načina izvedbe </w:t>
        </w:r>
      </w:ins>
      <w:ins w:id="27" w:author="Ognjen" w:date="2017-01-16T12:56:00Z">
        <w:r w:rsidR="008F7F7A">
          <w:rPr>
            <w:sz w:val="24"/>
            <w:lang w:val="hr-HR"/>
          </w:rPr>
          <w:t>komunikacijskih</w:t>
        </w:r>
        <w:r w:rsidR="008F7F7A" w:rsidRPr="00A3423B">
          <w:rPr>
            <w:sz w:val="24"/>
            <w:lang w:val="hr-HR"/>
          </w:rPr>
          <w:t xml:space="preserve"> </w:t>
        </w:r>
      </w:ins>
      <w:r w:rsidRPr="00A3423B">
        <w:rPr>
          <w:sz w:val="24"/>
          <w:lang w:val="hr-HR"/>
        </w:rPr>
        <w:t xml:space="preserve">mreža. </w:t>
      </w:r>
      <w:r w:rsidR="004D31DA" w:rsidRPr="00A3423B">
        <w:rPr>
          <w:sz w:val="24"/>
          <w:lang w:val="hr-HR"/>
        </w:rPr>
        <w:t xml:space="preserve">Arhitektura SDN-a podijeljena je na </w:t>
      </w:r>
      <w:r w:rsidR="00242008" w:rsidRPr="00A3423B">
        <w:rPr>
          <w:sz w:val="24"/>
          <w:lang w:val="hr-HR"/>
        </w:rPr>
        <w:t>kontrolnu razinu i podatkovnu razinu; kontrolnu razinu ostvaruje središnji upravljački uređaj</w:t>
      </w:r>
      <w:ins w:id="28" w:author="Ognjen" w:date="2017-01-16T12:57:00Z">
        <w:r w:rsidR="008F7F7A">
          <w:rPr>
            <w:sz w:val="24"/>
            <w:lang w:val="hr-HR"/>
          </w:rPr>
          <w:t>,</w:t>
        </w:r>
      </w:ins>
      <w:r w:rsidR="00242008" w:rsidRPr="00A3423B">
        <w:rPr>
          <w:sz w:val="24"/>
          <w:lang w:val="hr-HR"/>
        </w:rPr>
        <w:t xml:space="preserve"> do</w:t>
      </w:r>
      <w:r w:rsidR="008B1363" w:rsidRPr="00A3423B">
        <w:rPr>
          <w:sz w:val="24"/>
          <w:lang w:val="hr-HR"/>
        </w:rPr>
        <w:t>k je podatkovn</w:t>
      </w:r>
      <w:r w:rsidR="00C009F3" w:rsidRPr="00A3423B">
        <w:rPr>
          <w:sz w:val="24"/>
          <w:lang w:val="hr-HR"/>
        </w:rPr>
        <w:t>a</w:t>
      </w:r>
      <w:r w:rsidR="008B1363" w:rsidRPr="00A3423B">
        <w:rPr>
          <w:sz w:val="24"/>
          <w:lang w:val="hr-HR"/>
        </w:rPr>
        <w:t xml:space="preserve"> razina podijeljena između mrežnih uređaja.</w:t>
      </w:r>
      <w:r w:rsidR="00C009F3" w:rsidRPr="00A3423B">
        <w:rPr>
          <w:sz w:val="24"/>
          <w:lang w:val="hr-HR"/>
        </w:rPr>
        <w:t xml:space="preserve"> Odvajajući logiku </w:t>
      </w:r>
      <w:ins w:id="29" w:author="Ognjen" w:date="2017-01-16T12:58:00Z">
        <w:r w:rsidR="008F7F7A">
          <w:rPr>
            <w:sz w:val="24"/>
            <w:lang w:val="hr-HR"/>
          </w:rPr>
          <w:t xml:space="preserve">upravljanja </w:t>
        </w:r>
      </w:ins>
      <w:del w:id="30" w:author="Ognjen" w:date="2017-01-16T12:58:00Z">
        <w:r w:rsidR="00C009F3" w:rsidRPr="00A3423B" w:rsidDel="008F7F7A">
          <w:rPr>
            <w:sz w:val="24"/>
            <w:lang w:val="hr-HR"/>
          </w:rPr>
          <w:delText xml:space="preserve">prosljeđivanja </w:delText>
        </w:r>
      </w:del>
      <w:ins w:id="31" w:author="Ognjen" w:date="2017-01-16T12:58:00Z">
        <w:r w:rsidR="008F7F7A" w:rsidRPr="00A3423B">
          <w:rPr>
            <w:sz w:val="24"/>
            <w:lang w:val="hr-HR"/>
          </w:rPr>
          <w:t>prosljeđivanj</w:t>
        </w:r>
        <w:r w:rsidR="008F7F7A">
          <w:rPr>
            <w:sz w:val="24"/>
            <w:lang w:val="hr-HR"/>
          </w:rPr>
          <w:t>em</w:t>
        </w:r>
        <w:r w:rsidR="008F7F7A" w:rsidRPr="00A3423B">
          <w:rPr>
            <w:sz w:val="24"/>
            <w:lang w:val="hr-HR"/>
          </w:rPr>
          <w:t xml:space="preserve"> </w:t>
        </w:r>
      </w:ins>
      <w:del w:id="32" w:author="Ognjen" w:date="2017-01-16T12:58:00Z">
        <w:r w:rsidR="00C009F3" w:rsidRPr="00A3423B" w:rsidDel="008F7F7A">
          <w:rPr>
            <w:sz w:val="24"/>
            <w:lang w:val="hr-HR"/>
          </w:rPr>
          <w:delText xml:space="preserve">od </w:delText>
        </w:r>
      </w:del>
      <w:ins w:id="33" w:author="Ognjen" w:date="2017-01-16T12:58:00Z">
        <w:r w:rsidR="008F7F7A">
          <w:rPr>
            <w:sz w:val="24"/>
            <w:lang w:val="hr-HR"/>
          </w:rPr>
          <w:t>iz</w:t>
        </w:r>
        <w:r w:rsidR="008F7F7A" w:rsidRPr="00A3423B">
          <w:rPr>
            <w:sz w:val="24"/>
            <w:lang w:val="hr-HR"/>
          </w:rPr>
          <w:t xml:space="preserve"> </w:t>
        </w:r>
      </w:ins>
      <w:r w:rsidR="00C009F3" w:rsidRPr="00A3423B">
        <w:rPr>
          <w:sz w:val="24"/>
          <w:lang w:val="hr-HR"/>
        </w:rPr>
        <w:t>samih mrežnih uređaja u zasebni upravljački uređaj,</w:t>
      </w:r>
      <w:r w:rsidR="00EC6357" w:rsidRPr="00A3423B">
        <w:rPr>
          <w:sz w:val="24"/>
          <w:lang w:val="hr-HR"/>
        </w:rPr>
        <w:t xml:space="preserve"> čime se zadatak mrežnih uređaja svodi </w:t>
      </w:r>
      <w:del w:id="34" w:author="Ognjen" w:date="2017-01-16T13:01:00Z">
        <w:r w:rsidR="00FE0B55" w:rsidRPr="00A3423B" w:rsidDel="00346C37">
          <w:rPr>
            <w:sz w:val="24"/>
            <w:lang w:val="hr-HR"/>
          </w:rPr>
          <w:delText xml:space="preserve">jedino </w:delText>
        </w:r>
      </w:del>
      <w:r w:rsidR="00EC6357" w:rsidRPr="00A3423B">
        <w:rPr>
          <w:sz w:val="24"/>
          <w:lang w:val="hr-HR"/>
        </w:rPr>
        <w:t>na prosljeđivanje tokova podataka,</w:t>
      </w:r>
      <w:r w:rsidR="00C009F3" w:rsidRPr="00A3423B">
        <w:rPr>
          <w:sz w:val="24"/>
          <w:lang w:val="hr-HR"/>
        </w:rPr>
        <w:t xml:space="preserve"> omogućuje se razvoj logike </w:t>
      </w:r>
      <w:ins w:id="35" w:author="Ognjen" w:date="2017-01-16T13:01:00Z">
        <w:r w:rsidR="00346C37">
          <w:rPr>
            <w:sz w:val="24"/>
            <w:lang w:val="hr-HR"/>
          </w:rPr>
          <w:t xml:space="preserve">upravljanja </w:t>
        </w:r>
      </w:ins>
      <w:del w:id="36" w:author="Ognjen" w:date="2017-01-16T13:01:00Z">
        <w:r w:rsidR="00C009F3" w:rsidRPr="00A3423B" w:rsidDel="00346C37">
          <w:rPr>
            <w:sz w:val="24"/>
            <w:lang w:val="hr-HR"/>
          </w:rPr>
          <w:delText xml:space="preserve">prosljeđivanja </w:delText>
        </w:r>
      </w:del>
      <w:ins w:id="37" w:author="Ognjen" w:date="2017-01-16T13:01:00Z">
        <w:r w:rsidR="00346C37" w:rsidRPr="00A3423B">
          <w:rPr>
            <w:sz w:val="24"/>
            <w:lang w:val="hr-HR"/>
          </w:rPr>
          <w:t>prosljeđivanj</w:t>
        </w:r>
        <w:r w:rsidR="00346C37">
          <w:rPr>
            <w:sz w:val="24"/>
            <w:lang w:val="hr-HR"/>
          </w:rPr>
          <w:t>em</w:t>
        </w:r>
        <w:r w:rsidR="00346C37" w:rsidRPr="00A3423B">
          <w:rPr>
            <w:sz w:val="24"/>
            <w:lang w:val="hr-HR"/>
          </w:rPr>
          <w:t xml:space="preserve"> </w:t>
        </w:r>
      </w:ins>
      <w:r w:rsidR="00C009F3" w:rsidRPr="00A3423B">
        <w:rPr>
          <w:sz w:val="24"/>
          <w:lang w:val="hr-HR"/>
        </w:rPr>
        <w:t>potpuno neovisno o konkretnoj izvedbi sklopovlja o kojemu mreža ovisi.</w:t>
      </w:r>
      <w:r w:rsidR="00FE0B55" w:rsidRPr="00A3423B">
        <w:rPr>
          <w:sz w:val="24"/>
          <w:lang w:val="hr-HR"/>
        </w:rPr>
        <w:t xml:space="preserve"> </w:t>
      </w:r>
      <w:ins w:id="38" w:author="Ognjen" w:date="2017-01-16T13:01:00Z">
        <w:r w:rsidR="007A45EB">
          <w:rPr>
            <w:sz w:val="24"/>
            <w:lang w:val="hr-HR"/>
          </w:rPr>
          <w:t xml:space="preserve">Kako bi takvo odvajanje bilo moguće, </w:t>
        </w:r>
      </w:ins>
      <w:del w:id="39" w:author="Ognjen" w:date="2017-01-16T13:01:00Z">
        <w:r w:rsidR="00136EAE" w:rsidRPr="00A3423B" w:rsidDel="007A45EB">
          <w:rPr>
            <w:sz w:val="24"/>
            <w:lang w:val="hr-HR"/>
          </w:rPr>
          <w:delText>U</w:delText>
        </w:r>
      </w:del>
      <w:ins w:id="40" w:author="Ognjen" w:date="2017-01-16T13:01:00Z">
        <w:r w:rsidR="007A45EB">
          <w:rPr>
            <w:sz w:val="24"/>
            <w:lang w:val="hr-HR"/>
          </w:rPr>
          <w:t>u</w:t>
        </w:r>
      </w:ins>
      <w:r w:rsidR="00136EAE" w:rsidRPr="00A3423B">
        <w:rPr>
          <w:sz w:val="24"/>
          <w:lang w:val="hr-HR"/>
        </w:rPr>
        <w:t xml:space="preserve">pravljački uređaj i mrežni uređaji moraju </w:t>
      </w:r>
      <w:ins w:id="41" w:author="Ognjen" w:date="2017-01-16T13:02:00Z">
        <w:r w:rsidR="007A45EB">
          <w:rPr>
            <w:sz w:val="24"/>
            <w:lang w:val="hr-HR"/>
          </w:rPr>
          <w:t xml:space="preserve">međusobno </w:t>
        </w:r>
      </w:ins>
      <w:r w:rsidR="00136EAE" w:rsidRPr="00A3423B">
        <w:rPr>
          <w:sz w:val="24"/>
          <w:lang w:val="hr-HR"/>
        </w:rPr>
        <w:t>komunicirati</w:t>
      </w:r>
      <w:r w:rsidR="00595169" w:rsidRPr="00A3423B">
        <w:rPr>
          <w:sz w:val="24"/>
          <w:lang w:val="hr-HR"/>
        </w:rPr>
        <w:t>;</w:t>
      </w:r>
      <w:r w:rsidR="001E649B" w:rsidRPr="00A3423B">
        <w:rPr>
          <w:sz w:val="24"/>
          <w:lang w:val="hr-HR"/>
        </w:rPr>
        <w:t xml:space="preserve"> </w:t>
      </w:r>
      <w:r w:rsidR="00595169" w:rsidRPr="00A3423B">
        <w:rPr>
          <w:sz w:val="24"/>
          <w:lang w:val="hr-HR"/>
        </w:rPr>
        <w:t xml:space="preserve">kako bi komunikacija bila moguća, </w:t>
      </w:r>
      <w:ins w:id="42" w:author="Ognjen" w:date="2017-01-16T13:02:00Z">
        <w:r w:rsidR="007A45EB">
          <w:rPr>
            <w:sz w:val="24"/>
            <w:lang w:val="hr-HR"/>
          </w:rPr>
          <w:t xml:space="preserve">potrebno je definirati (i standardizirati) </w:t>
        </w:r>
      </w:ins>
      <w:r w:rsidR="001E649B" w:rsidRPr="00A3423B">
        <w:rPr>
          <w:sz w:val="24"/>
          <w:lang w:val="hr-HR"/>
        </w:rPr>
        <w:t>format i sadržaj poruka</w:t>
      </w:r>
      <w:del w:id="43" w:author="Ognjen" w:date="2017-01-16T13:02:00Z">
        <w:r w:rsidR="001E649B" w:rsidRPr="00A3423B" w:rsidDel="007A45EB">
          <w:rPr>
            <w:sz w:val="24"/>
            <w:lang w:val="hr-HR"/>
          </w:rPr>
          <w:delText xml:space="preserve"> mora biti dobro definiran i standardiziran</w:delText>
        </w:r>
      </w:del>
      <w:r w:rsidR="001E649B" w:rsidRPr="00A3423B">
        <w:rPr>
          <w:sz w:val="24"/>
          <w:lang w:val="hr-HR"/>
        </w:rPr>
        <w:t xml:space="preserve">. </w:t>
      </w:r>
      <w:r w:rsidR="00117C19" w:rsidRPr="00A3423B">
        <w:rPr>
          <w:sz w:val="24"/>
          <w:lang w:val="hr-HR"/>
        </w:rPr>
        <w:t>Jedan od najpopularnijih protokola za komunikaciju između navedenih uređaja</w:t>
      </w:r>
      <w:r w:rsidR="001707FF" w:rsidRPr="00A3423B">
        <w:rPr>
          <w:sz w:val="24"/>
          <w:lang w:val="hr-HR"/>
        </w:rPr>
        <w:t xml:space="preserve"> je OpenFlow </w:t>
      </w:r>
      <w:r w:rsidR="00117C19" w:rsidRPr="00A3423B">
        <w:rPr>
          <w:sz w:val="24"/>
          <w:lang w:val="hr-HR"/>
        </w:rPr>
        <w:t>protokol</w:t>
      </w:r>
      <w:r w:rsidR="001D6205" w:rsidRPr="00A3423B">
        <w:rPr>
          <w:sz w:val="24"/>
          <w:lang w:val="hr-HR"/>
        </w:rPr>
        <w:t>, koji je opisan OpenFlow specifikacijom</w:t>
      </w:r>
      <w:ins w:id="44" w:author="Ognjen" w:date="2017-01-16T13:03:00Z">
        <w:r w:rsidR="007A45EB">
          <w:rPr>
            <w:sz w:val="24"/>
            <w:lang w:val="hr-HR"/>
          </w:rPr>
          <w:t xml:space="preserve"> </w:t>
        </w:r>
      </w:ins>
      <w:moveToRangeStart w:id="45" w:author="Ognjen" w:date="2017-01-16T13:03:00Z" w:name="move472335116"/>
      <w:moveTo w:id="46" w:author="Ognjen" w:date="2017-01-16T13:03:00Z">
        <w:r w:rsidR="007A45EB" w:rsidRPr="00A3423B">
          <w:rPr>
            <w:sz w:val="24"/>
            <w:lang w:val="hr-HR"/>
          </w:rPr>
          <w:t>[2][3]</w:t>
        </w:r>
      </w:moveTo>
      <w:moveToRangeEnd w:id="45"/>
      <w:r w:rsidR="001D6205" w:rsidRPr="00A3423B">
        <w:rPr>
          <w:sz w:val="24"/>
          <w:lang w:val="hr-HR"/>
        </w:rPr>
        <w:t>.</w:t>
      </w:r>
      <w:r w:rsidR="00BF21A9" w:rsidRPr="00A3423B">
        <w:rPr>
          <w:sz w:val="24"/>
          <w:lang w:val="hr-HR"/>
        </w:rPr>
        <w:t xml:space="preserve"> </w:t>
      </w:r>
      <w:moveFromRangeStart w:id="47" w:author="Ognjen" w:date="2017-01-16T13:03:00Z" w:name="move472335116"/>
      <w:moveFrom w:id="48" w:author="Ognjen" w:date="2017-01-16T13:03:00Z">
        <w:r w:rsidR="00BF21A9" w:rsidRPr="00A3423B" w:rsidDel="007A45EB">
          <w:rPr>
            <w:sz w:val="24"/>
            <w:lang w:val="hr-HR"/>
          </w:rPr>
          <w:t>[</w:t>
        </w:r>
        <w:r w:rsidR="00CA1082" w:rsidRPr="00A3423B" w:rsidDel="007A45EB">
          <w:rPr>
            <w:sz w:val="24"/>
            <w:lang w:val="hr-HR"/>
          </w:rPr>
          <w:t>2][3]</w:t>
        </w:r>
      </w:moveFrom>
      <w:moveFromRangeEnd w:id="47"/>
    </w:p>
    <w:p w14:paraId="0DD2D17A" w14:textId="2AF08CB6" w:rsidR="001E4DD3" w:rsidRPr="00A3423B" w:rsidRDefault="00200FFE" w:rsidP="00937FA1">
      <w:pPr>
        <w:spacing w:line="360" w:lineRule="auto"/>
        <w:ind w:firstLine="720"/>
        <w:jc w:val="both"/>
        <w:rPr>
          <w:sz w:val="24"/>
          <w:lang w:val="hr-HR"/>
        </w:rPr>
      </w:pPr>
      <w:r w:rsidRPr="00A3423B">
        <w:rPr>
          <w:sz w:val="24"/>
          <w:lang w:val="hr-HR"/>
        </w:rPr>
        <w:t>OpenFlow specifikacija sadrži mnoštvo zahtjeva od kojih neki moraju, a</w:t>
      </w:r>
      <w:del w:id="49" w:author="Ognjen" w:date="2017-01-16T13:03:00Z">
        <w:r w:rsidRPr="00A3423B" w:rsidDel="007A45EB">
          <w:rPr>
            <w:sz w:val="24"/>
            <w:lang w:val="hr-HR"/>
          </w:rPr>
          <w:delText>li</w:delText>
        </w:r>
      </w:del>
      <w:r w:rsidRPr="00A3423B">
        <w:rPr>
          <w:sz w:val="24"/>
          <w:lang w:val="hr-HR"/>
        </w:rPr>
        <w:t xml:space="preserve"> neki </w:t>
      </w:r>
      <w:del w:id="50" w:author="Ognjen" w:date="2017-01-16T13:03:00Z">
        <w:r w:rsidRPr="00A3423B" w:rsidDel="007A45EB">
          <w:rPr>
            <w:sz w:val="24"/>
            <w:lang w:val="hr-HR"/>
          </w:rPr>
          <w:delText>i ne moraju</w:delText>
        </w:r>
      </w:del>
      <w:ins w:id="51" w:author="Ognjen" w:date="2017-01-16T13:03:00Z">
        <w:r w:rsidR="007A45EB">
          <w:rPr>
            <w:sz w:val="24"/>
            <w:lang w:val="hr-HR"/>
          </w:rPr>
          <w:t>mogu</w:t>
        </w:r>
      </w:ins>
      <w:r w:rsidRPr="00A3423B">
        <w:rPr>
          <w:sz w:val="24"/>
          <w:lang w:val="hr-HR"/>
        </w:rPr>
        <w:t xml:space="preserve"> biti implementirani unutar </w:t>
      </w:r>
      <w:del w:id="52" w:author="Ognjen" w:date="2017-01-16T13:03:00Z">
        <w:r w:rsidRPr="00A3423B" w:rsidDel="007A45EB">
          <w:rPr>
            <w:sz w:val="24"/>
            <w:lang w:val="hr-HR"/>
          </w:rPr>
          <w:delText xml:space="preserve">konkretnog </w:delText>
        </w:r>
      </w:del>
      <w:ins w:id="53" w:author="Ognjen" w:date="2017-01-16T13:03:00Z">
        <w:r w:rsidR="007A45EB" w:rsidRPr="00A3423B">
          <w:rPr>
            <w:sz w:val="24"/>
            <w:lang w:val="hr-HR"/>
          </w:rPr>
          <w:t>konkretn</w:t>
        </w:r>
        <w:r w:rsidR="007A45EB">
          <w:rPr>
            <w:sz w:val="24"/>
            <w:lang w:val="hr-HR"/>
          </w:rPr>
          <w:t>e</w:t>
        </w:r>
        <w:r w:rsidR="007A45EB" w:rsidRPr="00A3423B">
          <w:rPr>
            <w:sz w:val="24"/>
            <w:lang w:val="hr-HR"/>
          </w:rPr>
          <w:t xml:space="preserve"> </w:t>
        </w:r>
      </w:ins>
      <w:del w:id="54" w:author="Ognjen" w:date="2017-01-16T13:03:00Z">
        <w:r w:rsidRPr="00A3423B" w:rsidDel="007A45EB">
          <w:rPr>
            <w:sz w:val="24"/>
            <w:lang w:val="hr-HR"/>
          </w:rPr>
          <w:delText xml:space="preserve">programskog </w:delText>
        </w:r>
      </w:del>
      <w:ins w:id="55" w:author="Ognjen" w:date="2017-01-16T13:03:00Z">
        <w:r w:rsidR="007A45EB" w:rsidRPr="00A3423B">
          <w:rPr>
            <w:sz w:val="24"/>
            <w:lang w:val="hr-HR"/>
          </w:rPr>
          <w:t>programsk</w:t>
        </w:r>
        <w:r w:rsidR="007A45EB">
          <w:rPr>
            <w:sz w:val="24"/>
            <w:lang w:val="hr-HR"/>
          </w:rPr>
          <w:t>e</w:t>
        </w:r>
        <w:r w:rsidR="007A45EB" w:rsidRPr="00A3423B">
          <w:rPr>
            <w:sz w:val="24"/>
            <w:lang w:val="hr-HR"/>
          </w:rPr>
          <w:t xml:space="preserve"> </w:t>
        </w:r>
        <w:r w:rsidR="007A45EB">
          <w:rPr>
            <w:sz w:val="24"/>
            <w:lang w:val="hr-HR"/>
          </w:rPr>
          <w:t xml:space="preserve">izvedbe </w:t>
        </w:r>
      </w:ins>
      <w:del w:id="56" w:author="Ognjen" w:date="2017-01-16T13:03:00Z">
        <w:r w:rsidRPr="00A3423B" w:rsidDel="007A45EB">
          <w:rPr>
            <w:sz w:val="24"/>
            <w:lang w:val="hr-HR"/>
          </w:rPr>
          <w:delText>rješenja</w:delText>
        </w:r>
      </w:del>
      <w:ins w:id="57" w:author="Ognjen" w:date="2017-01-16T13:03:00Z">
        <w:r w:rsidR="007A45EB">
          <w:rPr>
            <w:sz w:val="24"/>
            <w:lang w:val="hr-HR"/>
          </w:rPr>
          <w:t>upravljačkog i mrežnih uređaja</w:t>
        </w:r>
      </w:ins>
      <w:r w:rsidRPr="00A3423B">
        <w:rPr>
          <w:sz w:val="24"/>
          <w:lang w:val="hr-HR"/>
        </w:rPr>
        <w:t>.</w:t>
      </w:r>
      <w:r w:rsidR="00F921D5" w:rsidRPr="00A3423B">
        <w:rPr>
          <w:sz w:val="24"/>
          <w:lang w:val="hr-HR"/>
        </w:rPr>
        <w:t xml:space="preserve"> </w:t>
      </w:r>
      <w:r w:rsidR="004F67C0" w:rsidRPr="00A3423B">
        <w:rPr>
          <w:sz w:val="24"/>
          <w:lang w:val="hr-HR"/>
        </w:rPr>
        <w:t xml:space="preserve">Programska platforma otvorenog koda koja realizira jedan upravljački uređaj, </w:t>
      </w:r>
      <w:del w:id="58" w:author="Ognjen" w:date="2017-01-16T13:04:00Z">
        <w:r w:rsidR="004F67C0" w:rsidRPr="00A3423B" w:rsidDel="007A45EB">
          <w:rPr>
            <w:sz w:val="24"/>
            <w:lang w:val="hr-HR"/>
          </w:rPr>
          <w:delText xml:space="preserve">te </w:delText>
        </w:r>
      </w:del>
      <w:ins w:id="59" w:author="Ognjen" w:date="2017-01-16T13:04:00Z">
        <w:r w:rsidR="007A45EB">
          <w:rPr>
            <w:sz w:val="24"/>
            <w:lang w:val="hr-HR"/>
          </w:rPr>
          <w:t>a</w:t>
        </w:r>
        <w:r w:rsidR="007A45EB" w:rsidRPr="00A3423B">
          <w:rPr>
            <w:sz w:val="24"/>
            <w:lang w:val="hr-HR"/>
          </w:rPr>
          <w:t xml:space="preserve"> </w:t>
        </w:r>
      </w:ins>
      <w:r w:rsidR="004F67C0" w:rsidRPr="00A3423B">
        <w:rPr>
          <w:sz w:val="24"/>
          <w:lang w:val="hr-HR"/>
        </w:rPr>
        <w:t>koja je korištena u sklopu ovog projekta, je OpenDaylight</w:t>
      </w:r>
      <w:ins w:id="60" w:author="Ognjen" w:date="2017-01-16T13:04:00Z">
        <w:r w:rsidR="007A45EB">
          <w:rPr>
            <w:sz w:val="24"/>
            <w:lang w:val="hr-HR"/>
          </w:rPr>
          <w:t>, i to njezino izdanje Hydrogen</w:t>
        </w:r>
      </w:ins>
      <w:r w:rsidR="004F67C0" w:rsidRPr="00A3423B">
        <w:rPr>
          <w:sz w:val="24"/>
          <w:lang w:val="hr-HR"/>
        </w:rPr>
        <w:t xml:space="preserve">. </w:t>
      </w:r>
      <w:r w:rsidR="00F921D5" w:rsidRPr="00A3423B">
        <w:rPr>
          <w:sz w:val="24"/>
          <w:lang w:val="hr-HR"/>
        </w:rPr>
        <w:t xml:space="preserve">Zadatak projekta je analizirati poruke poslane između OpenDaylighta i SDN mrežnih uređaja </w:t>
      </w:r>
      <w:r w:rsidR="00107089" w:rsidRPr="00A3423B">
        <w:rPr>
          <w:sz w:val="24"/>
          <w:lang w:val="hr-HR"/>
        </w:rPr>
        <w:t>unutar laboratorijskog okruženja na Zavodu za telekomunikacije</w:t>
      </w:r>
      <w:ins w:id="61" w:author="Ognjen" w:date="2017-01-16T13:05:00Z">
        <w:r w:rsidR="007C0078">
          <w:rPr>
            <w:sz w:val="24"/>
            <w:lang w:val="hr-HR"/>
          </w:rPr>
          <w:t>,</w:t>
        </w:r>
      </w:ins>
      <w:r w:rsidR="00107089" w:rsidRPr="00A3423B">
        <w:rPr>
          <w:sz w:val="24"/>
          <w:lang w:val="hr-HR"/>
        </w:rPr>
        <w:t xml:space="preserve"> </w:t>
      </w:r>
      <w:r w:rsidR="00F921D5" w:rsidRPr="00A3423B">
        <w:rPr>
          <w:sz w:val="24"/>
          <w:lang w:val="hr-HR"/>
        </w:rPr>
        <w:t xml:space="preserve">kako bi se utvrdilo do koje su mjere funkcionalnosti opisane OpenFlow specifikacijom implementirane unutar samog </w:t>
      </w:r>
      <w:commentRangeStart w:id="62"/>
      <w:r w:rsidR="00F921D5" w:rsidRPr="00A3423B">
        <w:rPr>
          <w:sz w:val="24"/>
          <w:lang w:val="hr-HR"/>
        </w:rPr>
        <w:t>OpenDaylighta</w:t>
      </w:r>
      <w:commentRangeEnd w:id="62"/>
      <w:r w:rsidR="008F7F7A">
        <w:rPr>
          <w:rStyle w:val="CommentReference"/>
        </w:rPr>
        <w:commentReference w:id="62"/>
      </w:r>
      <w:r w:rsidR="00F91CBC" w:rsidRPr="00A3423B">
        <w:rPr>
          <w:sz w:val="24"/>
          <w:lang w:val="hr-HR"/>
        </w:rPr>
        <w:t>.</w:t>
      </w:r>
    </w:p>
    <w:p w14:paraId="6BBAF42F" w14:textId="77777777" w:rsidR="001E4DD3" w:rsidRPr="00A3423B" w:rsidRDefault="001E4DD3" w:rsidP="00937FA1">
      <w:pPr>
        <w:spacing w:line="360" w:lineRule="auto"/>
        <w:rPr>
          <w:lang w:val="hr-HR"/>
        </w:rPr>
      </w:pPr>
      <w:r w:rsidRPr="00A3423B">
        <w:rPr>
          <w:lang w:val="hr-HR"/>
        </w:rPr>
        <w:br w:type="page"/>
      </w:r>
    </w:p>
    <w:p w14:paraId="7E36981F" w14:textId="77777777" w:rsidR="00BB0DA6" w:rsidRPr="00A3423B" w:rsidRDefault="00DE5D22" w:rsidP="00937FA1">
      <w:pPr>
        <w:pStyle w:val="Heading1"/>
        <w:spacing w:line="360" w:lineRule="auto"/>
        <w:jc w:val="both"/>
        <w:rPr>
          <w:szCs w:val="24"/>
          <w:lang w:val="hr-HR"/>
        </w:rPr>
      </w:pPr>
      <w:bookmarkStart w:id="63" w:name="_Toc472077964"/>
      <w:r w:rsidRPr="00A3423B">
        <w:rPr>
          <w:szCs w:val="24"/>
          <w:lang w:val="hr-HR"/>
        </w:rPr>
        <w:lastRenderedPageBreak/>
        <w:t>Programski upravljane komunikacijske mreže</w:t>
      </w:r>
      <w:bookmarkEnd w:id="63"/>
    </w:p>
    <w:p w14:paraId="0F76D094" w14:textId="1C601088" w:rsidR="00EC2FB8" w:rsidRPr="00A3423B" w:rsidRDefault="00EC2FB8" w:rsidP="00937FA1">
      <w:pPr>
        <w:spacing w:line="360" w:lineRule="auto"/>
        <w:ind w:firstLine="720"/>
        <w:jc w:val="both"/>
        <w:rPr>
          <w:sz w:val="24"/>
          <w:lang w:val="hr-HR"/>
        </w:rPr>
      </w:pPr>
      <w:r w:rsidRPr="00A3423B">
        <w:rPr>
          <w:sz w:val="24"/>
          <w:lang w:val="hr-HR"/>
        </w:rPr>
        <w:t xml:space="preserve">U tradicionalnim mrežama poput Interneta, kao </w:t>
      </w:r>
      <w:del w:id="64" w:author="Ognjen" w:date="2017-01-16T13:05:00Z">
        <w:r w:rsidRPr="00A3423B" w:rsidDel="0058721E">
          <w:rPr>
            <w:sz w:val="24"/>
            <w:lang w:val="hr-HR"/>
          </w:rPr>
          <w:delText xml:space="preserve">najveća </w:delText>
        </w:r>
      </w:del>
      <w:ins w:id="65" w:author="Ognjen" w:date="2017-01-16T13:05:00Z">
        <w:r w:rsidR="0058721E" w:rsidRPr="00A3423B">
          <w:rPr>
            <w:sz w:val="24"/>
            <w:lang w:val="hr-HR"/>
          </w:rPr>
          <w:t>najveć</w:t>
        </w:r>
        <w:r w:rsidR="0058721E">
          <w:rPr>
            <w:sz w:val="24"/>
            <w:lang w:val="hr-HR"/>
          </w:rPr>
          <w:t>e</w:t>
        </w:r>
        <w:r w:rsidR="0058721E" w:rsidRPr="00A3423B">
          <w:rPr>
            <w:sz w:val="24"/>
            <w:lang w:val="hr-HR"/>
          </w:rPr>
          <w:t xml:space="preserve"> </w:t>
        </w:r>
      </w:ins>
      <w:del w:id="66" w:author="Ognjen" w:date="2017-01-16T13:05:00Z">
        <w:r w:rsidRPr="00A3423B" w:rsidDel="0058721E">
          <w:rPr>
            <w:sz w:val="24"/>
            <w:lang w:val="hr-HR"/>
          </w:rPr>
          <w:delText xml:space="preserve">mreža </w:delText>
        </w:r>
      </w:del>
      <w:ins w:id="67" w:author="Ognjen" w:date="2017-01-16T13:05:00Z">
        <w:r w:rsidR="0058721E" w:rsidRPr="00A3423B">
          <w:rPr>
            <w:sz w:val="24"/>
            <w:lang w:val="hr-HR"/>
          </w:rPr>
          <w:t>mrež</w:t>
        </w:r>
        <w:r w:rsidR="0058721E">
          <w:rPr>
            <w:sz w:val="24"/>
            <w:lang w:val="hr-HR"/>
          </w:rPr>
          <w:t>e</w:t>
        </w:r>
        <w:r w:rsidR="0058721E" w:rsidRPr="00A3423B">
          <w:rPr>
            <w:sz w:val="24"/>
            <w:lang w:val="hr-HR"/>
          </w:rPr>
          <w:t xml:space="preserve"> </w:t>
        </w:r>
      </w:ins>
      <w:r w:rsidRPr="00A3423B">
        <w:rPr>
          <w:sz w:val="24"/>
          <w:lang w:val="hr-HR"/>
        </w:rPr>
        <w:t>današnjega doba, poda</w:t>
      </w:r>
      <w:del w:id="68" w:author="Ognjen" w:date="2017-01-16T13:05:00Z">
        <w:r w:rsidRPr="00A3423B" w:rsidDel="0058721E">
          <w:rPr>
            <w:sz w:val="24"/>
            <w:lang w:val="hr-HR"/>
          </w:rPr>
          <w:delText>t</w:delText>
        </w:r>
      </w:del>
      <w:r w:rsidRPr="00A3423B">
        <w:rPr>
          <w:sz w:val="24"/>
          <w:lang w:val="hr-HR"/>
        </w:rPr>
        <w:t xml:space="preserve">ci se u paketima </w:t>
      </w:r>
      <w:del w:id="69" w:author="Ognjen" w:date="2017-01-16T13:05:00Z">
        <w:r w:rsidRPr="00A3423B" w:rsidDel="0058721E">
          <w:rPr>
            <w:sz w:val="24"/>
            <w:lang w:val="hr-HR"/>
          </w:rPr>
          <w:delText>po</w:delText>
        </w:r>
      </w:del>
      <w:ins w:id="70" w:author="Ognjen" w:date="2017-01-16T13:05:00Z">
        <w:r w:rsidR="0058721E">
          <w:rPr>
            <w:sz w:val="24"/>
            <w:lang w:val="hr-HR"/>
          </w:rPr>
          <w:t>kroz</w:t>
        </w:r>
      </w:ins>
      <w:r w:rsidRPr="00A3423B">
        <w:rPr>
          <w:sz w:val="24"/>
          <w:lang w:val="hr-HR"/>
        </w:rPr>
        <w:t xml:space="preserve"> </w:t>
      </w:r>
      <w:del w:id="71" w:author="Ognjen" w:date="2017-01-16T13:05:00Z">
        <w:r w:rsidRPr="00A3423B" w:rsidDel="0058721E">
          <w:rPr>
            <w:sz w:val="24"/>
            <w:lang w:val="hr-HR"/>
          </w:rPr>
          <w:delText xml:space="preserve">mreži </w:delText>
        </w:r>
      </w:del>
      <w:ins w:id="72" w:author="Ognjen" w:date="2017-01-16T13:05:00Z">
        <w:r w:rsidR="0058721E" w:rsidRPr="00A3423B">
          <w:rPr>
            <w:sz w:val="24"/>
            <w:lang w:val="hr-HR"/>
          </w:rPr>
          <w:t>mrež</w:t>
        </w:r>
        <w:r w:rsidR="0058721E">
          <w:rPr>
            <w:sz w:val="24"/>
            <w:lang w:val="hr-HR"/>
          </w:rPr>
          <w:t>u</w:t>
        </w:r>
        <w:r w:rsidR="0058721E" w:rsidRPr="00A3423B">
          <w:rPr>
            <w:sz w:val="24"/>
            <w:lang w:val="hr-HR"/>
          </w:rPr>
          <w:t xml:space="preserve"> </w:t>
        </w:r>
      </w:ins>
      <w:r w:rsidRPr="00A3423B">
        <w:rPr>
          <w:sz w:val="24"/>
          <w:lang w:val="hr-HR"/>
        </w:rPr>
        <w:t xml:space="preserve">prenose pomoću brojnih mrežnih uređaja, ponajviše </w:t>
      </w:r>
      <w:r w:rsidR="0051621A" w:rsidRPr="00A3423B">
        <w:rPr>
          <w:sz w:val="24"/>
          <w:lang w:val="hr-HR"/>
        </w:rPr>
        <w:t>usmjernik</w:t>
      </w:r>
      <w:r w:rsidRPr="00A3423B">
        <w:rPr>
          <w:sz w:val="24"/>
          <w:lang w:val="hr-HR"/>
        </w:rPr>
        <w:t>a</w:t>
      </w:r>
      <w:ins w:id="73" w:author="Ognjen" w:date="2017-01-16T13:06:00Z">
        <w:r w:rsidR="0058721E">
          <w:rPr>
            <w:sz w:val="24"/>
            <w:lang w:val="hr-HR"/>
          </w:rPr>
          <w:t xml:space="preserve"> (engl. router)</w:t>
        </w:r>
      </w:ins>
      <w:r w:rsidRPr="00A3423B">
        <w:rPr>
          <w:sz w:val="24"/>
          <w:lang w:val="hr-HR"/>
        </w:rPr>
        <w:t xml:space="preserve">. </w:t>
      </w:r>
      <w:r w:rsidR="0051621A" w:rsidRPr="00A3423B">
        <w:rPr>
          <w:sz w:val="24"/>
          <w:lang w:val="hr-HR"/>
        </w:rPr>
        <w:t>Usmjernik</w:t>
      </w:r>
      <w:r w:rsidRPr="00A3423B">
        <w:rPr>
          <w:sz w:val="24"/>
          <w:lang w:val="hr-HR"/>
        </w:rPr>
        <w:t xml:space="preserve"> je uređaj koji</w:t>
      </w:r>
      <w:r w:rsidR="00784D44" w:rsidRPr="00A3423B">
        <w:rPr>
          <w:sz w:val="24"/>
          <w:lang w:val="hr-HR"/>
        </w:rPr>
        <w:t xml:space="preserve"> donosi odluku o sljedećem skoku</w:t>
      </w:r>
      <w:r w:rsidRPr="00A3423B">
        <w:rPr>
          <w:sz w:val="24"/>
          <w:lang w:val="hr-HR"/>
        </w:rPr>
        <w:t xml:space="preserve"> paketa na njegovom putu do odredišta</w:t>
      </w:r>
      <w:ins w:id="74" w:author="Ognjen" w:date="2017-01-16T14:09:00Z">
        <w:r w:rsidR="00FD29F8">
          <w:rPr>
            <w:sz w:val="24"/>
            <w:lang w:val="hr-HR"/>
          </w:rPr>
          <w:t>,</w:t>
        </w:r>
      </w:ins>
      <w:r w:rsidRPr="00A3423B">
        <w:rPr>
          <w:sz w:val="24"/>
          <w:lang w:val="hr-HR"/>
        </w:rPr>
        <w:t xml:space="preserve"> tako što na temelju </w:t>
      </w:r>
      <w:r w:rsidR="00784D44" w:rsidRPr="00A3423B">
        <w:rPr>
          <w:sz w:val="24"/>
          <w:lang w:val="hr-HR"/>
        </w:rPr>
        <w:t>internih tablica</w:t>
      </w:r>
      <w:r w:rsidRPr="00A3423B">
        <w:rPr>
          <w:sz w:val="24"/>
          <w:lang w:val="hr-HR"/>
        </w:rPr>
        <w:t xml:space="preserve"> i logike ("pa</w:t>
      </w:r>
      <w:r w:rsidR="009075D8" w:rsidRPr="00A3423B">
        <w:rPr>
          <w:sz w:val="24"/>
          <w:lang w:val="hr-HR"/>
        </w:rPr>
        <w:t>meti") koju ima ugrađenu u sebi</w:t>
      </w:r>
      <w:r w:rsidRPr="00A3423B">
        <w:rPr>
          <w:sz w:val="24"/>
          <w:lang w:val="hr-HR"/>
        </w:rPr>
        <w:t xml:space="preserve"> donosi odluku najboljeg puta po nekom parametru. </w:t>
      </w:r>
      <w:r w:rsidR="00A509DB" w:rsidRPr="00A3423B">
        <w:rPr>
          <w:sz w:val="24"/>
          <w:lang w:val="hr-HR"/>
        </w:rPr>
        <w:t>Budući da</w:t>
      </w:r>
      <w:r w:rsidRPr="00A3423B">
        <w:rPr>
          <w:sz w:val="24"/>
          <w:lang w:val="hr-HR"/>
        </w:rPr>
        <w:t xml:space="preserve"> je Internet </w:t>
      </w:r>
      <w:ins w:id="75" w:author="Ognjen" w:date="2017-01-16T14:10:00Z">
        <w:r w:rsidR="00FD29F8">
          <w:rPr>
            <w:sz w:val="24"/>
            <w:lang w:val="hr-HR"/>
          </w:rPr>
          <w:t xml:space="preserve">komunikacijska </w:t>
        </w:r>
      </w:ins>
      <w:r w:rsidRPr="00A3423B">
        <w:rPr>
          <w:sz w:val="24"/>
          <w:lang w:val="hr-HR"/>
        </w:rPr>
        <w:t xml:space="preserve">mreža koja se stalno dinamički mijenja, put koji je u jednom trenutku bio optimalan u drugom trenutku može biti zagušen ili nedostupan. Tako prvi </w:t>
      </w:r>
      <w:r w:rsidR="0051621A" w:rsidRPr="00A3423B">
        <w:rPr>
          <w:sz w:val="24"/>
          <w:lang w:val="hr-HR"/>
        </w:rPr>
        <w:t>usmjernik</w:t>
      </w:r>
      <w:r w:rsidRPr="00A3423B">
        <w:rPr>
          <w:sz w:val="24"/>
          <w:lang w:val="hr-HR"/>
        </w:rPr>
        <w:t xml:space="preserve"> koji </w:t>
      </w:r>
      <w:r w:rsidR="009075D8" w:rsidRPr="00A3423B">
        <w:rPr>
          <w:sz w:val="24"/>
          <w:lang w:val="hr-HR"/>
        </w:rPr>
        <w:t>postane</w:t>
      </w:r>
      <w:r w:rsidRPr="00A3423B">
        <w:rPr>
          <w:sz w:val="24"/>
          <w:lang w:val="hr-HR"/>
        </w:rPr>
        <w:t xml:space="preserve"> svjestan tog problema mora obavijestiti sve druge </w:t>
      </w:r>
      <w:r w:rsidR="0051621A" w:rsidRPr="00A3423B">
        <w:rPr>
          <w:sz w:val="24"/>
          <w:lang w:val="hr-HR"/>
        </w:rPr>
        <w:t>usmjernik</w:t>
      </w:r>
      <w:r w:rsidRPr="00A3423B">
        <w:rPr>
          <w:sz w:val="24"/>
          <w:lang w:val="hr-HR"/>
        </w:rPr>
        <w:t xml:space="preserve">e da ne koriste taj put prilikom usmjeravanja svojih paketa. </w:t>
      </w:r>
      <w:r w:rsidR="00D341B9" w:rsidRPr="00A3423B">
        <w:rPr>
          <w:sz w:val="24"/>
          <w:lang w:val="hr-HR"/>
        </w:rPr>
        <w:t xml:space="preserve">Današnja je </w:t>
      </w:r>
      <w:ins w:id="76" w:author="Ognjen" w:date="2017-01-16T14:11:00Z">
        <w:r w:rsidR="00FD29F8">
          <w:rPr>
            <w:sz w:val="24"/>
            <w:lang w:val="hr-HR"/>
          </w:rPr>
          <w:t xml:space="preserve">komunikacijska </w:t>
        </w:r>
      </w:ins>
      <w:r w:rsidR="00D341B9" w:rsidRPr="00A3423B">
        <w:rPr>
          <w:sz w:val="24"/>
          <w:lang w:val="hr-HR"/>
        </w:rPr>
        <w:t>mreža sačinjena</w:t>
      </w:r>
      <w:r w:rsidRPr="00A3423B">
        <w:rPr>
          <w:sz w:val="24"/>
          <w:lang w:val="hr-HR"/>
        </w:rPr>
        <w:t xml:space="preserve"> od velikog broja takvih uređaja </w:t>
      </w:r>
      <w:r w:rsidR="009075D8" w:rsidRPr="00A3423B">
        <w:rPr>
          <w:sz w:val="24"/>
          <w:lang w:val="hr-HR"/>
        </w:rPr>
        <w:t>te</w:t>
      </w:r>
      <w:r w:rsidR="00D341B9" w:rsidRPr="00A3423B">
        <w:rPr>
          <w:sz w:val="24"/>
          <w:lang w:val="hr-HR"/>
        </w:rPr>
        <w:t>,</w:t>
      </w:r>
      <w:r w:rsidRPr="00A3423B">
        <w:rPr>
          <w:sz w:val="24"/>
          <w:lang w:val="hr-HR"/>
        </w:rPr>
        <w:t xml:space="preserve"> zbog velike g</w:t>
      </w:r>
      <w:r w:rsidR="00D341B9" w:rsidRPr="00A3423B">
        <w:rPr>
          <w:sz w:val="24"/>
          <w:lang w:val="hr-HR"/>
        </w:rPr>
        <w:t xml:space="preserve">eografske udaljenosti od kraja do </w:t>
      </w:r>
      <w:r w:rsidRPr="00A3423B">
        <w:rPr>
          <w:sz w:val="24"/>
          <w:lang w:val="hr-HR"/>
        </w:rPr>
        <w:t>kraja mreže, slanje obavijesti o trenutnom statusu nekog puta može potrajati. Zbog takvog i mnogih sličnih problema na koje današnja arhitektura nema jednostavnih rješenja došlo se na ideju o drugačijoj mrežnoj arhitekturi, a to je programski</w:t>
      </w:r>
      <w:del w:id="77" w:author="Ognjen" w:date="2017-01-16T14:11:00Z">
        <w:r w:rsidRPr="00A3423B" w:rsidDel="00FD29F8">
          <w:rPr>
            <w:sz w:val="24"/>
            <w:lang w:val="hr-HR"/>
          </w:rPr>
          <w:delText>-</w:delText>
        </w:r>
      </w:del>
      <w:ins w:id="78" w:author="Ognjen" w:date="2017-01-16T14:11:00Z">
        <w:r w:rsidR="00FD29F8">
          <w:rPr>
            <w:sz w:val="24"/>
            <w:lang w:val="hr-HR"/>
          </w:rPr>
          <w:t xml:space="preserve"> </w:t>
        </w:r>
      </w:ins>
      <w:r w:rsidRPr="00A3423B">
        <w:rPr>
          <w:sz w:val="24"/>
          <w:lang w:val="hr-HR"/>
        </w:rPr>
        <w:t>upravljiva mreža</w:t>
      </w:r>
      <w:ins w:id="79" w:author="Ognjen" w:date="2017-01-16T14:13:00Z">
        <w:r w:rsidR="006D3669">
          <w:rPr>
            <w:sz w:val="24"/>
            <w:lang w:val="hr-HR"/>
          </w:rPr>
          <w:t xml:space="preserve"> </w:t>
        </w:r>
        <w:r w:rsidR="006D3669" w:rsidRPr="00A3423B">
          <w:rPr>
            <w:sz w:val="24"/>
            <w:lang w:val="hr-HR"/>
          </w:rPr>
          <w:t xml:space="preserve">(engl. </w:t>
        </w:r>
        <w:r w:rsidR="006D3669" w:rsidRPr="00C968D8">
          <w:rPr>
            <w:i/>
            <w:sz w:val="24"/>
            <w:lang w:val="hr-HR"/>
            <w:rPrChange w:id="80" w:author="Ognjen" w:date="2017-01-16T15:53:00Z">
              <w:rPr>
                <w:sz w:val="24"/>
                <w:lang w:val="hr-HR"/>
              </w:rPr>
            </w:rPrChange>
          </w:rPr>
          <w:t>Software-Defined Network</w:t>
        </w:r>
        <w:r w:rsidR="006D3669" w:rsidRPr="00A3423B">
          <w:rPr>
            <w:sz w:val="24"/>
            <w:lang w:val="hr-HR"/>
          </w:rPr>
          <w:t>, skr. SDN)</w:t>
        </w:r>
      </w:ins>
      <w:r w:rsidR="00333EC2" w:rsidRPr="00A3423B">
        <w:rPr>
          <w:sz w:val="24"/>
          <w:lang w:val="hr-HR"/>
        </w:rPr>
        <w:t>.</w:t>
      </w:r>
    </w:p>
    <w:p w14:paraId="5C2C8638" w14:textId="71FEF60C" w:rsidR="00EC2FB8" w:rsidRPr="00A3423B" w:rsidRDefault="00333EC2" w:rsidP="00937FA1">
      <w:pPr>
        <w:spacing w:line="360" w:lineRule="auto"/>
        <w:ind w:firstLine="720"/>
        <w:jc w:val="both"/>
        <w:rPr>
          <w:sz w:val="24"/>
          <w:lang w:val="hr-HR"/>
        </w:rPr>
      </w:pPr>
      <w:r w:rsidRPr="00A3423B">
        <w:rPr>
          <w:sz w:val="24"/>
          <w:lang w:val="hr-HR"/>
        </w:rPr>
        <w:t>SDN</w:t>
      </w:r>
      <w:r w:rsidR="00EC2FB8" w:rsidRPr="00A3423B">
        <w:rPr>
          <w:sz w:val="24"/>
          <w:lang w:val="hr-HR"/>
        </w:rPr>
        <w:t xml:space="preserve"> je arhitektura mreže u </w:t>
      </w:r>
      <w:del w:id="81" w:author="Ognjen" w:date="2017-01-16T14:11:00Z">
        <w:r w:rsidR="00EC2FB8" w:rsidRPr="00A3423B" w:rsidDel="009E12E0">
          <w:rPr>
            <w:sz w:val="24"/>
            <w:lang w:val="hr-HR"/>
          </w:rPr>
          <w:delText xml:space="preserve">kojem </w:delText>
        </w:r>
      </w:del>
      <w:ins w:id="82" w:author="Ognjen" w:date="2017-01-16T14:11:00Z">
        <w:r w:rsidR="009E12E0" w:rsidRPr="00A3423B">
          <w:rPr>
            <w:sz w:val="24"/>
            <w:lang w:val="hr-HR"/>
          </w:rPr>
          <w:t>koj</w:t>
        </w:r>
        <w:r w:rsidR="009E12E0">
          <w:rPr>
            <w:sz w:val="24"/>
            <w:lang w:val="hr-HR"/>
          </w:rPr>
          <w:t>oj</w:t>
        </w:r>
        <w:r w:rsidR="009E12E0" w:rsidRPr="00A3423B">
          <w:rPr>
            <w:sz w:val="24"/>
            <w:lang w:val="hr-HR"/>
          </w:rPr>
          <w:t xml:space="preserve"> </w:t>
        </w:r>
      </w:ins>
      <w:r w:rsidR="00EC2FB8" w:rsidRPr="00A3423B">
        <w:rPr>
          <w:sz w:val="24"/>
          <w:lang w:val="hr-HR"/>
        </w:rPr>
        <w:t xml:space="preserve">je funkcija odlučivanja, </w:t>
      </w:r>
      <w:r w:rsidRPr="00A3423B">
        <w:rPr>
          <w:sz w:val="24"/>
          <w:lang w:val="hr-HR"/>
        </w:rPr>
        <w:t xml:space="preserve">tj. </w:t>
      </w:r>
      <w:r w:rsidR="00EC2FB8" w:rsidRPr="00A3423B">
        <w:rPr>
          <w:sz w:val="24"/>
          <w:lang w:val="hr-HR"/>
        </w:rPr>
        <w:t>logika ("pamet")</w:t>
      </w:r>
      <w:ins w:id="83" w:author="Ognjen" w:date="2017-01-16T14:11:00Z">
        <w:r w:rsidR="009E12E0">
          <w:rPr>
            <w:sz w:val="24"/>
            <w:lang w:val="hr-HR"/>
          </w:rPr>
          <w:t xml:space="preserve"> </w:t>
        </w:r>
      </w:ins>
      <w:ins w:id="84" w:author="Ognjen" w:date="2017-01-16T14:12:00Z">
        <w:r w:rsidR="006D3669">
          <w:rPr>
            <w:sz w:val="24"/>
            <w:lang w:val="hr-HR"/>
          </w:rPr>
          <w:t xml:space="preserve">upravljanja </w:t>
        </w:r>
      </w:ins>
      <w:ins w:id="85" w:author="Ognjen" w:date="2017-01-16T14:11:00Z">
        <w:r w:rsidR="009E12E0">
          <w:rPr>
            <w:sz w:val="24"/>
            <w:lang w:val="hr-HR"/>
          </w:rPr>
          <w:t>prosljeđivanj</w:t>
        </w:r>
      </w:ins>
      <w:ins w:id="86" w:author="Ognjen" w:date="2017-01-16T14:12:00Z">
        <w:r w:rsidR="006D3669">
          <w:rPr>
            <w:sz w:val="24"/>
            <w:lang w:val="hr-HR"/>
          </w:rPr>
          <w:t>em</w:t>
        </w:r>
      </w:ins>
      <w:r w:rsidRPr="00A3423B">
        <w:rPr>
          <w:sz w:val="24"/>
          <w:lang w:val="hr-HR"/>
        </w:rPr>
        <w:t>,</w:t>
      </w:r>
      <w:r w:rsidR="00EC2FB8" w:rsidRPr="00A3423B">
        <w:rPr>
          <w:sz w:val="24"/>
          <w:lang w:val="hr-HR"/>
        </w:rPr>
        <w:t xml:space="preserve"> odvojena od funkcije prosljeđivanja</w:t>
      </w:r>
      <w:ins w:id="87" w:author="Ognjen" w:date="2017-01-16T14:12:00Z">
        <w:r w:rsidR="006D3669">
          <w:rPr>
            <w:sz w:val="24"/>
            <w:lang w:val="hr-HR"/>
          </w:rPr>
          <w:t>,</w:t>
        </w:r>
      </w:ins>
      <w:r w:rsidR="00EC2FB8" w:rsidRPr="00A3423B">
        <w:rPr>
          <w:sz w:val="24"/>
          <w:lang w:val="hr-HR"/>
        </w:rPr>
        <w:t xml:space="preserve"> koje su kod tradicionalne mreže obje smještene u </w:t>
      </w:r>
      <w:r w:rsidR="0051621A" w:rsidRPr="00A3423B">
        <w:rPr>
          <w:sz w:val="24"/>
          <w:lang w:val="hr-HR"/>
        </w:rPr>
        <w:t>usmjernik</w:t>
      </w:r>
      <w:r w:rsidR="00EC2FB8" w:rsidRPr="00A3423B">
        <w:rPr>
          <w:sz w:val="24"/>
          <w:lang w:val="hr-HR"/>
        </w:rPr>
        <w:t xml:space="preserve">. Takvom separacijom funkcija odlučivanja </w:t>
      </w:r>
      <w:r w:rsidRPr="00A3423B">
        <w:rPr>
          <w:sz w:val="24"/>
          <w:lang w:val="hr-HR"/>
        </w:rPr>
        <w:t>može se</w:t>
      </w:r>
      <w:r w:rsidR="00EC2FB8" w:rsidRPr="00A3423B">
        <w:rPr>
          <w:sz w:val="24"/>
          <w:lang w:val="hr-HR"/>
        </w:rPr>
        <w:t xml:space="preserve"> fizički odvojiti od funkcije prosljeđivanja. Funkcij</w:t>
      </w:r>
      <w:r w:rsidR="00F91938" w:rsidRPr="00A3423B">
        <w:rPr>
          <w:sz w:val="24"/>
          <w:lang w:val="hr-HR"/>
        </w:rPr>
        <w:t>a</w:t>
      </w:r>
      <w:r w:rsidR="00EC2FB8" w:rsidRPr="00A3423B">
        <w:rPr>
          <w:sz w:val="24"/>
          <w:lang w:val="hr-HR"/>
        </w:rPr>
        <w:t xml:space="preserve"> odlučivanja se u ovakvim arhitekturama prepušta </w:t>
      </w:r>
      <w:ins w:id="88" w:author="Ognjen" w:date="2017-01-16T14:13:00Z">
        <w:r w:rsidR="006D3669">
          <w:rPr>
            <w:sz w:val="24"/>
            <w:lang w:val="hr-HR"/>
          </w:rPr>
          <w:t xml:space="preserve">SDN </w:t>
        </w:r>
      </w:ins>
      <w:r w:rsidR="00BE2E47" w:rsidRPr="00A3423B">
        <w:rPr>
          <w:sz w:val="24"/>
          <w:lang w:val="hr-HR"/>
        </w:rPr>
        <w:t>upravljačkom uređaju</w:t>
      </w:r>
      <w:ins w:id="89" w:author="Ognjen" w:date="2017-01-16T14:13:00Z">
        <w:r w:rsidR="006D3669">
          <w:rPr>
            <w:sz w:val="24"/>
            <w:lang w:val="hr-HR"/>
          </w:rPr>
          <w:t xml:space="preserve"> (</w:t>
        </w:r>
        <w:r w:rsidR="006D3669" w:rsidRPr="00A3423B">
          <w:rPr>
            <w:sz w:val="24"/>
            <w:lang w:val="hr-HR"/>
          </w:rPr>
          <w:t xml:space="preserve">engl. </w:t>
        </w:r>
        <w:r w:rsidR="006D3669" w:rsidRPr="00C968D8">
          <w:rPr>
            <w:i/>
            <w:sz w:val="24"/>
            <w:lang w:val="hr-HR"/>
            <w:rPrChange w:id="90" w:author="Ognjen" w:date="2017-01-16T15:53:00Z">
              <w:rPr>
                <w:sz w:val="24"/>
                <w:lang w:val="hr-HR"/>
              </w:rPr>
            </w:rPrChange>
          </w:rPr>
          <w:t>SDN Controller</w:t>
        </w:r>
        <w:r w:rsidR="006D3669" w:rsidRPr="00A3423B">
          <w:rPr>
            <w:sz w:val="24"/>
            <w:lang w:val="hr-HR"/>
          </w:rPr>
          <w:t>, skr. SDN</w:t>
        </w:r>
        <w:r w:rsidR="006D3669">
          <w:rPr>
            <w:sz w:val="24"/>
            <w:lang w:val="hr-HR"/>
          </w:rPr>
          <w:t>C)</w:t>
        </w:r>
      </w:ins>
      <w:r w:rsidR="00EC2FB8" w:rsidRPr="00A3423B">
        <w:rPr>
          <w:sz w:val="24"/>
          <w:lang w:val="hr-HR"/>
        </w:rPr>
        <w:t xml:space="preserve">. </w:t>
      </w:r>
    </w:p>
    <w:p w14:paraId="332604FC" w14:textId="1B2355E4" w:rsidR="007D58FC" w:rsidRPr="00A3423B" w:rsidRDefault="00BE2E47" w:rsidP="00937FA1">
      <w:pPr>
        <w:spacing w:line="360" w:lineRule="auto"/>
        <w:ind w:firstLine="720"/>
        <w:jc w:val="both"/>
        <w:rPr>
          <w:sz w:val="24"/>
          <w:lang w:val="hr-HR"/>
        </w:rPr>
      </w:pPr>
      <w:del w:id="91" w:author="Ognjen" w:date="2017-01-16T14:13:00Z">
        <w:r w:rsidRPr="00A3423B" w:rsidDel="00CA361A">
          <w:rPr>
            <w:sz w:val="24"/>
            <w:lang w:val="hr-HR"/>
          </w:rPr>
          <w:delText>Upravljački uređaj</w:delText>
        </w:r>
      </w:del>
      <w:ins w:id="92" w:author="Ognjen" w:date="2017-01-16T14:13:00Z">
        <w:r w:rsidR="00CA361A">
          <w:rPr>
            <w:sz w:val="24"/>
            <w:lang w:val="hr-HR"/>
          </w:rPr>
          <w:t>SDNC</w:t>
        </w:r>
      </w:ins>
      <w:r w:rsidRPr="00A3423B">
        <w:rPr>
          <w:sz w:val="24"/>
          <w:lang w:val="hr-HR"/>
        </w:rPr>
        <w:t xml:space="preserve"> </w:t>
      </w:r>
      <w:r w:rsidR="00EC2FB8" w:rsidRPr="00A3423B">
        <w:rPr>
          <w:sz w:val="24"/>
          <w:lang w:val="hr-HR"/>
        </w:rPr>
        <w:t xml:space="preserve">upravlja mrežom i predstavlja "pamet" </w:t>
      </w:r>
      <w:r w:rsidRPr="00A3423B">
        <w:rPr>
          <w:sz w:val="24"/>
          <w:lang w:val="hr-HR"/>
        </w:rPr>
        <w:t xml:space="preserve">mrežnim </w:t>
      </w:r>
      <w:r w:rsidR="00EC2FB8" w:rsidRPr="00A3423B">
        <w:rPr>
          <w:sz w:val="24"/>
          <w:lang w:val="hr-HR"/>
        </w:rPr>
        <w:t>uređajima koji će obavljati funkciju prosljeđivanja</w:t>
      </w:r>
      <w:ins w:id="93" w:author="Ognjen" w:date="2017-01-16T14:13:00Z">
        <w:r w:rsidR="00CA361A">
          <w:rPr>
            <w:sz w:val="24"/>
            <w:lang w:val="hr-HR"/>
          </w:rPr>
          <w:t xml:space="preserve"> paketa</w:t>
        </w:r>
      </w:ins>
      <w:r w:rsidR="00EC2FB8" w:rsidRPr="00A3423B">
        <w:rPr>
          <w:sz w:val="24"/>
          <w:lang w:val="hr-HR"/>
        </w:rPr>
        <w:t xml:space="preserve">. SDN ne definira da će u konkretnoj implementaciji postojati samo jedan </w:t>
      </w:r>
      <w:r w:rsidRPr="00A3423B">
        <w:rPr>
          <w:sz w:val="24"/>
          <w:lang w:val="hr-HR"/>
        </w:rPr>
        <w:t>upravljački uređaj</w:t>
      </w:r>
      <w:r w:rsidR="00EC2FB8" w:rsidRPr="00A3423B">
        <w:rPr>
          <w:sz w:val="24"/>
          <w:lang w:val="hr-HR"/>
        </w:rPr>
        <w:t xml:space="preserve"> (što bi za današnje mreže</w:t>
      </w:r>
      <w:r w:rsidR="00F91938" w:rsidRPr="00A3423B">
        <w:rPr>
          <w:sz w:val="24"/>
          <w:lang w:val="hr-HR"/>
        </w:rPr>
        <w:t>,</w:t>
      </w:r>
      <w:r w:rsidR="00EC2FB8" w:rsidRPr="00A3423B">
        <w:rPr>
          <w:sz w:val="24"/>
          <w:lang w:val="hr-HR"/>
        </w:rPr>
        <w:t xml:space="preserve"> s obzirom na to da se </w:t>
      </w:r>
      <w:del w:id="94" w:author="Ognjen" w:date="2017-01-16T14:13:00Z">
        <w:r w:rsidR="00EC2FB8" w:rsidRPr="00A3423B" w:rsidDel="00CA361A">
          <w:rPr>
            <w:sz w:val="24"/>
            <w:lang w:val="hr-HR"/>
          </w:rPr>
          <w:delText xml:space="preserve">one </w:delText>
        </w:r>
      </w:del>
      <w:r w:rsidR="00EC2FB8" w:rsidRPr="00A3423B">
        <w:rPr>
          <w:sz w:val="24"/>
          <w:lang w:val="hr-HR"/>
        </w:rPr>
        <w:t xml:space="preserve">sastoje od velikog broja </w:t>
      </w:r>
      <w:del w:id="95" w:author="Ognjen" w:date="2017-01-16T14:14:00Z">
        <w:r w:rsidR="00EC2FB8" w:rsidRPr="00A3423B" w:rsidDel="00CA361A">
          <w:rPr>
            <w:sz w:val="24"/>
            <w:lang w:val="hr-HR"/>
          </w:rPr>
          <w:delText xml:space="preserve">takvih </w:delText>
        </w:r>
      </w:del>
      <w:ins w:id="96" w:author="Ognjen" w:date="2017-01-16T14:14:00Z">
        <w:r w:rsidR="00CA361A">
          <w:rPr>
            <w:sz w:val="24"/>
            <w:lang w:val="hr-HR"/>
          </w:rPr>
          <w:t>mrežnih</w:t>
        </w:r>
        <w:r w:rsidR="00CA361A" w:rsidRPr="00A3423B">
          <w:rPr>
            <w:sz w:val="24"/>
            <w:lang w:val="hr-HR"/>
          </w:rPr>
          <w:t xml:space="preserve"> </w:t>
        </w:r>
      </w:ins>
      <w:r w:rsidR="00EC2FB8" w:rsidRPr="00A3423B">
        <w:rPr>
          <w:sz w:val="24"/>
          <w:lang w:val="hr-HR"/>
        </w:rPr>
        <w:t>uređaja</w:t>
      </w:r>
      <w:r w:rsidR="00F91938" w:rsidRPr="00A3423B">
        <w:rPr>
          <w:sz w:val="24"/>
          <w:lang w:val="hr-HR"/>
        </w:rPr>
        <w:t>,</w:t>
      </w:r>
      <w:r w:rsidRPr="00A3423B">
        <w:rPr>
          <w:sz w:val="24"/>
          <w:lang w:val="hr-HR"/>
        </w:rPr>
        <w:t xml:space="preserve"> bilo prezahtjevno za jedan </w:t>
      </w:r>
      <w:del w:id="97" w:author="Ognjen" w:date="2017-01-16T14:14:00Z">
        <w:r w:rsidRPr="00A3423B" w:rsidDel="00CA361A">
          <w:rPr>
            <w:sz w:val="24"/>
            <w:lang w:val="hr-HR"/>
          </w:rPr>
          <w:delText>mrežni uređaj</w:delText>
        </w:r>
      </w:del>
      <w:ins w:id="98" w:author="Ognjen" w:date="2017-01-16T14:14:00Z">
        <w:r w:rsidR="00CA361A">
          <w:rPr>
            <w:sz w:val="24"/>
            <w:lang w:val="hr-HR"/>
          </w:rPr>
          <w:t>SDNC</w:t>
        </w:r>
      </w:ins>
      <w:r w:rsidR="00EC2FB8" w:rsidRPr="00A3423B">
        <w:rPr>
          <w:sz w:val="24"/>
          <w:lang w:val="hr-HR"/>
        </w:rPr>
        <w:t>) koji će upravljati cijelom mrežom</w:t>
      </w:r>
      <w:ins w:id="99" w:author="Ognjen" w:date="2017-01-16T14:14:00Z">
        <w:r w:rsidR="00CA361A">
          <w:rPr>
            <w:sz w:val="24"/>
            <w:lang w:val="hr-HR"/>
          </w:rPr>
          <w:t>,</w:t>
        </w:r>
      </w:ins>
      <w:r w:rsidR="00EC2FB8" w:rsidRPr="00A3423B">
        <w:rPr>
          <w:sz w:val="24"/>
          <w:lang w:val="hr-HR"/>
        </w:rPr>
        <w:t xml:space="preserve"> već </w:t>
      </w:r>
      <w:r w:rsidR="00966F62">
        <w:rPr>
          <w:sz w:val="24"/>
          <w:lang w:val="hr-HR"/>
        </w:rPr>
        <w:t>specificira</w:t>
      </w:r>
      <w:r w:rsidR="00EC2FB8" w:rsidRPr="00A3423B">
        <w:rPr>
          <w:sz w:val="24"/>
          <w:lang w:val="hr-HR"/>
        </w:rPr>
        <w:t xml:space="preserve"> samo da će se funkcija odlučivanja i prosljeđivanja odvojiti jedna od druge, a konkretnu ideju u vezi postojanja više</w:t>
      </w:r>
      <w:ins w:id="100" w:author="Ognjen" w:date="2017-01-16T14:14:00Z">
        <w:r w:rsidR="00CA361A">
          <w:rPr>
            <w:sz w:val="24"/>
            <w:lang w:val="hr-HR"/>
          </w:rPr>
          <w:t xml:space="preserve"> SDN</w:t>
        </w:r>
      </w:ins>
      <w:r w:rsidR="00EC2FB8" w:rsidRPr="00A3423B">
        <w:rPr>
          <w:sz w:val="24"/>
          <w:lang w:val="hr-HR"/>
        </w:rPr>
        <w:t xml:space="preserve"> </w:t>
      </w:r>
      <w:r w:rsidR="00B92A04" w:rsidRPr="00A3423B">
        <w:rPr>
          <w:sz w:val="24"/>
          <w:lang w:val="hr-HR"/>
        </w:rPr>
        <w:t>upravljačkih uređaja</w:t>
      </w:r>
      <w:r w:rsidR="00EC2FB8" w:rsidRPr="00A3423B">
        <w:rPr>
          <w:sz w:val="24"/>
          <w:lang w:val="hr-HR"/>
        </w:rPr>
        <w:t xml:space="preserve"> zaduženih za neku mrežu ostavlja konkretnoj implementaciji da to riješi</w:t>
      </w:r>
      <w:del w:id="101" w:author="Ognjen" w:date="2017-01-16T14:15:00Z">
        <w:r w:rsidR="00EC2FB8" w:rsidRPr="00A3423B" w:rsidDel="00CA361A">
          <w:rPr>
            <w:sz w:val="24"/>
            <w:lang w:val="hr-HR"/>
          </w:rPr>
          <w:delText xml:space="preserve"> na svoj način</w:delText>
        </w:r>
      </w:del>
      <w:r w:rsidR="00EC2FB8" w:rsidRPr="00A3423B">
        <w:rPr>
          <w:sz w:val="24"/>
          <w:lang w:val="hr-HR"/>
        </w:rPr>
        <w:t xml:space="preserve">. Tako se dopušta potpuna </w:t>
      </w:r>
      <w:r w:rsidR="00966F62" w:rsidRPr="00A3423B">
        <w:rPr>
          <w:sz w:val="24"/>
          <w:lang w:val="hr-HR"/>
        </w:rPr>
        <w:t>programibilnost</w:t>
      </w:r>
      <w:r w:rsidR="00EC2FB8" w:rsidRPr="00A3423B">
        <w:rPr>
          <w:sz w:val="24"/>
          <w:lang w:val="hr-HR"/>
        </w:rPr>
        <w:t xml:space="preserve"> </w:t>
      </w:r>
      <w:ins w:id="102" w:author="Ognjen" w:date="2017-01-16T14:15:00Z">
        <w:r w:rsidR="00CA361A">
          <w:rPr>
            <w:sz w:val="24"/>
            <w:lang w:val="hr-HR"/>
          </w:rPr>
          <w:t xml:space="preserve">SDN </w:t>
        </w:r>
      </w:ins>
      <w:r w:rsidR="00B92A04" w:rsidRPr="00A3423B">
        <w:rPr>
          <w:sz w:val="24"/>
          <w:lang w:val="hr-HR"/>
        </w:rPr>
        <w:t>upravljačkog uređaja</w:t>
      </w:r>
      <w:r w:rsidR="00EC2FB8" w:rsidRPr="00A3423B">
        <w:rPr>
          <w:sz w:val="24"/>
          <w:lang w:val="hr-HR"/>
        </w:rPr>
        <w:t xml:space="preserve"> i olakšavanje ugradnje drugačijeg načina usmjeravanja od dosadašnjeg (</w:t>
      </w:r>
      <w:del w:id="103" w:author="Ognjen" w:date="2017-01-16T14:15:00Z">
        <w:r w:rsidR="00EC2FB8" w:rsidRPr="00A3423B" w:rsidDel="00CA361A">
          <w:rPr>
            <w:sz w:val="24"/>
            <w:lang w:val="hr-HR"/>
          </w:rPr>
          <w:delText>što je</w:delText>
        </w:r>
      </w:del>
      <w:ins w:id="104" w:author="Ognjen" w:date="2017-01-16T14:15:00Z">
        <w:r w:rsidR="00CA361A">
          <w:rPr>
            <w:sz w:val="24"/>
            <w:lang w:val="hr-HR"/>
          </w:rPr>
          <w:t>zasnovanog na</w:t>
        </w:r>
      </w:ins>
      <w:r w:rsidR="00EC2FB8" w:rsidRPr="00A3423B">
        <w:rPr>
          <w:sz w:val="24"/>
          <w:lang w:val="hr-HR"/>
        </w:rPr>
        <w:t xml:space="preserve"> </w:t>
      </w:r>
      <w:del w:id="105" w:author="Ognjen" w:date="2017-01-16T14:15:00Z">
        <w:r w:rsidR="00EC2FB8" w:rsidRPr="00A3423B" w:rsidDel="00CA361A">
          <w:rPr>
            <w:sz w:val="24"/>
            <w:lang w:val="hr-HR"/>
          </w:rPr>
          <w:delText xml:space="preserve">pomoću </w:delText>
        </w:r>
      </w:del>
      <w:ins w:id="106" w:author="Ognjen" w:date="2017-01-16T14:15:00Z">
        <w:r w:rsidR="00CA361A">
          <w:rPr>
            <w:sz w:val="24"/>
            <w:lang w:val="hr-HR"/>
          </w:rPr>
          <w:t xml:space="preserve">odredišnoj </w:t>
        </w:r>
      </w:ins>
      <w:r w:rsidR="00EC2FB8" w:rsidRPr="00A3423B">
        <w:rPr>
          <w:sz w:val="24"/>
          <w:lang w:val="hr-HR"/>
        </w:rPr>
        <w:t xml:space="preserve">IP </w:t>
      </w:r>
      <w:del w:id="107" w:author="Ognjen" w:date="2017-01-16T14:15:00Z">
        <w:r w:rsidR="00EC2FB8" w:rsidRPr="00A3423B" w:rsidDel="00CA361A">
          <w:rPr>
            <w:sz w:val="24"/>
            <w:lang w:val="hr-HR"/>
          </w:rPr>
          <w:delText xml:space="preserve">adrese </w:delText>
        </w:r>
      </w:del>
      <w:ins w:id="108" w:author="Ognjen" w:date="2017-01-16T14:15:00Z">
        <w:r w:rsidR="00CA361A" w:rsidRPr="00A3423B">
          <w:rPr>
            <w:sz w:val="24"/>
            <w:lang w:val="hr-HR"/>
          </w:rPr>
          <w:t>adres</w:t>
        </w:r>
        <w:r w:rsidR="00CA361A">
          <w:rPr>
            <w:sz w:val="24"/>
            <w:lang w:val="hr-HR"/>
          </w:rPr>
          <w:t>i</w:t>
        </w:r>
      </w:ins>
      <w:del w:id="109" w:author="Ognjen" w:date="2017-01-16T14:16:00Z">
        <w:r w:rsidR="00EC2FB8" w:rsidRPr="00A3423B" w:rsidDel="00CA361A">
          <w:rPr>
            <w:sz w:val="24"/>
            <w:lang w:val="hr-HR"/>
          </w:rPr>
          <w:delText xml:space="preserve">i </w:delText>
        </w:r>
        <w:commentRangeStart w:id="110"/>
        <w:r w:rsidR="00EC2FB8" w:rsidRPr="00A3423B" w:rsidDel="00CA361A">
          <w:rPr>
            <w:sz w:val="24"/>
            <w:lang w:val="hr-HR"/>
          </w:rPr>
          <w:delText>MAC adrese</w:delText>
        </w:r>
      </w:del>
      <w:commentRangeEnd w:id="110"/>
      <w:r w:rsidR="00CA361A">
        <w:rPr>
          <w:rStyle w:val="CommentReference"/>
        </w:rPr>
        <w:commentReference w:id="110"/>
      </w:r>
      <w:del w:id="111" w:author="Ognjen" w:date="2017-01-16T14:16:00Z">
        <w:r w:rsidR="00EC2FB8" w:rsidRPr="00A3423B" w:rsidDel="00E54391">
          <w:rPr>
            <w:sz w:val="24"/>
            <w:lang w:val="hr-HR"/>
          </w:rPr>
          <w:delText xml:space="preserve">). </w:delText>
        </w:r>
      </w:del>
      <w:ins w:id="112" w:author="Ognjen" w:date="2017-01-16T14:16:00Z">
        <w:r w:rsidR="00E54391" w:rsidRPr="00A3423B">
          <w:rPr>
            <w:sz w:val="24"/>
            <w:lang w:val="hr-HR"/>
          </w:rPr>
          <w:t>)</w:t>
        </w:r>
        <w:r w:rsidR="00E54391">
          <w:rPr>
            <w:sz w:val="24"/>
            <w:lang w:val="hr-HR"/>
          </w:rPr>
          <w:t>,</w:t>
        </w:r>
        <w:r w:rsidR="00E54391" w:rsidRPr="00A3423B">
          <w:rPr>
            <w:sz w:val="24"/>
            <w:lang w:val="hr-HR"/>
          </w:rPr>
          <w:t xml:space="preserve"> </w:t>
        </w:r>
      </w:ins>
      <w:del w:id="113" w:author="Ognjen" w:date="2017-01-16T14:16:00Z">
        <w:r w:rsidR="00EC2FB8" w:rsidRPr="00A3423B" w:rsidDel="00E54391">
          <w:rPr>
            <w:sz w:val="24"/>
            <w:lang w:val="hr-HR"/>
          </w:rPr>
          <w:delText>Tako da</w:delText>
        </w:r>
      </w:del>
      <w:ins w:id="114" w:author="Ognjen" w:date="2017-01-16T14:16:00Z">
        <w:r w:rsidR="00E54391">
          <w:rPr>
            <w:sz w:val="24"/>
            <w:lang w:val="hr-HR"/>
          </w:rPr>
          <w:t>čime</w:t>
        </w:r>
      </w:ins>
      <w:r w:rsidR="00EC2FB8" w:rsidRPr="00A3423B">
        <w:rPr>
          <w:sz w:val="24"/>
          <w:lang w:val="hr-HR"/>
        </w:rPr>
        <w:t xml:space="preserve"> istraživači i znanstvenici</w:t>
      </w:r>
      <w:ins w:id="115" w:author="Ognjen" w:date="2017-01-16T14:17:00Z">
        <w:r w:rsidR="00E54391">
          <w:rPr>
            <w:sz w:val="24"/>
            <w:lang w:val="hr-HR"/>
          </w:rPr>
          <w:t>,</w:t>
        </w:r>
      </w:ins>
      <w:r w:rsidR="00EC2FB8" w:rsidRPr="00A3423B">
        <w:rPr>
          <w:sz w:val="24"/>
          <w:lang w:val="hr-HR"/>
        </w:rPr>
        <w:t xml:space="preserve"> koji se bave osmišljavanjem novog načina po kojem bi se paketi usmjeravali</w:t>
      </w:r>
      <w:ins w:id="116" w:author="Ognjen" w:date="2017-01-16T14:17:00Z">
        <w:r w:rsidR="00E54391">
          <w:rPr>
            <w:sz w:val="24"/>
            <w:lang w:val="hr-HR"/>
          </w:rPr>
          <w:t>,</w:t>
        </w:r>
      </w:ins>
      <w:r w:rsidR="00EC2FB8" w:rsidRPr="00A3423B">
        <w:rPr>
          <w:sz w:val="24"/>
          <w:lang w:val="hr-HR"/>
        </w:rPr>
        <w:t xml:space="preserve"> </w:t>
      </w:r>
      <w:del w:id="117" w:author="Ognjen" w:date="2017-01-16T14:16:00Z">
        <w:r w:rsidR="00EC2FB8" w:rsidRPr="00A3423B" w:rsidDel="00E54391">
          <w:rPr>
            <w:sz w:val="24"/>
            <w:lang w:val="hr-HR"/>
          </w:rPr>
          <w:delText xml:space="preserve">po mreži </w:delText>
        </w:r>
      </w:del>
      <w:del w:id="118" w:author="Ognjen" w:date="2017-01-16T14:17:00Z">
        <w:r w:rsidR="00EC2FB8" w:rsidRPr="00A3423B" w:rsidDel="00E54391">
          <w:rPr>
            <w:sz w:val="24"/>
            <w:lang w:val="hr-HR"/>
          </w:rPr>
          <w:delText xml:space="preserve">jednostavnom </w:delText>
        </w:r>
      </w:del>
      <w:ins w:id="119" w:author="Ognjen" w:date="2017-01-16T14:17:00Z">
        <w:r w:rsidR="00E54391">
          <w:rPr>
            <w:sz w:val="24"/>
            <w:lang w:val="hr-HR"/>
          </w:rPr>
          <w:t>vlastitom</w:t>
        </w:r>
        <w:r w:rsidR="00E54391" w:rsidRPr="00A3423B">
          <w:rPr>
            <w:sz w:val="24"/>
            <w:lang w:val="hr-HR"/>
          </w:rPr>
          <w:t xml:space="preserve"> </w:t>
        </w:r>
      </w:ins>
      <w:r w:rsidR="00EC2FB8" w:rsidRPr="00A3423B">
        <w:rPr>
          <w:sz w:val="24"/>
          <w:lang w:val="hr-HR"/>
        </w:rPr>
        <w:t xml:space="preserve">programskom </w:t>
      </w:r>
      <w:del w:id="120" w:author="Ognjen" w:date="2017-01-16T14:17:00Z">
        <w:r w:rsidR="00EC2FB8" w:rsidRPr="00A3423B" w:rsidDel="00E54391">
          <w:rPr>
            <w:sz w:val="24"/>
            <w:lang w:val="hr-HR"/>
          </w:rPr>
          <w:delText xml:space="preserve">ugradnjom </w:delText>
        </w:r>
      </w:del>
      <w:ins w:id="121" w:author="Ognjen" w:date="2017-01-16T14:17:00Z">
        <w:r w:rsidR="00E54391">
          <w:rPr>
            <w:sz w:val="24"/>
            <w:lang w:val="hr-HR"/>
          </w:rPr>
          <w:lastRenderedPageBreak/>
          <w:t>izvedbom</w:t>
        </w:r>
        <w:r w:rsidR="00E54391" w:rsidRPr="00A3423B">
          <w:rPr>
            <w:sz w:val="24"/>
            <w:lang w:val="hr-HR"/>
          </w:rPr>
          <w:t xml:space="preserve"> </w:t>
        </w:r>
      </w:ins>
      <w:r w:rsidR="00EC2FB8" w:rsidRPr="00A3423B">
        <w:rPr>
          <w:sz w:val="24"/>
          <w:lang w:val="hr-HR"/>
        </w:rPr>
        <w:t xml:space="preserve">u </w:t>
      </w:r>
      <w:del w:id="122" w:author="Ognjen" w:date="2017-01-16T14:17:00Z">
        <w:r w:rsidR="00B92A04" w:rsidRPr="00A3423B" w:rsidDel="00E54391">
          <w:rPr>
            <w:sz w:val="24"/>
            <w:lang w:val="hr-HR"/>
          </w:rPr>
          <w:delText>upravljački uređaj</w:delText>
        </w:r>
      </w:del>
      <w:ins w:id="123" w:author="Ognjen" w:date="2017-01-16T14:17:00Z">
        <w:r w:rsidR="00E54391">
          <w:rPr>
            <w:sz w:val="24"/>
            <w:lang w:val="hr-HR"/>
          </w:rPr>
          <w:t>SDNC-u</w:t>
        </w:r>
      </w:ins>
      <w:r w:rsidR="00EC2FB8" w:rsidRPr="00A3423B">
        <w:rPr>
          <w:sz w:val="24"/>
          <w:lang w:val="hr-HR"/>
        </w:rPr>
        <w:t xml:space="preserve"> imaju mogućnost</w:t>
      </w:r>
      <w:ins w:id="124" w:author="Ognjen" w:date="2017-01-16T14:17:00Z">
        <w:r w:rsidR="00E54391">
          <w:rPr>
            <w:sz w:val="24"/>
            <w:lang w:val="hr-HR"/>
          </w:rPr>
          <w:t>, npr.,</w:t>
        </w:r>
      </w:ins>
      <w:r w:rsidR="00EC2FB8" w:rsidRPr="00A3423B">
        <w:rPr>
          <w:sz w:val="24"/>
          <w:lang w:val="hr-HR"/>
        </w:rPr>
        <w:t xml:space="preserve"> korištenja drugačijih parametara po kojima bi algoritmi za usmjeravanje donosili odluke </w:t>
      </w:r>
      <w:del w:id="125" w:author="Ognjen" w:date="2017-01-16T14:18:00Z">
        <w:r w:rsidR="00EC2FB8" w:rsidRPr="00A3423B" w:rsidDel="00E54391">
          <w:rPr>
            <w:sz w:val="24"/>
            <w:lang w:val="hr-HR"/>
          </w:rPr>
          <w:delText>prilikom odlučivanja</w:delText>
        </w:r>
      </w:del>
      <w:ins w:id="126" w:author="Ognjen" w:date="2017-01-16T14:18:00Z">
        <w:r w:rsidR="00E54391">
          <w:rPr>
            <w:sz w:val="24"/>
            <w:lang w:val="hr-HR"/>
          </w:rPr>
          <w:t xml:space="preserve">o putevima </w:t>
        </w:r>
      </w:ins>
      <w:moveToRangeStart w:id="127" w:author="Ognjen" w:date="2017-01-16T14:18:00Z" w:name="move472339616"/>
      <w:moveTo w:id="128" w:author="Ognjen" w:date="2017-01-16T14:18:00Z">
        <w:r w:rsidR="00E54391" w:rsidRPr="00A3423B">
          <w:rPr>
            <w:sz w:val="24"/>
            <w:lang w:val="hr-HR"/>
          </w:rPr>
          <w:t>[11][12]</w:t>
        </w:r>
      </w:moveTo>
      <w:moveToRangeEnd w:id="127"/>
      <w:r w:rsidR="00EC2FB8" w:rsidRPr="00A3423B">
        <w:rPr>
          <w:sz w:val="24"/>
          <w:lang w:val="hr-HR"/>
        </w:rPr>
        <w:t>.</w:t>
      </w:r>
      <w:r w:rsidR="000A5D13" w:rsidRPr="00A3423B">
        <w:rPr>
          <w:sz w:val="24"/>
          <w:lang w:val="hr-HR"/>
        </w:rPr>
        <w:t xml:space="preserve"> </w:t>
      </w:r>
      <w:moveFromRangeStart w:id="129" w:author="Ognjen" w:date="2017-01-16T14:18:00Z" w:name="move472339616"/>
      <w:moveFrom w:id="130" w:author="Ognjen" w:date="2017-01-16T14:18:00Z">
        <w:r w:rsidR="007D381A" w:rsidRPr="00A3423B" w:rsidDel="00E54391">
          <w:rPr>
            <w:sz w:val="24"/>
            <w:lang w:val="hr-HR"/>
          </w:rPr>
          <w:t>[11][12]</w:t>
        </w:r>
      </w:moveFrom>
      <w:moveFromRangeEnd w:id="129"/>
    </w:p>
    <w:p w14:paraId="549A0DF0" w14:textId="77777777" w:rsidR="007D58FC" w:rsidRPr="00A3423B" w:rsidRDefault="007D58FC" w:rsidP="00937FA1">
      <w:pPr>
        <w:spacing w:line="360" w:lineRule="auto"/>
        <w:rPr>
          <w:lang w:val="hr-HR"/>
        </w:rPr>
      </w:pPr>
      <w:r w:rsidRPr="00A3423B">
        <w:rPr>
          <w:lang w:val="hr-HR"/>
        </w:rPr>
        <w:br w:type="page"/>
      </w:r>
    </w:p>
    <w:p w14:paraId="35159A96" w14:textId="041A44EA" w:rsidR="00EC2FB8" w:rsidRPr="00A3423B" w:rsidRDefault="007D58FC" w:rsidP="00937FA1">
      <w:pPr>
        <w:spacing w:line="360" w:lineRule="auto"/>
        <w:ind w:firstLine="720"/>
        <w:jc w:val="both"/>
        <w:rPr>
          <w:sz w:val="24"/>
          <w:lang w:val="hr-HR"/>
        </w:rPr>
      </w:pPr>
      <w:commentRangeStart w:id="131"/>
      <w:r w:rsidRPr="00A3423B">
        <w:rPr>
          <w:noProof/>
          <w:lang w:val="hr-HR" w:eastAsia="hr-HR"/>
        </w:rPr>
        <w:lastRenderedPageBreak/>
        <mc:AlternateContent>
          <mc:Choice Requires="wps">
            <w:drawing>
              <wp:anchor distT="0" distB="0" distL="114300" distR="114300" simplePos="0" relativeHeight="251680768" behindDoc="0" locked="0" layoutInCell="1" allowOverlap="1" wp14:anchorId="7AD2E067" wp14:editId="06F7BC71">
                <wp:simplePos x="0" y="0"/>
                <wp:positionH relativeFrom="margin">
                  <wp:align>center</wp:align>
                </wp:positionH>
                <wp:positionV relativeFrom="paragraph">
                  <wp:posOffset>5728335</wp:posOffset>
                </wp:positionV>
                <wp:extent cx="2962275" cy="300355"/>
                <wp:effectExtent l="0" t="0" r="9525" b="4445"/>
                <wp:wrapTopAndBottom/>
                <wp:docPr id="19" name="Text Box 19"/>
                <wp:cNvGraphicFramePr/>
                <a:graphic xmlns:a="http://schemas.openxmlformats.org/drawingml/2006/main">
                  <a:graphicData uri="http://schemas.microsoft.com/office/word/2010/wordprocessingShape">
                    <wps:wsp>
                      <wps:cNvSpPr txBox="1"/>
                      <wps:spPr>
                        <a:xfrm>
                          <a:off x="0" y="0"/>
                          <a:ext cx="2962275" cy="300355"/>
                        </a:xfrm>
                        <a:prstGeom prst="rect">
                          <a:avLst/>
                        </a:prstGeom>
                        <a:solidFill>
                          <a:prstClr val="white"/>
                        </a:solidFill>
                        <a:ln>
                          <a:noFill/>
                        </a:ln>
                      </wps:spPr>
                      <wps:txbx>
                        <w:txbxContent>
                          <w:p w14:paraId="327602CA" w14:textId="7791C079" w:rsidR="008E074F" w:rsidRPr="00A203E6" w:rsidRDefault="008E074F" w:rsidP="000E2FF1">
                            <w:pPr>
                              <w:pStyle w:val="Caption"/>
                              <w:jc w:val="center"/>
                              <w:rPr>
                                <w:rFonts w:ascii="Times New Roman" w:eastAsia="Times New Roman" w:hAnsi="Times New Roman" w:cs="Times New Roman"/>
                                <w:sz w:val="24"/>
                                <w:szCs w:val="20"/>
                                <w:lang w:val="en-US"/>
                              </w:rPr>
                            </w:pPr>
                            <w:bookmarkStart w:id="132" w:name="_Toc472075300"/>
                            <w:r>
                              <w:t xml:space="preserve">Slika </w:t>
                            </w:r>
                            <w:r>
                              <w:fldChar w:fldCharType="begin"/>
                            </w:r>
                            <w:r>
                              <w:instrText xml:space="preserve"> SEQ Slika \* ARABIC </w:instrText>
                            </w:r>
                            <w:r>
                              <w:fldChar w:fldCharType="separate"/>
                            </w:r>
                            <w:r>
                              <w:rPr>
                                <w:noProof/>
                              </w:rPr>
                              <w:t>1</w:t>
                            </w:r>
                            <w:r>
                              <w:rPr>
                                <w:noProof/>
                              </w:rPr>
                              <w:fldChar w:fldCharType="end"/>
                            </w:r>
                            <w:r>
                              <w:t xml:space="preserve"> SDN </w:t>
                            </w:r>
                            <w:del w:id="133" w:author="Ognjen" w:date="2017-01-16T14:27:00Z">
                              <w:r w:rsidDel="00DC5065">
                                <w:delText>slojevi</w:delText>
                              </w:r>
                            </w:del>
                            <w:bookmarkEnd w:id="132"/>
                            <w:ins w:id="134" w:author="Ognjen" w:date="2017-01-16T14:27:00Z">
                              <w:r>
                                <w:t>arhitektura</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AD2E067" id="_x0000_t202" coordsize="21600,21600" o:spt="202" path="m,l,21600r21600,l21600,xe">
                <v:stroke joinstyle="miter"/>
                <v:path gradientshapeok="t" o:connecttype="rect"/>
              </v:shapetype>
              <v:shape id="Text Box 19" o:spid="_x0000_s1026" type="#_x0000_t202" style="position:absolute;left:0;text-align:left;margin-left:0;margin-top:451.05pt;width:233.25pt;height:23.65pt;z-index:25168076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" stroked="f">
                <v:textbox inset="0,0,0,0">
                  <w:txbxContent>
                    <w:p w14:paraId="327602CA" w14:textId="7791C079" w:rsidR="008E074F" w:rsidRPr="00A203E6" w:rsidRDefault="008E074F" w:rsidP="000E2FF1">
                      <w:pPr>
                        <w:pStyle w:val="Caption"/>
                        <w:jc w:val="center"/>
                        <w:rPr>
                          <w:rFonts w:ascii="Times New Roman" w:eastAsia="Times New Roman" w:hAnsi="Times New Roman" w:cs="Times New Roman"/>
                          <w:sz w:val="24"/>
                          <w:szCs w:val="20"/>
                          <w:lang w:val="en-US"/>
                        </w:rPr>
                      </w:pPr>
                      <w:bookmarkStart w:id="135" w:name="_Toc472075300"/>
                      <w:r>
                        <w:t xml:space="preserve">Slika </w:t>
                      </w:r>
                      <w:r>
                        <w:fldChar w:fldCharType="begin"/>
                      </w:r>
                      <w:r>
                        <w:instrText xml:space="preserve"> SEQ Slika \* ARABIC </w:instrText>
                      </w:r>
                      <w:r>
                        <w:fldChar w:fldCharType="separate"/>
                      </w:r>
                      <w:r>
                        <w:rPr>
                          <w:noProof/>
                        </w:rPr>
                        <w:t>1</w:t>
                      </w:r>
                      <w:r>
                        <w:rPr>
                          <w:noProof/>
                        </w:rPr>
                        <w:fldChar w:fldCharType="end"/>
                      </w:r>
                      <w:r>
                        <w:t xml:space="preserve"> SDN </w:t>
                      </w:r>
                      <w:del w:id="136" w:author="Ognjen" w:date="2017-01-16T14:27:00Z">
                        <w:r w:rsidDel="00DC5065">
                          <w:delText>slojevi</w:delText>
                        </w:r>
                      </w:del>
                      <w:bookmarkEnd w:id="135"/>
                      <w:ins w:id="137" w:author="Ognjen" w:date="2017-01-16T14:27:00Z">
                        <w:r>
                          <w:t>arhitektura</w:t>
                        </w:r>
                      </w:ins>
                    </w:p>
                  </w:txbxContent>
                </v:textbox>
                <w10:wrap type="topAndBottom" anchorx="margin"/>
              </v:shape>
            </w:pict>
          </mc:Fallback>
        </mc:AlternateContent>
      </w:r>
      <w:commentRangeStart w:id="138"/>
      <w:r w:rsidRPr="00A3423B">
        <w:rPr>
          <w:noProof/>
          <w:lang w:val="hr-HR" w:eastAsia="hr-HR"/>
        </w:rPr>
        <w:drawing>
          <wp:anchor distT="0" distB="0" distL="114300" distR="114300" simplePos="0" relativeHeight="251678720" behindDoc="0" locked="0" layoutInCell="1" allowOverlap="1" wp14:anchorId="6904F99D" wp14:editId="7EE8EF92">
            <wp:simplePos x="0" y="0"/>
            <wp:positionH relativeFrom="margin">
              <wp:posOffset>1485900</wp:posOffset>
            </wp:positionH>
            <wp:positionV relativeFrom="paragraph">
              <wp:posOffset>0</wp:posOffset>
            </wp:positionV>
            <wp:extent cx="2962275" cy="5681345"/>
            <wp:effectExtent l="0" t="0" r="9525" b="0"/>
            <wp:wrapTopAndBottom/>
            <wp:docPr id="1"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reza.jpg"/>
                    <pic:cNvPicPr/>
                  </pic:nvPicPr>
                  <pic:blipFill>
                    <a:blip r:embed="rId12">
                      <a:extLst>
                        <a:ext uri="{28A0092B-C50C-407E-A947-70E740481C1C}">
                          <a14:useLocalDpi xmlns:a14="http://schemas.microsoft.com/office/drawing/2010/main" val="0"/>
                        </a:ext>
                      </a:extLst>
                    </a:blip>
                    <a:stretch>
                      <a:fillRect/>
                    </a:stretch>
                  </pic:blipFill>
                  <pic:spPr>
                    <a:xfrm>
                      <a:off x="0" y="0"/>
                      <a:ext cx="2962275" cy="5681345"/>
                    </a:xfrm>
                    <a:prstGeom prst="rect">
                      <a:avLst/>
                    </a:prstGeom>
                  </pic:spPr>
                </pic:pic>
              </a:graphicData>
            </a:graphic>
            <wp14:sizeRelH relativeFrom="margin">
              <wp14:pctWidth>0</wp14:pctWidth>
            </wp14:sizeRelH>
            <wp14:sizeRelV relativeFrom="margin">
              <wp14:pctHeight>0</wp14:pctHeight>
            </wp14:sizeRelV>
          </wp:anchor>
        </w:drawing>
      </w:r>
      <w:commentRangeEnd w:id="138"/>
      <w:r w:rsidR="00E54391">
        <w:rPr>
          <w:rStyle w:val="CommentReference"/>
        </w:rPr>
        <w:commentReference w:id="138"/>
      </w:r>
      <w:r w:rsidR="00B92A04" w:rsidRPr="00A3423B">
        <w:rPr>
          <w:sz w:val="24"/>
          <w:lang w:val="hr-HR"/>
        </w:rPr>
        <w:t>Mrežni u</w:t>
      </w:r>
      <w:r w:rsidR="00EC2FB8" w:rsidRPr="00A3423B">
        <w:rPr>
          <w:sz w:val="24"/>
          <w:lang w:val="hr-HR"/>
        </w:rPr>
        <w:t>ređaji u SDN arhitekturi</w:t>
      </w:r>
      <w:ins w:id="139" w:author="Ognjen" w:date="2017-01-16T14:27:00Z">
        <w:r w:rsidR="00DC5065">
          <w:rPr>
            <w:sz w:val="24"/>
            <w:lang w:val="hr-HR"/>
          </w:rPr>
          <w:t xml:space="preserve"> (slika 1)</w:t>
        </w:r>
      </w:ins>
      <w:r w:rsidR="00EC2FB8" w:rsidRPr="00A3423B">
        <w:rPr>
          <w:sz w:val="24"/>
          <w:lang w:val="hr-HR"/>
        </w:rPr>
        <w:t xml:space="preserve"> koji obavljaju funkciju prosljeđivanja </w:t>
      </w:r>
      <w:r w:rsidR="00F922AF" w:rsidRPr="00A3423B">
        <w:rPr>
          <w:sz w:val="24"/>
          <w:lang w:val="hr-HR"/>
        </w:rPr>
        <w:t>daleko su</w:t>
      </w:r>
      <w:r w:rsidR="00EC2FB8" w:rsidRPr="00A3423B">
        <w:rPr>
          <w:sz w:val="24"/>
          <w:lang w:val="hr-HR"/>
        </w:rPr>
        <w:t xml:space="preserve"> jednostavniji </w:t>
      </w:r>
      <w:r w:rsidR="00F922AF" w:rsidRPr="00A3423B">
        <w:rPr>
          <w:sz w:val="24"/>
          <w:lang w:val="hr-HR"/>
        </w:rPr>
        <w:t xml:space="preserve">od </w:t>
      </w:r>
      <w:r w:rsidR="00B92A04" w:rsidRPr="00A3423B">
        <w:rPr>
          <w:sz w:val="24"/>
          <w:lang w:val="hr-HR"/>
        </w:rPr>
        <w:t xml:space="preserve">mrežnih </w:t>
      </w:r>
      <w:r w:rsidR="00F922AF" w:rsidRPr="00A3423B">
        <w:rPr>
          <w:sz w:val="24"/>
          <w:lang w:val="hr-HR"/>
        </w:rPr>
        <w:t>uređaja</w:t>
      </w:r>
      <w:r w:rsidR="00EC2FB8" w:rsidRPr="00A3423B">
        <w:rPr>
          <w:sz w:val="24"/>
          <w:lang w:val="hr-HR"/>
        </w:rPr>
        <w:t xml:space="preserve"> koji imaju tu</w:t>
      </w:r>
      <w:r w:rsidR="00F922AF" w:rsidRPr="00A3423B">
        <w:rPr>
          <w:sz w:val="24"/>
          <w:lang w:val="hr-HR"/>
        </w:rPr>
        <w:t xml:space="preserve"> istu</w:t>
      </w:r>
      <w:r w:rsidR="00EC2FB8" w:rsidRPr="00A3423B">
        <w:rPr>
          <w:sz w:val="24"/>
          <w:lang w:val="hr-HR"/>
        </w:rPr>
        <w:t xml:space="preserve"> funkciju u tradicionalnoj mreži</w:t>
      </w:r>
      <w:ins w:id="140" w:author="Ognjen" w:date="2017-01-16T14:50:00Z">
        <w:r w:rsidR="001A5B20">
          <w:rPr>
            <w:sz w:val="24"/>
            <w:lang w:val="hr-HR"/>
          </w:rPr>
          <w:t>.</w:t>
        </w:r>
      </w:ins>
      <w:r w:rsidR="00EC2FB8" w:rsidRPr="00A3423B">
        <w:rPr>
          <w:sz w:val="24"/>
          <w:lang w:val="hr-HR"/>
        </w:rPr>
        <w:t xml:space="preserve"> </w:t>
      </w:r>
      <w:del w:id="141" w:author="Ognjen" w:date="2017-01-16T14:50:00Z">
        <w:r w:rsidR="00EC2FB8" w:rsidRPr="00A3423B" w:rsidDel="001A5B20">
          <w:rPr>
            <w:sz w:val="24"/>
            <w:lang w:val="hr-HR"/>
          </w:rPr>
          <w:delText xml:space="preserve">zbog toga što oni </w:delText>
        </w:r>
      </w:del>
      <w:ins w:id="142" w:author="Ognjen" w:date="2017-01-16T14:50:00Z">
        <w:r w:rsidR="001A5B20">
          <w:rPr>
            <w:sz w:val="24"/>
            <w:lang w:val="hr-HR"/>
          </w:rPr>
          <w:t>O</w:t>
        </w:r>
        <w:r w:rsidR="001A5B20" w:rsidRPr="00A3423B">
          <w:rPr>
            <w:sz w:val="24"/>
            <w:lang w:val="hr-HR"/>
          </w:rPr>
          <w:t xml:space="preserve">ni </w:t>
        </w:r>
      </w:ins>
      <w:r w:rsidR="00EC2FB8" w:rsidRPr="00A3423B">
        <w:rPr>
          <w:sz w:val="24"/>
          <w:lang w:val="hr-HR"/>
        </w:rPr>
        <w:t>nemaju direktno u sebi ugrađenu logiku ("pamet")</w:t>
      </w:r>
      <w:ins w:id="143" w:author="Ognjen" w:date="2017-01-16T14:51:00Z">
        <w:r w:rsidR="001A5B20">
          <w:rPr>
            <w:sz w:val="24"/>
            <w:lang w:val="hr-HR"/>
          </w:rPr>
          <w:t xml:space="preserve"> upravljanja prosljeđivanjem</w:t>
        </w:r>
      </w:ins>
      <w:ins w:id="144" w:author="Ognjen" w:date="2017-01-16T14:28:00Z">
        <w:r w:rsidR="00DC5065">
          <w:rPr>
            <w:sz w:val="24"/>
            <w:lang w:val="hr-HR"/>
          </w:rPr>
          <w:t>,</w:t>
        </w:r>
      </w:ins>
      <w:r w:rsidR="00EC2FB8" w:rsidRPr="00A3423B">
        <w:rPr>
          <w:sz w:val="24"/>
          <w:lang w:val="hr-HR"/>
        </w:rPr>
        <w:t xml:space="preserve"> već je ta logika centralizirana u </w:t>
      </w:r>
      <w:del w:id="145" w:author="Ognjen" w:date="2017-01-16T14:28:00Z">
        <w:r w:rsidR="00D02ADC" w:rsidRPr="00A3423B" w:rsidDel="00DC5065">
          <w:rPr>
            <w:sz w:val="24"/>
            <w:lang w:val="hr-HR"/>
          </w:rPr>
          <w:delText>mrežnom uređaj</w:delText>
        </w:r>
      </w:del>
      <w:ins w:id="146" w:author="Ognjen" w:date="2017-01-16T14:28:00Z">
        <w:r w:rsidR="00DC5065">
          <w:rPr>
            <w:sz w:val="24"/>
            <w:lang w:val="hr-HR"/>
          </w:rPr>
          <w:t>SDNC-</w:t>
        </w:r>
      </w:ins>
      <w:r w:rsidR="00D02ADC" w:rsidRPr="00A3423B">
        <w:rPr>
          <w:sz w:val="24"/>
          <w:lang w:val="hr-HR"/>
        </w:rPr>
        <w:t>u</w:t>
      </w:r>
      <w:r w:rsidR="00EC2FB8" w:rsidRPr="00A3423B">
        <w:rPr>
          <w:sz w:val="24"/>
          <w:lang w:val="hr-HR"/>
        </w:rPr>
        <w:t xml:space="preserve"> koji onda donosi odluku </w:t>
      </w:r>
      <w:del w:id="147" w:author="Ognjen" w:date="2017-01-16T14:28:00Z">
        <w:r w:rsidR="00EC2FB8" w:rsidRPr="00A3423B" w:rsidDel="00DC5065">
          <w:rPr>
            <w:sz w:val="24"/>
            <w:lang w:val="hr-HR"/>
          </w:rPr>
          <w:delText>što napraviti sa</w:delText>
        </w:r>
      </w:del>
      <w:ins w:id="148" w:author="Ognjen" w:date="2017-01-16T14:28:00Z">
        <w:r w:rsidR="00DC5065">
          <w:rPr>
            <w:sz w:val="24"/>
            <w:lang w:val="hr-HR"/>
          </w:rPr>
          <w:t>kako obraditi</w:t>
        </w:r>
      </w:ins>
      <w:r w:rsidR="00EC2FB8" w:rsidRPr="00A3423B">
        <w:rPr>
          <w:sz w:val="24"/>
          <w:lang w:val="hr-HR"/>
        </w:rPr>
        <w:t xml:space="preserve"> svaki</w:t>
      </w:r>
      <w:del w:id="149" w:author="Ognjen" w:date="2017-01-16T14:28:00Z">
        <w:r w:rsidR="00EC2FB8" w:rsidRPr="00A3423B" w:rsidDel="00DC5065">
          <w:rPr>
            <w:sz w:val="24"/>
            <w:lang w:val="hr-HR"/>
          </w:rPr>
          <w:delText>m</w:delText>
        </w:r>
      </w:del>
      <w:r w:rsidR="00EC2FB8" w:rsidRPr="00A3423B">
        <w:rPr>
          <w:sz w:val="24"/>
          <w:lang w:val="hr-HR"/>
        </w:rPr>
        <w:t xml:space="preserve"> paket</w:t>
      </w:r>
      <w:del w:id="150" w:author="Ognjen" w:date="2017-01-16T14:28:00Z">
        <w:r w:rsidR="00EC2FB8" w:rsidRPr="00A3423B" w:rsidDel="00DC5065">
          <w:rPr>
            <w:sz w:val="24"/>
            <w:lang w:val="hr-HR"/>
          </w:rPr>
          <w:delText>om</w:delText>
        </w:r>
      </w:del>
      <w:r w:rsidR="00EC2FB8" w:rsidRPr="00A3423B">
        <w:rPr>
          <w:sz w:val="24"/>
          <w:lang w:val="hr-HR"/>
        </w:rPr>
        <w:t xml:space="preserve">, dok </w:t>
      </w:r>
      <w:del w:id="151" w:author="Ognjen" w:date="2017-01-16T14:51:00Z">
        <w:r w:rsidR="00EC2FB8" w:rsidRPr="00A3423B" w:rsidDel="001A5B20">
          <w:rPr>
            <w:sz w:val="24"/>
            <w:lang w:val="hr-HR"/>
          </w:rPr>
          <w:delText xml:space="preserve">takvi </w:delText>
        </w:r>
      </w:del>
      <w:ins w:id="152" w:author="Ognjen" w:date="2017-01-16T14:51:00Z">
        <w:r w:rsidR="001A5B20">
          <w:rPr>
            <w:sz w:val="24"/>
            <w:lang w:val="hr-HR"/>
          </w:rPr>
          <w:t>mrežni</w:t>
        </w:r>
        <w:r w:rsidR="001A5B20" w:rsidRPr="00A3423B">
          <w:rPr>
            <w:sz w:val="24"/>
            <w:lang w:val="hr-HR"/>
          </w:rPr>
          <w:t xml:space="preserve"> </w:t>
        </w:r>
      </w:ins>
      <w:r w:rsidR="00EC2FB8" w:rsidRPr="00A3423B">
        <w:rPr>
          <w:sz w:val="24"/>
          <w:lang w:val="hr-HR"/>
        </w:rPr>
        <w:t xml:space="preserve">uređaji </w:t>
      </w:r>
      <w:del w:id="153" w:author="Ognjen" w:date="2017-01-16T14:19:00Z">
        <w:r w:rsidR="00EC2FB8" w:rsidRPr="00A3423B" w:rsidDel="00E54391">
          <w:rPr>
            <w:sz w:val="24"/>
            <w:lang w:val="hr-HR"/>
          </w:rPr>
          <w:delText xml:space="preserve">slijepo </w:delText>
        </w:r>
      </w:del>
      <w:r w:rsidR="00EC2FB8" w:rsidRPr="00A3423B">
        <w:rPr>
          <w:sz w:val="24"/>
          <w:lang w:val="hr-HR"/>
        </w:rPr>
        <w:t xml:space="preserve">slijede odluku koju je </w:t>
      </w:r>
      <w:r w:rsidR="00D02ADC" w:rsidRPr="00A3423B">
        <w:rPr>
          <w:sz w:val="24"/>
          <w:lang w:val="hr-HR"/>
        </w:rPr>
        <w:t>upravljački uređaj</w:t>
      </w:r>
      <w:r w:rsidR="00EC2FB8" w:rsidRPr="00A3423B">
        <w:rPr>
          <w:sz w:val="24"/>
          <w:lang w:val="hr-HR"/>
        </w:rPr>
        <w:t xml:space="preserve"> donio. </w:t>
      </w:r>
      <w:del w:id="154" w:author="Ognjen" w:date="2017-01-16T14:52:00Z">
        <w:r w:rsidR="00EC2FB8" w:rsidRPr="00A3423B" w:rsidDel="001A5B20">
          <w:rPr>
            <w:sz w:val="24"/>
            <w:lang w:val="hr-HR"/>
          </w:rPr>
          <w:delText xml:space="preserve">Krivo razmišljanje </w:delText>
        </w:r>
        <w:r w:rsidR="00510DA5" w:rsidRPr="00A3423B" w:rsidDel="001A5B20">
          <w:rPr>
            <w:sz w:val="24"/>
            <w:lang w:val="hr-HR"/>
          </w:rPr>
          <w:delText>bilo</w:delText>
        </w:r>
      </w:del>
      <w:ins w:id="155" w:author="Ognjen" w:date="2017-01-16T14:52:00Z">
        <w:r w:rsidR="001A5B20">
          <w:rPr>
            <w:sz w:val="24"/>
            <w:lang w:val="hr-HR"/>
          </w:rPr>
          <w:t>Kako</w:t>
        </w:r>
      </w:ins>
      <w:r w:rsidR="00510DA5" w:rsidRPr="00A3423B">
        <w:rPr>
          <w:sz w:val="24"/>
          <w:lang w:val="hr-HR"/>
        </w:rPr>
        <w:t xml:space="preserve"> bi</w:t>
      </w:r>
      <w:r w:rsidR="00EC2FB8" w:rsidRPr="00A3423B">
        <w:rPr>
          <w:sz w:val="24"/>
          <w:lang w:val="hr-HR"/>
        </w:rPr>
        <w:t xml:space="preserve"> </w:t>
      </w:r>
      <w:ins w:id="156" w:author="Ognjen" w:date="2017-01-16T14:52:00Z">
        <w:r w:rsidR="001A5B20">
          <w:rPr>
            <w:sz w:val="24"/>
            <w:lang w:val="hr-HR"/>
          </w:rPr>
          <w:t xml:space="preserve">se izbjeglo </w:t>
        </w:r>
      </w:ins>
      <w:r w:rsidR="00EC2FB8" w:rsidRPr="00A3423B">
        <w:rPr>
          <w:sz w:val="24"/>
          <w:lang w:val="hr-HR"/>
        </w:rPr>
        <w:t xml:space="preserve">da za svaki primljeni paket </w:t>
      </w:r>
      <w:del w:id="157" w:author="Ognjen" w:date="2017-01-16T14:52:00Z">
        <w:r w:rsidR="00EC2FB8" w:rsidRPr="00A3423B" w:rsidDel="001A5B20">
          <w:rPr>
            <w:sz w:val="24"/>
            <w:lang w:val="hr-HR"/>
          </w:rPr>
          <w:delText xml:space="preserve">takav </w:delText>
        </w:r>
        <w:r w:rsidR="0051621A" w:rsidRPr="00A3423B" w:rsidDel="001A5B20">
          <w:rPr>
            <w:sz w:val="24"/>
            <w:lang w:val="hr-HR"/>
          </w:rPr>
          <w:delText>usmjernik</w:delText>
        </w:r>
      </w:del>
      <w:ins w:id="158" w:author="Ognjen" w:date="2017-01-16T14:52:00Z">
        <w:r w:rsidR="001A5B20">
          <w:rPr>
            <w:sz w:val="24"/>
            <w:lang w:val="hr-HR"/>
          </w:rPr>
          <w:t>mrežni uređaj</w:t>
        </w:r>
      </w:ins>
      <w:r w:rsidR="00EC2FB8" w:rsidRPr="00A3423B">
        <w:rPr>
          <w:sz w:val="24"/>
          <w:lang w:val="hr-HR"/>
        </w:rPr>
        <w:t xml:space="preserve"> mora pitati </w:t>
      </w:r>
      <w:del w:id="159" w:author="Ognjen" w:date="2017-01-16T14:52:00Z">
        <w:r w:rsidR="00D02ADC" w:rsidRPr="00A3423B" w:rsidDel="001A5B20">
          <w:rPr>
            <w:sz w:val="24"/>
            <w:lang w:val="hr-HR"/>
          </w:rPr>
          <w:delText xml:space="preserve">upravljački </w:delText>
        </w:r>
      </w:del>
      <w:ins w:id="160" w:author="Ognjen" w:date="2017-01-16T14:52:00Z">
        <w:r w:rsidR="001A5B20">
          <w:rPr>
            <w:sz w:val="24"/>
            <w:lang w:val="hr-HR"/>
          </w:rPr>
          <w:t>SDNC</w:t>
        </w:r>
        <w:r w:rsidR="001A5B20" w:rsidRPr="00A3423B">
          <w:rPr>
            <w:sz w:val="24"/>
            <w:lang w:val="hr-HR"/>
          </w:rPr>
          <w:t xml:space="preserve"> </w:t>
        </w:r>
      </w:ins>
      <w:del w:id="161" w:author="Ognjen" w:date="2017-01-16T14:52:00Z">
        <w:r w:rsidR="00D02ADC" w:rsidRPr="00A3423B" w:rsidDel="001A5B20">
          <w:rPr>
            <w:sz w:val="24"/>
            <w:lang w:val="hr-HR"/>
          </w:rPr>
          <w:delText>uređaj</w:delText>
        </w:r>
        <w:r w:rsidR="00EC2FB8" w:rsidRPr="00A3423B" w:rsidDel="001A5B20">
          <w:rPr>
            <w:sz w:val="24"/>
            <w:lang w:val="hr-HR"/>
          </w:rPr>
          <w:delText xml:space="preserve"> </w:delText>
        </w:r>
      </w:del>
      <w:r w:rsidR="00EC2FB8" w:rsidRPr="00A3423B">
        <w:rPr>
          <w:sz w:val="24"/>
          <w:lang w:val="hr-HR"/>
        </w:rPr>
        <w:t xml:space="preserve">što napraviti s </w:t>
      </w:r>
      <w:del w:id="162" w:author="Ognjen" w:date="2017-01-16T14:52:00Z">
        <w:r w:rsidR="00EC2FB8" w:rsidRPr="00A3423B" w:rsidDel="001A5B20">
          <w:rPr>
            <w:sz w:val="24"/>
            <w:lang w:val="hr-HR"/>
          </w:rPr>
          <w:delText>njima</w:delText>
        </w:r>
      </w:del>
      <w:ins w:id="163" w:author="Ognjen" w:date="2017-01-16T14:52:00Z">
        <w:r w:rsidR="001A5B20" w:rsidRPr="00A3423B">
          <w:rPr>
            <w:sz w:val="24"/>
            <w:lang w:val="hr-HR"/>
          </w:rPr>
          <w:t>njim</w:t>
        </w:r>
        <w:r w:rsidR="001A5B20">
          <w:rPr>
            <w:sz w:val="24"/>
            <w:lang w:val="hr-HR"/>
          </w:rPr>
          <w:t>e</w:t>
        </w:r>
      </w:ins>
      <w:del w:id="164" w:author="Ognjen" w:date="2017-01-16T14:52:00Z">
        <w:r w:rsidR="00EC2FB8" w:rsidRPr="00A3423B" w:rsidDel="001A5B20">
          <w:rPr>
            <w:sz w:val="24"/>
            <w:lang w:val="hr-HR"/>
          </w:rPr>
          <w:delText xml:space="preserve">. </w:delText>
        </w:r>
      </w:del>
      <w:ins w:id="165" w:author="Ognjen" w:date="2017-01-16T14:52:00Z">
        <w:r w:rsidR="001A5B20">
          <w:rPr>
            <w:sz w:val="24"/>
            <w:lang w:val="hr-HR"/>
          </w:rPr>
          <w:t>,</w:t>
        </w:r>
        <w:r w:rsidR="001A5B20" w:rsidRPr="00A3423B">
          <w:rPr>
            <w:sz w:val="24"/>
            <w:lang w:val="hr-HR"/>
          </w:rPr>
          <w:t xml:space="preserve"> </w:t>
        </w:r>
      </w:ins>
      <w:del w:id="166" w:author="Ognjen" w:date="2017-01-16T14:52:00Z">
        <w:r w:rsidR="00EC2FB8" w:rsidRPr="00A3423B" w:rsidDel="001A5B20">
          <w:rPr>
            <w:sz w:val="24"/>
            <w:lang w:val="hr-HR"/>
          </w:rPr>
          <w:delText>Na takav</w:delText>
        </w:r>
      </w:del>
      <w:ins w:id="167" w:author="Ognjen" w:date="2017-01-16T14:52:00Z">
        <w:r w:rsidR="001A5B20">
          <w:rPr>
            <w:sz w:val="24"/>
            <w:lang w:val="hr-HR"/>
          </w:rPr>
          <w:t>što</w:t>
        </w:r>
      </w:ins>
      <w:r w:rsidR="00510DA5" w:rsidRPr="00A3423B">
        <w:rPr>
          <w:sz w:val="24"/>
          <w:lang w:val="hr-HR"/>
        </w:rPr>
        <w:t xml:space="preserve"> bi</w:t>
      </w:r>
      <w:r w:rsidR="00EC2FB8" w:rsidRPr="00A3423B">
        <w:rPr>
          <w:sz w:val="24"/>
          <w:lang w:val="hr-HR"/>
        </w:rPr>
        <w:t xml:space="preserve"> </w:t>
      </w:r>
      <w:del w:id="168" w:author="Ognjen" w:date="2017-01-16T14:53:00Z">
        <w:r w:rsidR="00EC2FB8" w:rsidRPr="00A3423B" w:rsidDel="001A5B20">
          <w:rPr>
            <w:sz w:val="24"/>
            <w:lang w:val="hr-HR"/>
          </w:rPr>
          <w:delText>n</w:delText>
        </w:r>
        <w:r w:rsidR="00510DA5" w:rsidRPr="00A3423B" w:rsidDel="001A5B20">
          <w:rPr>
            <w:sz w:val="24"/>
            <w:lang w:val="hr-HR"/>
          </w:rPr>
          <w:delText xml:space="preserve">ačin </w:delText>
        </w:r>
        <w:r w:rsidR="00D02ADC" w:rsidRPr="00A3423B" w:rsidDel="001A5B20">
          <w:rPr>
            <w:sz w:val="24"/>
            <w:lang w:val="hr-HR"/>
          </w:rPr>
          <w:delText>upravljački uređaj</w:delText>
        </w:r>
        <w:r w:rsidR="00EC2FB8" w:rsidRPr="00A3423B" w:rsidDel="001A5B20">
          <w:rPr>
            <w:sz w:val="24"/>
            <w:lang w:val="hr-HR"/>
          </w:rPr>
          <w:delText xml:space="preserve"> bio prezatrpan odlučivanjem u mreži za koju je zadužen i to </w:delText>
        </w:r>
        <w:r w:rsidR="00EC2FB8" w:rsidRPr="00A3423B" w:rsidDel="001A5B20">
          <w:rPr>
            <w:sz w:val="24"/>
            <w:lang w:val="hr-HR"/>
          </w:rPr>
          <w:lastRenderedPageBreak/>
          <w:delText>ne bi bilo dobro.</w:delText>
        </w:r>
      </w:del>
      <w:ins w:id="169" w:author="Ognjen" w:date="2017-01-16T14:53:00Z">
        <w:r w:rsidR="001A5B20">
          <w:rPr>
            <w:sz w:val="24"/>
            <w:lang w:val="hr-HR"/>
          </w:rPr>
          <w:t>moglo preopteretiti upravljački uređaj,</w:t>
        </w:r>
      </w:ins>
      <w:r w:rsidR="00EC2FB8" w:rsidRPr="00A3423B">
        <w:rPr>
          <w:sz w:val="24"/>
          <w:lang w:val="hr-HR"/>
        </w:rPr>
        <w:t xml:space="preserve"> </w:t>
      </w:r>
      <w:del w:id="170" w:author="Ognjen" w:date="2017-01-16T14:53:00Z">
        <w:r w:rsidR="00EC2FB8" w:rsidRPr="00A3423B" w:rsidDel="001A5B20">
          <w:rPr>
            <w:sz w:val="24"/>
            <w:lang w:val="hr-HR"/>
          </w:rPr>
          <w:delText xml:space="preserve">U </w:delText>
        </w:r>
      </w:del>
      <w:ins w:id="171" w:author="Ognjen" w:date="2017-01-16T14:53:00Z">
        <w:r w:rsidR="001A5B20">
          <w:rPr>
            <w:sz w:val="24"/>
            <w:lang w:val="hr-HR"/>
          </w:rPr>
          <w:t>u</w:t>
        </w:r>
        <w:r w:rsidR="001A5B20" w:rsidRPr="00A3423B">
          <w:rPr>
            <w:sz w:val="24"/>
            <w:lang w:val="hr-HR"/>
          </w:rPr>
          <w:t xml:space="preserve"> </w:t>
        </w:r>
      </w:ins>
      <w:r w:rsidR="00EC2FB8" w:rsidRPr="00A3423B">
        <w:rPr>
          <w:sz w:val="24"/>
          <w:lang w:val="hr-HR"/>
        </w:rPr>
        <w:t xml:space="preserve">konkretnoj implementaciji </w:t>
      </w:r>
      <w:del w:id="172" w:author="Ognjen" w:date="2017-01-16T14:53:00Z">
        <w:r w:rsidR="00EC2FB8" w:rsidRPr="00A3423B" w:rsidDel="006972A9">
          <w:rPr>
            <w:sz w:val="24"/>
            <w:lang w:val="hr-HR"/>
          </w:rPr>
          <w:delText>može biti izvedeno da takvi usmjernici</w:delText>
        </w:r>
      </w:del>
      <w:ins w:id="173" w:author="Ognjen" w:date="2017-01-16T14:53:00Z">
        <w:r w:rsidR="006972A9">
          <w:rPr>
            <w:sz w:val="24"/>
            <w:lang w:val="hr-HR"/>
          </w:rPr>
          <w:t>mrežni uređaji</w:t>
        </w:r>
      </w:ins>
      <w:r w:rsidR="00EC2FB8" w:rsidRPr="00A3423B">
        <w:rPr>
          <w:sz w:val="24"/>
          <w:lang w:val="hr-HR"/>
        </w:rPr>
        <w:t xml:space="preserve"> </w:t>
      </w:r>
      <w:del w:id="174" w:author="Ognjen" w:date="2017-01-16T14:54:00Z">
        <w:r w:rsidR="00EC2FB8" w:rsidRPr="00A3423B" w:rsidDel="006972A9">
          <w:rPr>
            <w:sz w:val="24"/>
            <w:lang w:val="hr-HR"/>
          </w:rPr>
          <w:delText xml:space="preserve">imaju </w:delText>
        </w:r>
      </w:del>
      <w:ins w:id="175" w:author="Ognjen" w:date="2017-01-16T14:54:00Z">
        <w:r w:rsidR="006972A9">
          <w:rPr>
            <w:sz w:val="24"/>
            <w:lang w:val="hr-HR"/>
          </w:rPr>
          <w:t>u</w:t>
        </w:r>
        <w:r w:rsidR="006972A9" w:rsidRPr="00A3423B">
          <w:rPr>
            <w:sz w:val="24"/>
            <w:lang w:val="hr-HR"/>
          </w:rPr>
          <w:t xml:space="preserve"> </w:t>
        </w:r>
      </w:ins>
      <w:del w:id="176" w:author="Ognjen" w:date="2017-01-16T14:54:00Z">
        <w:r w:rsidR="00EC2FB8" w:rsidRPr="00A3423B" w:rsidDel="006972A9">
          <w:rPr>
            <w:sz w:val="24"/>
            <w:lang w:val="hr-HR"/>
          </w:rPr>
          <w:delText xml:space="preserve">tablicu </w:delText>
        </w:r>
      </w:del>
      <w:ins w:id="177" w:author="Ognjen" w:date="2017-01-16T14:54:00Z">
        <w:r w:rsidR="006972A9" w:rsidRPr="00A3423B">
          <w:rPr>
            <w:sz w:val="24"/>
            <w:lang w:val="hr-HR"/>
          </w:rPr>
          <w:t>tablic</w:t>
        </w:r>
        <w:r w:rsidR="006972A9">
          <w:rPr>
            <w:sz w:val="24"/>
            <w:lang w:val="hr-HR"/>
          </w:rPr>
          <w:t>i prosljeđivanja</w:t>
        </w:r>
        <w:r w:rsidR="006972A9" w:rsidRPr="00A3423B">
          <w:rPr>
            <w:sz w:val="24"/>
            <w:lang w:val="hr-HR"/>
          </w:rPr>
          <w:t xml:space="preserve"> </w:t>
        </w:r>
      </w:ins>
      <w:del w:id="178" w:author="Ognjen" w:date="2017-01-16T14:54:00Z">
        <w:r w:rsidR="00EC2FB8" w:rsidRPr="00A3423B" w:rsidDel="006972A9">
          <w:rPr>
            <w:sz w:val="24"/>
            <w:lang w:val="hr-HR"/>
          </w:rPr>
          <w:delText>u kojoj</w:delText>
        </w:r>
      </w:del>
      <w:ins w:id="179" w:author="Ognjen" w:date="2017-01-16T14:54:00Z">
        <w:r w:rsidR="006972A9">
          <w:rPr>
            <w:sz w:val="24"/>
            <w:lang w:val="hr-HR"/>
          </w:rPr>
          <w:t>mogu</w:t>
        </w:r>
      </w:ins>
      <w:r w:rsidR="00EC2FB8" w:rsidRPr="00A3423B">
        <w:rPr>
          <w:sz w:val="24"/>
          <w:lang w:val="hr-HR"/>
        </w:rPr>
        <w:t xml:space="preserve"> </w:t>
      </w:r>
      <w:del w:id="180" w:author="Ognjen" w:date="2017-01-16T14:54:00Z">
        <w:r w:rsidR="00EC2FB8" w:rsidRPr="00A3423B" w:rsidDel="006972A9">
          <w:rPr>
            <w:sz w:val="24"/>
            <w:lang w:val="hr-HR"/>
          </w:rPr>
          <w:delText xml:space="preserve">imaju </w:delText>
        </w:r>
      </w:del>
      <w:ins w:id="181" w:author="Ognjen" w:date="2017-01-16T14:54:00Z">
        <w:r w:rsidR="006972A9" w:rsidRPr="00A3423B">
          <w:rPr>
            <w:sz w:val="24"/>
            <w:lang w:val="hr-HR"/>
          </w:rPr>
          <w:t>ima</w:t>
        </w:r>
        <w:r w:rsidR="006972A9">
          <w:rPr>
            <w:sz w:val="24"/>
            <w:lang w:val="hr-HR"/>
          </w:rPr>
          <w:t>ti</w:t>
        </w:r>
        <w:r w:rsidR="006972A9" w:rsidRPr="00A3423B">
          <w:rPr>
            <w:sz w:val="24"/>
            <w:lang w:val="hr-HR"/>
          </w:rPr>
          <w:t xml:space="preserve"> </w:t>
        </w:r>
      </w:ins>
      <w:r w:rsidR="00EC2FB8" w:rsidRPr="00A3423B">
        <w:rPr>
          <w:sz w:val="24"/>
          <w:lang w:val="hr-HR"/>
        </w:rPr>
        <w:t>unaprijed pohranjene odluke za različite pakete</w:t>
      </w:r>
      <w:ins w:id="182" w:author="Ognjen" w:date="2017-01-16T14:56:00Z">
        <w:r w:rsidR="007E2293">
          <w:rPr>
            <w:sz w:val="24"/>
            <w:lang w:val="hr-HR"/>
          </w:rPr>
          <w:t>.</w:t>
        </w:r>
      </w:ins>
      <w:r w:rsidR="00EC2FB8" w:rsidRPr="00A3423B">
        <w:rPr>
          <w:sz w:val="24"/>
          <w:lang w:val="hr-HR"/>
        </w:rPr>
        <w:t xml:space="preserve"> </w:t>
      </w:r>
      <w:del w:id="183" w:author="Ognjen" w:date="2017-01-16T14:54:00Z">
        <w:r w:rsidR="00EC2FB8" w:rsidRPr="00A3423B" w:rsidDel="00511A37">
          <w:rPr>
            <w:sz w:val="24"/>
            <w:lang w:val="hr-HR"/>
          </w:rPr>
          <w:delText xml:space="preserve">pa </w:delText>
        </w:r>
      </w:del>
      <w:ins w:id="184" w:author="Ognjen" w:date="2017-01-16T14:56:00Z">
        <w:r w:rsidR="007E2293">
          <w:rPr>
            <w:sz w:val="24"/>
            <w:lang w:val="hr-HR"/>
          </w:rPr>
          <w:t>T</w:t>
        </w:r>
      </w:ins>
      <w:ins w:id="185" w:author="Ognjen" w:date="2017-01-16T14:54:00Z">
        <w:r w:rsidR="00511A37">
          <w:rPr>
            <w:sz w:val="24"/>
            <w:lang w:val="hr-HR"/>
          </w:rPr>
          <w:t>ime</w:t>
        </w:r>
        <w:r w:rsidR="00511A37" w:rsidRPr="00A3423B">
          <w:rPr>
            <w:sz w:val="24"/>
            <w:lang w:val="hr-HR"/>
          </w:rPr>
          <w:t xml:space="preserve"> </w:t>
        </w:r>
        <w:r w:rsidR="00511A37">
          <w:rPr>
            <w:sz w:val="24"/>
            <w:lang w:val="hr-HR"/>
          </w:rPr>
          <w:t xml:space="preserve">takav </w:t>
        </w:r>
      </w:ins>
      <w:del w:id="186" w:author="Ognjen" w:date="2017-01-16T14:54:00Z">
        <w:r w:rsidR="0051621A" w:rsidRPr="00A3423B" w:rsidDel="00511A37">
          <w:rPr>
            <w:sz w:val="24"/>
            <w:lang w:val="hr-HR"/>
          </w:rPr>
          <w:delText>usmjernik</w:delText>
        </w:r>
        <w:r w:rsidR="00EC2FB8" w:rsidRPr="00A3423B" w:rsidDel="00511A37">
          <w:rPr>
            <w:sz w:val="24"/>
            <w:lang w:val="hr-HR"/>
          </w:rPr>
          <w:delText xml:space="preserve"> </w:delText>
        </w:r>
      </w:del>
      <w:ins w:id="187" w:author="Ognjen" w:date="2017-01-16T14:54:00Z">
        <w:r w:rsidR="00511A37">
          <w:rPr>
            <w:sz w:val="24"/>
            <w:lang w:val="hr-HR"/>
          </w:rPr>
          <w:t>mrežni uređaj</w:t>
        </w:r>
        <w:r w:rsidR="00511A37" w:rsidRPr="00A3423B">
          <w:rPr>
            <w:sz w:val="24"/>
            <w:lang w:val="hr-HR"/>
          </w:rPr>
          <w:t xml:space="preserve"> </w:t>
        </w:r>
      </w:ins>
      <w:del w:id="188" w:author="Ognjen" w:date="2017-01-16T14:54:00Z">
        <w:r w:rsidR="00EC2FB8" w:rsidRPr="00A3423B" w:rsidDel="00511A37">
          <w:rPr>
            <w:sz w:val="24"/>
            <w:lang w:val="hr-HR"/>
          </w:rPr>
          <w:delText xml:space="preserve">ako naiđe paket koji odgovara jednom od redaka te tablice </w:delText>
        </w:r>
      </w:del>
      <w:ins w:id="189" w:author="Ognjen" w:date="2017-01-16T14:56:00Z">
        <w:r w:rsidR="007E2293">
          <w:rPr>
            <w:sz w:val="24"/>
            <w:lang w:val="hr-HR"/>
          </w:rPr>
          <w:t xml:space="preserve">može </w:t>
        </w:r>
      </w:ins>
      <w:r w:rsidR="00EC2FB8" w:rsidRPr="00A3423B">
        <w:rPr>
          <w:sz w:val="24"/>
          <w:lang w:val="hr-HR"/>
        </w:rPr>
        <w:t>izvrši</w:t>
      </w:r>
      <w:ins w:id="190" w:author="Ognjen" w:date="2017-01-16T14:56:00Z">
        <w:r w:rsidR="007E2293">
          <w:rPr>
            <w:sz w:val="24"/>
            <w:lang w:val="hr-HR"/>
          </w:rPr>
          <w:t>ti</w:t>
        </w:r>
      </w:ins>
      <w:r w:rsidR="00EC2FB8" w:rsidRPr="00A3423B">
        <w:rPr>
          <w:sz w:val="24"/>
          <w:lang w:val="hr-HR"/>
        </w:rPr>
        <w:t xml:space="preserve"> odluku</w:t>
      </w:r>
      <w:ins w:id="191" w:author="Ognjen" w:date="2017-01-16T14:56:00Z">
        <w:r w:rsidR="007E2293">
          <w:rPr>
            <w:sz w:val="24"/>
            <w:lang w:val="hr-HR"/>
          </w:rPr>
          <w:t xml:space="preserve"> o </w:t>
        </w:r>
      </w:ins>
      <w:ins w:id="192" w:author="Ognjen" w:date="2017-01-16T14:57:00Z">
        <w:r w:rsidR="007E2293">
          <w:rPr>
            <w:sz w:val="24"/>
            <w:lang w:val="hr-HR"/>
          </w:rPr>
          <w:t>načinu prosljeđivanja</w:t>
        </w:r>
      </w:ins>
      <w:ins w:id="193" w:author="Ognjen" w:date="2017-01-16T14:56:00Z">
        <w:r w:rsidR="007E2293">
          <w:rPr>
            <w:sz w:val="24"/>
            <w:lang w:val="hr-HR"/>
          </w:rPr>
          <w:t xml:space="preserve"> paketa</w:t>
        </w:r>
      </w:ins>
      <w:r w:rsidR="00EC2FB8" w:rsidRPr="00A3423B">
        <w:rPr>
          <w:sz w:val="24"/>
          <w:lang w:val="hr-HR"/>
        </w:rPr>
        <w:t xml:space="preserve"> koja je definirana u </w:t>
      </w:r>
      <w:del w:id="194" w:author="Ognjen" w:date="2017-01-16T14:56:00Z">
        <w:r w:rsidR="00EC2FB8" w:rsidRPr="00A3423B" w:rsidDel="007E2293">
          <w:rPr>
            <w:sz w:val="24"/>
            <w:lang w:val="hr-HR"/>
          </w:rPr>
          <w:delText>tom retku</w:delText>
        </w:r>
      </w:del>
      <w:ins w:id="195" w:author="Ognjen" w:date="2017-01-16T14:56:00Z">
        <w:r w:rsidR="007E2293">
          <w:rPr>
            <w:sz w:val="24"/>
            <w:lang w:val="hr-HR"/>
          </w:rPr>
          <w:t>tablici</w:t>
        </w:r>
      </w:ins>
      <w:ins w:id="196" w:author="Ognjen" w:date="2017-01-16T14:57:00Z">
        <w:r w:rsidR="00F41916">
          <w:rPr>
            <w:sz w:val="24"/>
            <w:lang w:val="hr-HR"/>
          </w:rPr>
          <w:t>,</w:t>
        </w:r>
      </w:ins>
      <w:ins w:id="197" w:author="Ognjen" w:date="2017-01-16T14:56:00Z">
        <w:r w:rsidR="007E2293">
          <w:rPr>
            <w:sz w:val="24"/>
            <w:lang w:val="hr-HR"/>
          </w:rPr>
          <w:t xml:space="preserve"> bez potrebe da kontaktira SDNC</w:t>
        </w:r>
      </w:ins>
      <w:del w:id="198" w:author="Ognjen" w:date="2017-01-16T14:56:00Z">
        <w:r w:rsidR="00EC2FB8" w:rsidRPr="00A3423B" w:rsidDel="007E2293">
          <w:rPr>
            <w:sz w:val="24"/>
            <w:lang w:val="hr-HR"/>
          </w:rPr>
          <w:delText xml:space="preserve">, </w:delText>
        </w:r>
      </w:del>
      <w:ins w:id="199" w:author="Ognjen" w:date="2017-01-16T14:56:00Z">
        <w:r w:rsidR="007E2293">
          <w:rPr>
            <w:sz w:val="24"/>
            <w:lang w:val="hr-HR"/>
          </w:rPr>
          <w:t>.</w:t>
        </w:r>
        <w:r w:rsidR="007E2293" w:rsidRPr="00A3423B">
          <w:rPr>
            <w:sz w:val="24"/>
            <w:lang w:val="hr-HR"/>
          </w:rPr>
          <w:t xml:space="preserve"> </w:t>
        </w:r>
      </w:ins>
      <w:del w:id="200" w:author="Ognjen" w:date="2017-01-16T14:56:00Z">
        <w:r w:rsidR="00EC2FB8" w:rsidRPr="00A3423B" w:rsidDel="007E2293">
          <w:rPr>
            <w:sz w:val="24"/>
            <w:lang w:val="hr-HR"/>
          </w:rPr>
          <w:delText xml:space="preserve">a ako </w:delText>
        </w:r>
      </w:del>
      <w:ins w:id="201" w:author="Ognjen" w:date="2017-01-16T14:56:00Z">
        <w:r w:rsidR="007E2293">
          <w:rPr>
            <w:sz w:val="24"/>
            <w:lang w:val="hr-HR"/>
          </w:rPr>
          <w:t>A</w:t>
        </w:r>
        <w:r w:rsidR="007E2293" w:rsidRPr="00A3423B">
          <w:rPr>
            <w:sz w:val="24"/>
            <w:lang w:val="hr-HR"/>
          </w:rPr>
          <w:t xml:space="preserve">ko </w:t>
        </w:r>
      </w:ins>
      <w:del w:id="202" w:author="Ognjen" w:date="2017-01-16T14:57:00Z">
        <w:r w:rsidR="0051621A" w:rsidRPr="00A3423B" w:rsidDel="00F41916">
          <w:rPr>
            <w:sz w:val="24"/>
            <w:lang w:val="hr-HR"/>
          </w:rPr>
          <w:delText>usmjernik</w:delText>
        </w:r>
        <w:r w:rsidR="00EC2FB8" w:rsidRPr="00A3423B" w:rsidDel="00F41916">
          <w:rPr>
            <w:sz w:val="24"/>
            <w:lang w:val="hr-HR"/>
          </w:rPr>
          <w:delText xml:space="preserve"> </w:delText>
        </w:r>
      </w:del>
      <w:ins w:id="203" w:author="Ognjen" w:date="2017-01-16T14:57:00Z">
        <w:r w:rsidR="00F41916">
          <w:rPr>
            <w:sz w:val="24"/>
            <w:lang w:val="hr-HR"/>
          </w:rPr>
          <w:t>mrežni uređaj</w:t>
        </w:r>
        <w:r w:rsidR="00F41916" w:rsidRPr="00A3423B">
          <w:rPr>
            <w:sz w:val="24"/>
            <w:lang w:val="hr-HR"/>
          </w:rPr>
          <w:t xml:space="preserve"> </w:t>
        </w:r>
      </w:ins>
      <w:r w:rsidR="00EC2FB8" w:rsidRPr="00A3423B">
        <w:rPr>
          <w:sz w:val="24"/>
          <w:lang w:val="hr-HR"/>
        </w:rPr>
        <w:t>ne naiđe na zapis u tablici koji odgovara primljenom paketu</w:t>
      </w:r>
      <w:ins w:id="204" w:author="Ognjen" w:date="2017-01-16T14:57:00Z">
        <w:r w:rsidR="00F41916">
          <w:rPr>
            <w:sz w:val="24"/>
            <w:lang w:val="hr-HR"/>
          </w:rPr>
          <w:t>,</w:t>
        </w:r>
      </w:ins>
      <w:r w:rsidR="00EC2FB8" w:rsidRPr="00A3423B">
        <w:rPr>
          <w:sz w:val="24"/>
          <w:lang w:val="hr-HR"/>
        </w:rPr>
        <w:t xml:space="preserve"> kontaktira</w:t>
      </w:r>
      <w:ins w:id="205" w:author="Ognjen" w:date="2017-01-16T14:57:00Z">
        <w:r w:rsidR="00F41916">
          <w:rPr>
            <w:sz w:val="24"/>
            <w:lang w:val="hr-HR"/>
          </w:rPr>
          <w:t>t će</w:t>
        </w:r>
      </w:ins>
      <w:r w:rsidR="00EC2FB8" w:rsidRPr="00A3423B">
        <w:rPr>
          <w:sz w:val="24"/>
          <w:lang w:val="hr-HR"/>
        </w:rPr>
        <w:t xml:space="preserve"> </w:t>
      </w:r>
      <w:r w:rsidR="008B38F7" w:rsidRPr="00A3423B">
        <w:rPr>
          <w:sz w:val="24"/>
          <w:lang w:val="hr-HR"/>
        </w:rPr>
        <w:t>upravljački uređaj</w:t>
      </w:r>
      <w:r w:rsidR="00EC2FB8" w:rsidRPr="00A3423B">
        <w:rPr>
          <w:sz w:val="24"/>
          <w:lang w:val="hr-HR"/>
        </w:rPr>
        <w:t xml:space="preserve"> kako bi mu on </w:t>
      </w:r>
      <w:del w:id="206" w:author="Ognjen" w:date="2017-01-16T14:57:00Z">
        <w:r w:rsidR="00EC2FB8" w:rsidRPr="00A3423B" w:rsidDel="00F41916">
          <w:rPr>
            <w:sz w:val="24"/>
            <w:lang w:val="hr-HR"/>
          </w:rPr>
          <w:delText xml:space="preserve">rekao </w:delText>
        </w:r>
      </w:del>
      <w:ins w:id="207" w:author="Ognjen" w:date="2017-01-16T14:57:00Z">
        <w:r w:rsidR="00F41916">
          <w:rPr>
            <w:sz w:val="24"/>
            <w:lang w:val="hr-HR"/>
          </w:rPr>
          <w:t>zadao</w:t>
        </w:r>
        <w:r w:rsidR="00F41916" w:rsidRPr="00A3423B">
          <w:rPr>
            <w:sz w:val="24"/>
            <w:lang w:val="hr-HR"/>
          </w:rPr>
          <w:t xml:space="preserve"> </w:t>
        </w:r>
      </w:ins>
      <w:del w:id="208" w:author="Ognjen" w:date="2017-01-16T14:58:00Z">
        <w:r w:rsidR="00EC2FB8" w:rsidRPr="00A3423B" w:rsidDel="00E20478">
          <w:rPr>
            <w:sz w:val="24"/>
            <w:lang w:val="hr-HR"/>
          </w:rPr>
          <w:delText>što napraviti s njim</w:delText>
        </w:r>
      </w:del>
      <w:ins w:id="209" w:author="Ognjen" w:date="2017-01-16T14:58:00Z">
        <w:r w:rsidR="00E20478">
          <w:rPr>
            <w:sz w:val="24"/>
            <w:lang w:val="hr-HR"/>
          </w:rPr>
          <w:t>pravila prosljeđivanja paketa</w:t>
        </w:r>
        <w:commentRangeEnd w:id="131"/>
        <w:r w:rsidR="002414E7">
          <w:rPr>
            <w:rStyle w:val="CommentReference"/>
          </w:rPr>
          <w:commentReference w:id="131"/>
        </w:r>
      </w:ins>
      <w:r w:rsidR="00EC2FB8" w:rsidRPr="00A3423B">
        <w:rPr>
          <w:sz w:val="24"/>
          <w:lang w:val="hr-HR"/>
        </w:rPr>
        <w:t xml:space="preserve">. </w:t>
      </w:r>
      <w:commentRangeStart w:id="210"/>
      <w:r w:rsidR="00EC2FB8" w:rsidRPr="00A3423B">
        <w:rPr>
          <w:sz w:val="24"/>
          <w:lang w:val="hr-HR"/>
        </w:rPr>
        <w:t xml:space="preserve">Tako da bi </w:t>
      </w:r>
      <w:r w:rsidR="008B38F7" w:rsidRPr="00A3423B">
        <w:rPr>
          <w:sz w:val="24"/>
          <w:lang w:val="hr-HR"/>
        </w:rPr>
        <w:t>upravljački uređaj</w:t>
      </w:r>
      <w:r w:rsidR="00EC2FB8" w:rsidRPr="00A3423B">
        <w:rPr>
          <w:sz w:val="24"/>
          <w:lang w:val="hr-HR"/>
        </w:rPr>
        <w:t xml:space="preserve"> određivao putanje za nove pakete i upisivao odluke u tablice </w:t>
      </w:r>
      <w:r w:rsidR="0051621A" w:rsidRPr="00A3423B">
        <w:rPr>
          <w:sz w:val="24"/>
          <w:lang w:val="hr-HR"/>
        </w:rPr>
        <w:t>usmjernik</w:t>
      </w:r>
      <w:r w:rsidR="00EC2FB8" w:rsidRPr="00A3423B">
        <w:rPr>
          <w:sz w:val="24"/>
          <w:lang w:val="hr-HR"/>
        </w:rPr>
        <w:t xml:space="preserve">a preko kojeg će ti paketi ići ili mijenjao konkretnu tablicu nekog </w:t>
      </w:r>
      <w:r w:rsidR="0051621A" w:rsidRPr="00A3423B">
        <w:rPr>
          <w:sz w:val="24"/>
          <w:lang w:val="hr-HR"/>
        </w:rPr>
        <w:t>usmjernik</w:t>
      </w:r>
      <w:r w:rsidR="00EC2FB8" w:rsidRPr="00A3423B">
        <w:rPr>
          <w:sz w:val="24"/>
          <w:lang w:val="hr-HR"/>
        </w:rPr>
        <w:t>a kako bi promijenio dotadašnju putanju nekog paketa u slučaju zagušenja nekog puta</w:t>
      </w:r>
      <w:commentRangeEnd w:id="210"/>
      <w:r w:rsidR="002414E7">
        <w:rPr>
          <w:rStyle w:val="CommentReference"/>
        </w:rPr>
        <w:commentReference w:id="210"/>
      </w:r>
      <w:ins w:id="211" w:author="Ognjen" w:date="2017-01-16T14:51:00Z">
        <w:r w:rsidR="001A5B20">
          <w:rPr>
            <w:sz w:val="24"/>
            <w:lang w:val="hr-HR"/>
          </w:rPr>
          <w:t xml:space="preserve"> </w:t>
        </w:r>
      </w:ins>
      <w:moveToRangeStart w:id="212" w:author="Ognjen" w:date="2017-01-16T14:51:00Z" w:name="move472341628"/>
      <w:moveTo w:id="213" w:author="Ognjen" w:date="2017-01-16T14:51:00Z">
        <w:r w:rsidR="001A5B20" w:rsidRPr="00A3423B">
          <w:rPr>
            <w:sz w:val="24"/>
            <w:lang w:val="hr-HR"/>
          </w:rPr>
          <w:t>[10]</w:t>
        </w:r>
      </w:moveTo>
      <w:moveToRangeEnd w:id="212"/>
      <w:r w:rsidR="00EC2FB8" w:rsidRPr="00A3423B">
        <w:rPr>
          <w:sz w:val="24"/>
          <w:lang w:val="hr-HR"/>
        </w:rPr>
        <w:t>.</w:t>
      </w:r>
      <w:r w:rsidR="007D381A" w:rsidRPr="00A3423B">
        <w:rPr>
          <w:sz w:val="24"/>
          <w:lang w:val="hr-HR"/>
        </w:rPr>
        <w:t xml:space="preserve"> </w:t>
      </w:r>
      <w:moveFromRangeStart w:id="214" w:author="Ognjen" w:date="2017-01-16T14:51:00Z" w:name="move472341628"/>
      <w:moveFrom w:id="215" w:author="Ognjen" w:date="2017-01-16T14:51:00Z">
        <w:r w:rsidR="007D381A" w:rsidRPr="00A3423B" w:rsidDel="001A5B20">
          <w:rPr>
            <w:sz w:val="24"/>
            <w:lang w:val="hr-HR"/>
          </w:rPr>
          <w:t>[10]</w:t>
        </w:r>
      </w:moveFrom>
      <w:moveFromRangeEnd w:id="214"/>
    </w:p>
    <w:p w14:paraId="18D843A3" w14:textId="4A439EC5" w:rsidR="00EC2FB8" w:rsidRPr="00A3423B" w:rsidRDefault="00A509DB" w:rsidP="00937FA1">
      <w:pPr>
        <w:spacing w:line="360" w:lineRule="auto"/>
        <w:ind w:firstLine="720"/>
        <w:jc w:val="both"/>
        <w:rPr>
          <w:sz w:val="24"/>
          <w:lang w:val="hr-HR"/>
        </w:rPr>
      </w:pPr>
      <w:r w:rsidRPr="00A3423B">
        <w:rPr>
          <w:sz w:val="24"/>
          <w:lang w:val="hr-HR"/>
        </w:rPr>
        <w:t>Budući da</w:t>
      </w:r>
      <w:r w:rsidR="00EC2FB8" w:rsidRPr="00A3423B">
        <w:rPr>
          <w:sz w:val="24"/>
          <w:lang w:val="hr-HR"/>
        </w:rPr>
        <w:t xml:space="preserve"> </w:t>
      </w:r>
      <w:del w:id="216" w:author="Ognjen" w:date="2017-01-16T14:59:00Z">
        <w:r w:rsidR="00966F62" w:rsidDel="002414E7">
          <w:rPr>
            <w:sz w:val="24"/>
            <w:lang w:val="hr-HR"/>
          </w:rPr>
          <w:delText>upravljački uređaj</w:delText>
        </w:r>
      </w:del>
      <w:ins w:id="217" w:author="Ognjen" w:date="2017-01-16T14:59:00Z">
        <w:r w:rsidR="002414E7">
          <w:rPr>
            <w:sz w:val="24"/>
            <w:lang w:val="hr-HR"/>
          </w:rPr>
          <w:t>SDNC</w:t>
        </w:r>
      </w:ins>
      <w:r w:rsidR="00EC2FB8" w:rsidRPr="00A3423B">
        <w:rPr>
          <w:sz w:val="24"/>
          <w:lang w:val="hr-HR"/>
        </w:rPr>
        <w:t xml:space="preserve"> komunicira sa svim </w:t>
      </w:r>
      <w:r w:rsidR="00966F62">
        <w:rPr>
          <w:sz w:val="24"/>
          <w:lang w:val="hr-HR"/>
        </w:rPr>
        <w:t>usmjernicima</w:t>
      </w:r>
      <w:r w:rsidR="00EC2FB8" w:rsidRPr="00A3423B">
        <w:rPr>
          <w:sz w:val="24"/>
          <w:lang w:val="hr-HR"/>
        </w:rPr>
        <w:t xml:space="preserve"> mreže</w:t>
      </w:r>
      <w:r w:rsidR="00C35226" w:rsidRPr="00A3423B">
        <w:rPr>
          <w:sz w:val="24"/>
          <w:lang w:val="hr-HR"/>
        </w:rPr>
        <w:t>,</w:t>
      </w:r>
      <w:r w:rsidR="00EC2FB8" w:rsidRPr="00A3423B">
        <w:rPr>
          <w:sz w:val="24"/>
          <w:lang w:val="hr-HR"/>
        </w:rPr>
        <w:t xml:space="preserve"> on ima moć</w:t>
      </w:r>
      <w:r w:rsidR="004D5B9D" w:rsidRPr="00A3423B">
        <w:rPr>
          <w:sz w:val="24"/>
          <w:lang w:val="hr-HR"/>
        </w:rPr>
        <w:t xml:space="preserve"> da,</w:t>
      </w:r>
      <w:r w:rsidR="00EC2FB8" w:rsidRPr="00A3423B">
        <w:rPr>
          <w:sz w:val="24"/>
          <w:lang w:val="hr-HR"/>
        </w:rPr>
        <w:t xml:space="preserve"> ako otkrije da neki put po</w:t>
      </w:r>
      <w:r w:rsidR="004D5B9D" w:rsidRPr="00A3423B">
        <w:rPr>
          <w:sz w:val="24"/>
          <w:lang w:val="hr-HR"/>
        </w:rPr>
        <w:t>staje zagušen ili nedostupan,</w:t>
      </w:r>
      <w:r w:rsidR="00EC2FB8" w:rsidRPr="00A3423B">
        <w:rPr>
          <w:sz w:val="24"/>
          <w:lang w:val="hr-HR"/>
        </w:rPr>
        <w:t xml:space="preserve"> ugradi nove odluke u </w:t>
      </w:r>
      <w:r w:rsidR="0051621A" w:rsidRPr="00A3423B">
        <w:rPr>
          <w:sz w:val="24"/>
          <w:lang w:val="hr-HR"/>
        </w:rPr>
        <w:t>usmjernik</w:t>
      </w:r>
      <w:r w:rsidR="00EC2FB8" w:rsidRPr="00A3423B">
        <w:rPr>
          <w:sz w:val="24"/>
          <w:lang w:val="hr-HR"/>
        </w:rPr>
        <w:t>e tako da se taj put zaobiđe i time poboljša optimalnost puteva kojim poda</w:t>
      </w:r>
      <w:del w:id="218" w:author="Ognjen" w:date="2017-01-16T14:59:00Z">
        <w:r w:rsidR="00EC2FB8" w:rsidRPr="00A3423B" w:rsidDel="002414E7">
          <w:rPr>
            <w:sz w:val="24"/>
            <w:lang w:val="hr-HR"/>
          </w:rPr>
          <w:delText>t</w:delText>
        </w:r>
      </w:del>
      <w:r w:rsidR="00EC2FB8" w:rsidRPr="00A3423B">
        <w:rPr>
          <w:sz w:val="24"/>
          <w:lang w:val="hr-HR"/>
        </w:rPr>
        <w:t xml:space="preserve">ci prolaze </w:t>
      </w:r>
      <w:del w:id="219" w:author="Ognjen" w:date="2017-01-16T14:59:00Z">
        <w:r w:rsidR="00EC2FB8" w:rsidRPr="00A3423B" w:rsidDel="002414E7">
          <w:rPr>
            <w:sz w:val="24"/>
            <w:lang w:val="hr-HR"/>
          </w:rPr>
          <w:delText xml:space="preserve">po </w:delText>
        </w:r>
      </w:del>
      <w:ins w:id="220" w:author="Ognjen" w:date="2017-01-16T14:59:00Z">
        <w:r w:rsidR="002414E7">
          <w:rPr>
            <w:sz w:val="24"/>
            <w:lang w:val="hr-HR"/>
          </w:rPr>
          <w:t>kroz</w:t>
        </w:r>
        <w:r w:rsidR="002414E7" w:rsidRPr="00A3423B">
          <w:rPr>
            <w:sz w:val="24"/>
            <w:lang w:val="hr-HR"/>
          </w:rPr>
          <w:t xml:space="preserve"> </w:t>
        </w:r>
      </w:ins>
      <w:del w:id="221" w:author="Ognjen" w:date="2017-01-16T14:59:00Z">
        <w:r w:rsidR="00EC2FB8" w:rsidRPr="00A3423B" w:rsidDel="002414E7">
          <w:rPr>
            <w:sz w:val="24"/>
            <w:lang w:val="hr-HR"/>
          </w:rPr>
          <w:delText>mreži</w:delText>
        </w:r>
      </w:del>
      <w:ins w:id="222" w:author="Ognjen" w:date="2017-01-16T14:59:00Z">
        <w:r w:rsidR="002414E7" w:rsidRPr="00A3423B">
          <w:rPr>
            <w:sz w:val="24"/>
            <w:lang w:val="hr-HR"/>
          </w:rPr>
          <w:t>mrež</w:t>
        </w:r>
        <w:r w:rsidR="002414E7">
          <w:rPr>
            <w:sz w:val="24"/>
            <w:lang w:val="hr-HR"/>
          </w:rPr>
          <w:t>u</w:t>
        </w:r>
      </w:ins>
      <w:r w:rsidR="00EC2FB8" w:rsidRPr="00A3423B">
        <w:rPr>
          <w:sz w:val="24"/>
          <w:lang w:val="hr-HR"/>
        </w:rPr>
        <w:t xml:space="preserve">. Način na koji bi </w:t>
      </w:r>
      <w:r w:rsidR="00966F62">
        <w:rPr>
          <w:sz w:val="24"/>
          <w:lang w:val="hr-HR"/>
        </w:rPr>
        <w:t>upravljački uređaj</w:t>
      </w:r>
      <w:r w:rsidR="00966F62" w:rsidRPr="00A3423B">
        <w:rPr>
          <w:sz w:val="24"/>
          <w:lang w:val="hr-HR"/>
        </w:rPr>
        <w:t xml:space="preserve"> </w:t>
      </w:r>
      <w:r w:rsidR="00EC2FB8" w:rsidRPr="00A3423B">
        <w:rPr>
          <w:sz w:val="24"/>
          <w:lang w:val="hr-HR"/>
        </w:rPr>
        <w:t>došao do tih saznanja se ostavlja konkretnoj implementaciji da izvede na najbolji mogući način.</w:t>
      </w:r>
    </w:p>
    <w:p w14:paraId="3BA78135" w14:textId="58A5BC9D" w:rsidR="00EC2FB8" w:rsidRPr="00A3423B" w:rsidRDefault="00EC2FB8" w:rsidP="00937FA1">
      <w:pPr>
        <w:spacing w:line="360" w:lineRule="auto"/>
        <w:ind w:firstLine="720"/>
        <w:jc w:val="both"/>
        <w:rPr>
          <w:sz w:val="24"/>
          <w:lang w:val="hr-HR"/>
        </w:rPr>
      </w:pPr>
      <w:r w:rsidRPr="00A3423B">
        <w:rPr>
          <w:sz w:val="24"/>
          <w:lang w:val="hr-HR"/>
        </w:rPr>
        <w:t>Organizacija koja promovira SDN kao način upravljanja mrežom je ONF (</w:t>
      </w:r>
      <w:del w:id="223" w:author="Ognjen" w:date="2017-01-16T15:00:00Z">
        <w:r w:rsidRPr="00A3423B" w:rsidDel="002414E7">
          <w:rPr>
            <w:sz w:val="24"/>
            <w:lang w:val="hr-HR"/>
          </w:rPr>
          <w:delText xml:space="preserve">engl. </w:delText>
        </w:r>
      </w:del>
      <w:r w:rsidRPr="00A3423B">
        <w:rPr>
          <w:sz w:val="24"/>
          <w:lang w:val="hr-HR"/>
        </w:rPr>
        <w:t xml:space="preserve">Open </w:t>
      </w:r>
      <w:del w:id="224" w:author="Ognjen" w:date="2017-01-16T15:00:00Z">
        <w:r w:rsidRPr="00A3423B" w:rsidDel="002414E7">
          <w:rPr>
            <w:sz w:val="24"/>
            <w:lang w:val="hr-HR"/>
          </w:rPr>
          <w:delText xml:space="preserve">networking </w:delText>
        </w:r>
      </w:del>
      <w:ins w:id="225" w:author="Ognjen" w:date="2017-01-16T15:00:00Z">
        <w:r w:rsidR="002414E7">
          <w:rPr>
            <w:sz w:val="24"/>
            <w:lang w:val="hr-HR"/>
          </w:rPr>
          <w:t>N</w:t>
        </w:r>
        <w:r w:rsidR="002414E7" w:rsidRPr="00A3423B">
          <w:rPr>
            <w:sz w:val="24"/>
            <w:lang w:val="hr-HR"/>
          </w:rPr>
          <w:t xml:space="preserve">etworking </w:t>
        </w:r>
      </w:ins>
      <w:del w:id="226" w:author="Ognjen" w:date="2017-01-16T15:00:00Z">
        <w:r w:rsidRPr="00A3423B" w:rsidDel="002414E7">
          <w:rPr>
            <w:sz w:val="24"/>
            <w:lang w:val="hr-HR"/>
          </w:rPr>
          <w:delText>foundation</w:delText>
        </w:r>
      </w:del>
      <w:ins w:id="227" w:author="Ognjen" w:date="2017-01-16T15:00:00Z">
        <w:r w:rsidR="002414E7">
          <w:rPr>
            <w:sz w:val="24"/>
            <w:lang w:val="hr-HR"/>
          </w:rPr>
          <w:t>F</w:t>
        </w:r>
        <w:r w:rsidR="002414E7" w:rsidRPr="00A3423B">
          <w:rPr>
            <w:sz w:val="24"/>
            <w:lang w:val="hr-HR"/>
          </w:rPr>
          <w:t>oundation</w:t>
        </w:r>
      </w:ins>
      <w:r w:rsidRPr="00A3423B">
        <w:rPr>
          <w:sz w:val="24"/>
          <w:lang w:val="hr-HR"/>
        </w:rPr>
        <w:t>). Pod njihovim okriljem je razvijen OpenFlow standard</w:t>
      </w:r>
      <w:ins w:id="228" w:author="Ognjen" w:date="2017-01-16T15:00:00Z">
        <w:r w:rsidR="002414E7">
          <w:rPr>
            <w:sz w:val="24"/>
            <w:lang w:val="hr-HR"/>
          </w:rPr>
          <w:t>,</w:t>
        </w:r>
      </w:ins>
      <w:r w:rsidRPr="00A3423B">
        <w:rPr>
          <w:sz w:val="24"/>
          <w:lang w:val="hr-HR"/>
        </w:rPr>
        <w:t xml:space="preserve"> </w:t>
      </w:r>
      <w:r w:rsidR="00D35AB6" w:rsidRPr="00A3423B">
        <w:rPr>
          <w:sz w:val="24"/>
          <w:lang w:val="hr-HR"/>
        </w:rPr>
        <w:t>koji</w:t>
      </w:r>
      <w:r w:rsidRPr="00A3423B">
        <w:rPr>
          <w:sz w:val="24"/>
          <w:lang w:val="hr-HR"/>
        </w:rPr>
        <w:t xml:space="preserve"> </w:t>
      </w:r>
      <w:del w:id="229" w:author="Ognjen" w:date="2017-01-16T15:00:00Z">
        <w:r w:rsidRPr="00A3423B" w:rsidDel="002414E7">
          <w:rPr>
            <w:sz w:val="24"/>
            <w:lang w:val="hr-HR"/>
          </w:rPr>
          <w:delText xml:space="preserve">su razvili i </w:delText>
        </w:r>
      </w:del>
      <w:r w:rsidRPr="00A3423B">
        <w:rPr>
          <w:sz w:val="24"/>
          <w:lang w:val="hr-HR"/>
        </w:rPr>
        <w:t xml:space="preserve">unaprjeđuju </w:t>
      </w:r>
      <w:ins w:id="230" w:author="Ognjen" w:date="2017-01-16T15:00:00Z">
        <w:r w:rsidR="002414E7">
          <w:rPr>
            <w:sz w:val="24"/>
            <w:lang w:val="hr-HR"/>
          </w:rPr>
          <w:t xml:space="preserve">i </w:t>
        </w:r>
      </w:ins>
      <w:r w:rsidRPr="00A3423B">
        <w:rPr>
          <w:sz w:val="24"/>
          <w:lang w:val="hr-HR"/>
        </w:rPr>
        <w:t>dan danas. OpenFlow standard predstavlja jedan od načina na koji bi se</w:t>
      </w:r>
      <w:r w:rsidR="00D35AB6" w:rsidRPr="00A3423B">
        <w:rPr>
          <w:sz w:val="24"/>
          <w:lang w:val="hr-HR"/>
        </w:rPr>
        <w:t xml:space="preserve"> ideja SDN mogla implementirati</w:t>
      </w:r>
      <w:r w:rsidRPr="00A3423B">
        <w:rPr>
          <w:sz w:val="24"/>
          <w:lang w:val="hr-HR"/>
        </w:rPr>
        <w:t xml:space="preserve"> te koju su mnogi </w:t>
      </w:r>
      <w:del w:id="231" w:author="Ognjen" w:date="2017-01-16T15:00:00Z">
        <w:r w:rsidRPr="00A3423B" w:rsidDel="002414E7">
          <w:rPr>
            <w:sz w:val="24"/>
            <w:lang w:val="hr-HR"/>
          </w:rPr>
          <w:delText xml:space="preserve">distributeri </w:delText>
        </w:r>
      </w:del>
      <w:ins w:id="232" w:author="Ognjen" w:date="2017-01-16T15:00:00Z">
        <w:r w:rsidR="002414E7">
          <w:rPr>
            <w:sz w:val="24"/>
            <w:lang w:val="hr-HR"/>
          </w:rPr>
          <w:t>proizvođači</w:t>
        </w:r>
        <w:r w:rsidR="002414E7" w:rsidRPr="00A3423B">
          <w:rPr>
            <w:sz w:val="24"/>
            <w:lang w:val="hr-HR"/>
          </w:rPr>
          <w:t xml:space="preserve"> </w:t>
        </w:r>
      </w:ins>
      <w:r w:rsidRPr="00A3423B">
        <w:rPr>
          <w:sz w:val="24"/>
          <w:lang w:val="hr-HR"/>
        </w:rPr>
        <w:t>mrežne opreme prihvatili i implementirali u svojim uređajima</w:t>
      </w:r>
      <w:r w:rsidR="00571AB1" w:rsidRPr="00A3423B">
        <w:rPr>
          <w:sz w:val="24"/>
          <w:lang w:val="hr-HR"/>
        </w:rPr>
        <w:t>. OpenFlow je prvi SDN standard –</w:t>
      </w:r>
      <w:r w:rsidRPr="00A3423B">
        <w:rPr>
          <w:sz w:val="24"/>
          <w:lang w:val="hr-HR"/>
        </w:rPr>
        <w:t xml:space="preserve"> time  je pokazano da se SDN ideja može implementirati i koristiti u </w:t>
      </w:r>
      <w:del w:id="233" w:author="Ognjen" w:date="2017-01-16T15:00:00Z">
        <w:r w:rsidRPr="00A3423B" w:rsidDel="002414E7">
          <w:rPr>
            <w:sz w:val="24"/>
            <w:lang w:val="hr-HR"/>
          </w:rPr>
          <w:delText>današnjem svijetu</w:delText>
        </w:r>
      </w:del>
      <w:ins w:id="234" w:author="Ognjen" w:date="2017-01-16T15:01:00Z">
        <w:r w:rsidR="002414E7">
          <w:rPr>
            <w:sz w:val="24"/>
            <w:lang w:val="hr-HR"/>
          </w:rPr>
          <w:t>produkcijskoj</w:t>
        </w:r>
      </w:ins>
      <w:ins w:id="235" w:author="Ognjen" w:date="2017-01-16T15:00:00Z">
        <w:r w:rsidR="002414E7">
          <w:rPr>
            <w:sz w:val="24"/>
            <w:lang w:val="hr-HR"/>
          </w:rPr>
          <w:t xml:space="preserve"> izvedbi komunikacijskih mreža</w:t>
        </w:r>
      </w:ins>
      <w:ins w:id="236" w:author="Ognjen" w:date="2017-01-16T15:01:00Z">
        <w:r w:rsidR="002414E7">
          <w:rPr>
            <w:sz w:val="24"/>
            <w:lang w:val="hr-HR"/>
          </w:rPr>
          <w:t xml:space="preserve"> </w:t>
        </w:r>
      </w:ins>
      <w:moveToRangeStart w:id="237" w:author="Ognjen" w:date="2017-01-16T15:01:00Z" w:name="move472342189"/>
      <w:moveTo w:id="238" w:author="Ognjen" w:date="2017-01-16T15:01:00Z">
        <w:r w:rsidR="002414E7" w:rsidRPr="00A3423B">
          <w:rPr>
            <w:sz w:val="24"/>
            <w:lang w:val="hr-HR"/>
          </w:rPr>
          <w:t>[4]</w:t>
        </w:r>
      </w:moveTo>
      <w:moveToRangeEnd w:id="237"/>
      <w:r w:rsidRPr="00A3423B">
        <w:rPr>
          <w:sz w:val="24"/>
          <w:lang w:val="hr-HR"/>
        </w:rPr>
        <w:t>.</w:t>
      </w:r>
      <w:r w:rsidR="000A5D13" w:rsidRPr="00A3423B">
        <w:rPr>
          <w:sz w:val="24"/>
          <w:lang w:val="hr-HR"/>
        </w:rPr>
        <w:t xml:space="preserve"> </w:t>
      </w:r>
      <w:moveFromRangeStart w:id="239" w:author="Ognjen" w:date="2017-01-16T15:01:00Z" w:name="move472342189"/>
      <w:moveFrom w:id="240" w:author="Ognjen" w:date="2017-01-16T15:01:00Z">
        <w:r w:rsidR="000A5D13" w:rsidRPr="00A3423B" w:rsidDel="002414E7">
          <w:rPr>
            <w:sz w:val="24"/>
            <w:lang w:val="hr-HR"/>
          </w:rPr>
          <w:t>[4]</w:t>
        </w:r>
      </w:moveFrom>
      <w:moveFromRangeEnd w:id="239"/>
    </w:p>
    <w:p w14:paraId="2414A28D" w14:textId="0E2F0227" w:rsidR="004D0BEF" w:rsidRPr="00A3423B" w:rsidRDefault="00100B8E" w:rsidP="00937FA1">
      <w:pPr>
        <w:pStyle w:val="Heading1"/>
        <w:spacing w:line="360" w:lineRule="auto"/>
        <w:jc w:val="both"/>
        <w:rPr>
          <w:lang w:val="hr-HR"/>
        </w:rPr>
      </w:pPr>
      <w:bookmarkStart w:id="241" w:name="_Toc472077965"/>
      <w:ins w:id="242" w:author="Ognjen" w:date="2017-01-17T11:35:00Z">
        <w:r>
          <w:rPr>
            <w:lang w:val="hr-HR"/>
          </w:rPr>
          <w:t xml:space="preserve">Specifikacija </w:t>
        </w:r>
      </w:ins>
      <w:r w:rsidR="00637D06" w:rsidRPr="00A3423B">
        <w:rPr>
          <w:lang w:val="hr-HR"/>
        </w:rPr>
        <w:t>OpenFlow</w:t>
      </w:r>
      <w:bookmarkEnd w:id="241"/>
    </w:p>
    <w:p w14:paraId="46ACBBF6" w14:textId="78817BF4" w:rsidR="00F7129B" w:rsidRPr="00A3423B" w:rsidRDefault="00156223" w:rsidP="00937FA1">
      <w:pPr>
        <w:spacing w:line="360" w:lineRule="auto"/>
        <w:ind w:firstLine="720"/>
        <w:jc w:val="both"/>
        <w:rPr>
          <w:sz w:val="24"/>
          <w:lang w:val="hr-HR"/>
        </w:rPr>
      </w:pPr>
      <w:r w:rsidRPr="00A3423B">
        <w:rPr>
          <w:sz w:val="24"/>
          <w:lang w:val="hr-HR"/>
        </w:rPr>
        <w:t xml:space="preserve">Cilj </w:t>
      </w:r>
      <w:del w:id="243" w:author="Ognjen" w:date="2017-01-16T15:01:00Z">
        <w:r w:rsidR="00F7129B" w:rsidRPr="00A3423B" w:rsidDel="002414E7">
          <w:rPr>
            <w:sz w:val="24"/>
            <w:lang w:val="hr-HR"/>
          </w:rPr>
          <w:delText>p</w:delText>
        </w:r>
        <w:r w:rsidRPr="00A3423B" w:rsidDel="002414E7">
          <w:rPr>
            <w:sz w:val="24"/>
            <w:lang w:val="hr-HR"/>
          </w:rPr>
          <w:delText>rogramski-upravljane</w:delText>
        </w:r>
      </w:del>
      <w:ins w:id="244" w:author="Ognjen" w:date="2017-01-16T15:01:00Z">
        <w:r w:rsidR="002414E7">
          <w:rPr>
            <w:sz w:val="24"/>
            <w:lang w:val="hr-HR"/>
          </w:rPr>
          <w:t>SDN</w:t>
        </w:r>
      </w:ins>
      <w:r w:rsidRPr="00A3423B">
        <w:rPr>
          <w:sz w:val="24"/>
          <w:lang w:val="hr-HR"/>
        </w:rPr>
        <w:t xml:space="preserve"> mreže je omogućiti administratorima mreže i </w:t>
      </w:r>
      <w:r w:rsidR="00F7129B" w:rsidRPr="00A3423B">
        <w:rPr>
          <w:sz w:val="24"/>
          <w:lang w:val="hr-HR"/>
        </w:rPr>
        <w:t>"oblaka"</w:t>
      </w:r>
      <w:ins w:id="245" w:author="Ognjen" w:date="2017-01-16T15:01:00Z">
        <w:r w:rsidR="002414E7">
          <w:rPr>
            <w:sz w:val="24"/>
            <w:lang w:val="hr-HR"/>
          </w:rPr>
          <w:t xml:space="preserve"> (engl. Cloud)</w:t>
        </w:r>
      </w:ins>
      <w:r w:rsidR="00F7129B" w:rsidRPr="00A3423B">
        <w:rPr>
          <w:sz w:val="24"/>
          <w:lang w:val="hr-HR"/>
        </w:rPr>
        <w:t xml:space="preserve"> mehanizm</w:t>
      </w:r>
      <w:r w:rsidR="00E33C9C" w:rsidRPr="00A3423B">
        <w:rPr>
          <w:sz w:val="24"/>
          <w:lang w:val="hr-HR"/>
        </w:rPr>
        <w:t>e</w:t>
      </w:r>
      <w:r w:rsidR="00F7129B" w:rsidRPr="00A3423B">
        <w:rPr>
          <w:sz w:val="24"/>
          <w:lang w:val="hr-HR"/>
        </w:rPr>
        <w:t xml:space="preserve"> </w:t>
      </w:r>
      <w:del w:id="246" w:author="Ognjen" w:date="2017-01-16T15:02:00Z">
        <w:r w:rsidRPr="00A3423B" w:rsidDel="002414E7">
          <w:rPr>
            <w:sz w:val="24"/>
            <w:lang w:val="hr-HR"/>
          </w:rPr>
          <w:delText>kako bi</w:delText>
        </w:r>
      </w:del>
      <w:ins w:id="247" w:author="Ognjen" w:date="2017-01-16T15:02:00Z">
        <w:r w:rsidR="002414E7">
          <w:rPr>
            <w:sz w:val="24"/>
            <w:lang w:val="hr-HR"/>
          </w:rPr>
          <w:t>koji bi</w:t>
        </w:r>
      </w:ins>
      <w:r w:rsidRPr="00A3423B">
        <w:rPr>
          <w:sz w:val="24"/>
          <w:lang w:val="hr-HR"/>
        </w:rPr>
        <w:t xml:space="preserve"> mogli brzo reagirati na potrebite promjene u mreži pomoću centraln</w:t>
      </w:r>
      <w:r w:rsidR="00A267CF" w:rsidRPr="00A3423B">
        <w:rPr>
          <w:sz w:val="24"/>
          <w:lang w:val="hr-HR"/>
        </w:rPr>
        <w:t>og upravljačkog uređaja</w:t>
      </w:r>
      <w:r w:rsidRPr="00A3423B">
        <w:rPr>
          <w:sz w:val="24"/>
          <w:lang w:val="hr-HR"/>
        </w:rPr>
        <w:t>. SDN obuhvaća razne vrste mrežnih tehnologija dizajnirane kako bi učinile mrežu fleksibilnijom i bržom. Takav način upravljanja mrežom podupire uvelik</w:t>
      </w:r>
      <w:r w:rsidR="00A267CF" w:rsidRPr="00A3423B">
        <w:rPr>
          <w:sz w:val="24"/>
          <w:lang w:val="hr-HR"/>
        </w:rPr>
        <w:t>e</w:t>
      </w:r>
      <w:r w:rsidRPr="00A3423B">
        <w:rPr>
          <w:sz w:val="24"/>
          <w:lang w:val="hr-HR"/>
        </w:rPr>
        <w:t xml:space="preserve"> rad virtualnih </w:t>
      </w:r>
      <w:del w:id="248" w:author="Ognjen" w:date="2017-01-16T15:02:00Z">
        <w:r w:rsidRPr="00A3423B" w:rsidDel="002414E7">
          <w:rPr>
            <w:sz w:val="24"/>
            <w:lang w:val="hr-HR"/>
          </w:rPr>
          <w:delText xml:space="preserve">servera </w:delText>
        </w:r>
      </w:del>
      <w:ins w:id="249" w:author="Ognjen" w:date="2017-01-16T15:02:00Z">
        <w:r w:rsidR="002414E7">
          <w:rPr>
            <w:sz w:val="24"/>
            <w:lang w:val="hr-HR"/>
          </w:rPr>
          <w:t>poslužitelja</w:t>
        </w:r>
        <w:r w:rsidR="002414E7" w:rsidRPr="00A3423B">
          <w:rPr>
            <w:sz w:val="24"/>
            <w:lang w:val="hr-HR"/>
          </w:rPr>
          <w:t xml:space="preserve"> </w:t>
        </w:r>
      </w:ins>
      <w:r w:rsidRPr="00A3423B">
        <w:rPr>
          <w:sz w:val="24"/>
          <w:lang w:val="hr-HR"/>
        </w:rPr>
        <w:t xml:space="preserve">i infrastrukturu pohrane kod modernih </w:t>
      </w:r>
      <w:r w:rsidR="00A267CF" w:rsidRPr="00A3423B">
        <w:rPr>
          <w:sz w:val="24"/>
          <w:lang w:val="hr-HR"/>
        </w:rPr>
        <w:t>podatkovnih</w:t>
      </w:r>
      <w:r w:rsidRPr="00A3423B">
        <w:rPr>
          <w:sz w:val="24"/>
          <w:lang w:val="hr-HR"/>
        </w:rPr>
        <w:t xml:space="preserve"> centara</w:t>
      </w:r>
      <w:ins w:id="250" w:author="Ognjen" w:date="2017-01-16T15:02:00Z">
        <w:r w:rsidR="002414E7">
          <w:rPr>
            <w:sz w:val="24"/>
            <w:lang w:val="hr-HR"/>
          </w:rPr>
          <w:t xml:space="preserve"> </w:t>
        </w:r>
      </w:ins>
      <w:moveToRangeStart w:id="251" w:author="Ognjen" w:date="2017-01-16T15:02:00Z" w:name="move472342282"/>
      <w:moveTo w:id="252" w:author="Ognjen" w:date="2017-01-16T15:02:00Z">
        <w:r w:rsidR="002414E7" w:rsidRPr="00A3423B">
          <w:rPr>
            <w:sz w:val="24"/>
            <w:lang w:val="hr-HR"/>
          </w:rPr>
          <w:t>[3]</w:t>
        </w:r>
      </w:moveTo>
      <w:moveToRangeEnd w:id="251"/>
      <w:r w:rsidRPr="00A3423B">
        <w:rPr>
          <w:sz w:val="24"/>
          <w:lang w:val="hr-HR"/>
        </w:rPr>
        <w:t>.</w:t>
      </w:r>
      <w:r w:rsidR="000A5D13" w:rsidRPr="00A3423B">
        <w:rPr>
          <w:sz w:val="24"/>
          <w:lang w:val="hr-HR"/>
        </w:rPr>
        <w:t xml:space="preserve"> </w:t>
      </w:r>
      <w:moveFromRangeStart w:id="253" w:author="Ognjen" w:date="2017-01-16T15:02:00Z" w:name="move472342282"/>
      <w:moveFrom w:id="254" w:author="Ognjen" w:date="2017-01-16T15:02:00Z">
        <w:r w:rsidR="000A5D13" w:rsidRPr="00A3423B" w:rsidDel="002414E7">
          <w:rPr>
            <w:sz w:val="24"/>
            <w:lang w:val="hr-HR"/>
          </w:rPr>
          <w:t>[3]</w:t>
        </w:r>
      </w:moveFrom>
      <w:moveFromRangeEnd w:id="253"/>
    </w:p>
    <w:p w14:paraId="6BB3A3CE" w14:textId="539B3109" w:rsidR="00156223" w:rsidRPr="00A3423B" w:rsidRDefault="00971531" w:rsidP="00937FA1">
      <w:pPr>
        <w:spacing w:line="360" w:lineRule="auto"/>
        <w:ind w:firstLine="720"/>
        <w:jc w:val="both"/>
        <w:rPr>
          <w:sz w:val="24"/>
          <w:lang w:val="hr-HR"/>
        </w:rPr>
      </w:pPr>
      <w:r w:rsidRPr="00A3423B">
        <w:rPr>
          <w:sz w:val="24"/>
          <w:lang w:val="hr-HR"/>
        </w:rPr>
        <w:lastRenderedPageBreak/>
        <w:t>Često je mišljenje da je</w:t>
      </w:r>
      <w:r w:rsidR="00156223" w:rsidRPr="00A3423B">
        <w:rPr>
          <w:sz w:val="24"/>
          <w:lang w:val="hr-HR"/>
        </w:rPr>
        <w:t xml:space="preserve"> OpenFlow sinonim za SDN, ali to je samo jedan od elemenata cjelokupne SDN arhitekture. OpenFlow je, ugrubo, komunikacijski protokol otvorenog standarda koji omogućuje da</w:t>
      </w:r>
      <w:r w:rsidR="00E33C9C" w:rsidRPr="00A3423B">
        <w:rPr>
          <w:sz w:val="24"/>
          <w:lang w:val="hr-HR"/>
        </w:rPr>
        <w:t xml:space="preserve"> </w:t>
      </w:r>
      <w:del w:id="255" w:author="Ognjen" w:date="2017-01-16T15:07:00Z">
        <w:r w:rsidR="00E33C9C" w:rsidRPr="00A3423B" w:rsidDel="00F00386">
          <w:rPr>
            <w:sz w:val="24"/>
            <w:lang w:val="hr-HR"/>
          </w:rPr>
          <w:delText>upravljački uređaj</w:delText>
        </w:r>
      </w:del>
      <w:ins w:id="256" w:author="Ognjen" w:date="2017-01-16T15:07:00Z">
        <w:r w:rsidR="00F00386">
          <w:rPr>
            <w:sz w:val="24"/>
            <w:lang w:val="hr-HR"/>
          </w:rPr>
          <w:t>SDNC</w:t>
        </w:r>
      </w:ins>
      <w:r w:rsidR="00E33C9C" w:rsidRPr="00A3423B">
        <w:rPr>
          <w:sz w:val="24"/>
          <w:lang w:val="hr-HR"/>
        </w:rPr>
        <w:t xml:space="preserve"> </w:t>
      </w:r>
      <w:r w:rsidR="00156223" w:rsidRPr="00A3423B">
        <w:rPr>
          <w:sz w:val="24"/>
          <w:lang w:val="hr-HR"/>
        </w:rPr>
        <w:t xml:space="preserve">može komunicirati s </w:t>
      </w:r>
      <w:commentRangeStart w:id="257"/>
      <w:del w:id="258" w:author="Ognjen" w:date="2017-01-16T15:07:00Z">
        <w:r w:rsidR="00156223" w:rsidRPr="00A3423B" w:rsidDel="00F00386">
          <w:rPr>
            <w:sz w:val="24"/>
            <w:lang w:val="hr-HR"/>
          </w:rPr>
          <w:delText>prosljeđujućom jedinicom</w:delText>
        </w:r>
      </w:del>
      <w:ins w:id="259" w:author="Ognjen" w:date="2017-01-16T15:07:00Z">
        <w:r w:rsidR="00F00386">
          <w:rPr>
            <w:sz w:val="24"/>
            <w:lang w:val="hr-HR"/>
          </w:rPr>
          <w:t>mrežnim uređajem</w:t>
        </w:r>
        <w:commentRangeEnd w:id="257"/>
        <w:r w:rsidR="00F00386">
          <w:rPr>
            <w:rStyle w:val="CommentReference"/>
          </w:rPr>
          <w:commentReference w:id="257"/>
        </w:r>
      </w:ins>
      <w:r w:rsidR="00156223" w:rsidRPr="00A3423B">
        <w:rPr>
          <w:sz w:val="24"/>
          <w:lang w:val="hr-HR"/>
        </w:rPr>
        <w:t>.</w:t>
      </w:r>
    </w:p>
    <w:p w14:paraId="65A01510" w14:textId="6E5E858D" w:rsidR="00971531" w:rsidRPr="00A3423B" w:rsidRDefault="00156223" w:rsidP="00937FA1">
      <w:pPr>
        <w:spacing w:line="360" w:lineRule="auto"/>
        <w:ind w:firstLine="720"/>
        <w:jc w:val="both"/>
        <w:rPr>
          <w:sz w:val="24"/>
          <w:lang w:val="hr-HR"/>
        </w:rPr>
      </w:pPr>
      <w:commentRangeStart w:id="260"/>
      <w:r w:rsidRPr="00A3423B">
        <w:rPr>
          <w:sz w:val="24"/>
          <w:lang w:val="hr-HR"/>
        </w:rPr>
        <w:t>Osnovna ideja OpenF</w:t>
      </w:r>
      <w:r w:rsidR="00971531" w:rsidRPr="00A3423B">
        <w:rPr>
          <w:sz w:val="24"/>
          <w:lang w:val="hr-HR"/>
        </w:rPr>
        <w:t>l</w:t>
      </w:r>
      <w:r w:rsidRPr="00A3423B">
        <w:rPr>
          <w:sz w:val="24"/>
          <w:lang w:val="hr-HR"/>
        </w:rPr>
        <w:t xml:space="preserve">owa je da se može spojiti više </w:t>
      </w:r>
      <w:r w:rsidR="00971531" w:rsidRPr="00A3423B">
        <w:rPr>
          <w:sz w:val="24"/>
          <w:lang w:val="hr-HR"/>
        </w:rPr>
        <w:t>mrežnih uređaja</w:t>
      </w:r>
      <w:r w:rsidRPr="00A3423B">
        <w:rPr>
          <w:sz w:val="24"/>
          <w:lang w:val="hr-HR"/>
        </w:rPr>
        <w:t xml:space="preserve"> ili čak više mreža kako bi se stvorio jedinstveni</w:t>
      </w:r>
      <w:r w:rsidR="00971531" w:rsidRPr="00A3423B">
        <w:rPr>
          <w:sz w:val="24"/>
          <w:lang w:val="hr-HR"/>
        </w:rPr>
        <w:t xml:space="preserve"> tok (engl. </w:t>
      </w:r>
      <w:r w:rsidR="00971531" w:rsidRPr="00A3423B">
        <w:rPr>
          <w:i/>
          <w:sz w:val="24"/>
          <w:lang w:val="hr-HR"/>
        </w:rPr>
        <w:t>flow</w:t>
      </w:r>
      <w:r w:rsidR="00971531" w:rsidRPr="00A3423B">
        <w:rPr>
          <w:sz w:val="24"/>
          <w:lang w:val="hr-HR"/>
        </w:rPr>
        <w:t>)</w:t>
      </w:r>
      <w:commentRangeEnd w:id="260"/>
      <w:r w:rsidR="001300D9">
        <w:rPr>
          <w:rStyle w:val="CommentReference"/>
        </w:rPr>
        <w:commentReference w:id="260"/>
      </w:r>
      <w:del w:id="261" w:author="Ognjen" w:date="2017-01-16T15:08:00Z">
        <w:r w:rsidRPr="00A3423B" w:rsidDel="00F72B00">
          <w:rPr>
            <w:sz w:val="24"/>
            <w:lang w:val="hr-HR"/>
          </w:rPr>
          <w:delText xml:space="preserve"> </w:delText>
        </w:r>
        <w:commentRangeStart w:id="262"/>
        <w:r w:rsidRPr="00A3423B" w:rsidDel="00F72B00">
          <w:rPr>
            <w:sz w:val="24"/>
            <w:lang w:val="hr-HR"/>
          </w:rPr>
          <w:delText>– u biti VLAN na stero</w:delText>
        </w:r>
        <w:r w:rsidR="000A5D13" w:rsidRPr="00A3423B" w:rsidDel="00F72B00">
          <w:rPr>
            <w:sz w:val="24"/>
            <w:lang w:val="hr-HR"/>
          </w:rPr>
          <w:delText>i</w:delText>
        </w:r>
        <w:r w:rsidRPr="00A3423B" w:rsidDel="00F72B00">
          <w:rPr>
            <w:sz w:val="24"/>
            <w:lang w:val="hr-HR"/>
          </w:rPr>
          <w:delText>dima</w:delText>
        </w:r>
      </w:del>
      <w:commentRangeEnd w:id="262"/>
      <w:r w:rsidR="00F72B00">
        <w:rPr>
          <w:rStyle w:val="CommentReference"/>
        </w:rPr>
        <w:commentReference w:id="262"/>
      </w:r>
      <w:r w:rsidRPr="00A3423B">
        <w:rPr>
          <w:sz w:val="24"/>
          <w:lang w:val="hr-HR"/>
        </w:rPr>
        <w:t xml:space="preserve">. </w:t>
      </w:r>
      <w:commentRangeStart w:id="263"/>
      <w:r w:rsidRPr="00A3423B">
        <w:rPr>
          <w:sz w:val="24"/>
          <w:lang w:val="hr-HR"/>
        </w:rPr>
        <w:t>Tada bi se moglo prema potrebi upravljati čitavom infrastrukturom, postavkama i prometom mreže</w:t>
      </w:r>
      <w:commentRangeEnd w:id="263"/>
      <w:r w:rsidR="00673BBE">
        <w:rPr>
          <w:rStyle w:val="CommentReference"/>
        </w:rPr>
        <w:commentReference w:id="263"/>
      </w:r>
      <w:r w:rsidRPr="00A3423B">
        <w:rPr>
          <w:sz w:val="24"/>
          <w:lang w:val="hr-HR"/>
        </w:rPr>
        <w:t>.</w:t>
      </w:r>
      <w:r w:rsidR="005A21C0" w:rsidRPr="00A3423B">
        <w:rPr>
          <w:sz w:val="24"/>
          <w:lang w:val="hr-HR"/>
        </w:rPr>
        <w:t xml:space="preserve"> </w:t>
      </w:r>
      <w:commentRangeStart w:id="264"/>
      <w:r w:rsidR="00971531" w:rsidRPr="00A3423B">
        <w:rPr>
          <w:sz w:val="24"/>
          <w:lang w:val="hr-HR"/>
        </w:rPr>
        <w:t xml:space="preserve">Sâm pojam toka </w:t>
      </w:r>
      <w:del w:id="265" w:author="Ognjen" w:date="2017-01-16T15:37:00Z">
        <w:r w:rsidR="00971531" w:rsidRPr="00A3423B" w:rsidDel="00946AF4">
          <w:rPr>
            <w:sz w:val="24"/>
            <w:lang w:val="hr-HR"/>
          </w:rPr>
          <w:delText xml:space="preserve">nije dobro definiran </w:delText>
        </w:r>
      </w:del>
      <w:r w:rsidR="00971531" w:rsidRPr="00A3423B">
        <w:rPr>
          <w:sz w:val="24"/>
          <w:lang w:val="hr-HR"/>
        </w:rPr>
        <w:t>unutar OpenFlow specifikacije</w:t>
      </w:r>
      <w:del w:id="266" w:author="Ognjen" w:date="2017-01-16T15:37:00Z">
        <w:r w:rsidR="00971531" w:rsidRPr="00A3423B" w:rsidDel="00946AF4">
          <w:rPr>
            <w:sz w:val="24"/>
            <w:lang w:val="hr-HR"/>
          </w:rPr>
          <w:delText>.</w:delText>
        </w:r>
      </w:del>
      <w:r w:rsidR="00971531" w:rsidRPr="00A3423B">
        <w:rPr>
          <w:sz w:val="24"/>
          <w:lang w:val="hr-HR"/>
        </w:rPr>
        <w:t xml:space="preserve"> </w:t>
      </w:r>
      <w:del w:id="267" w:author="Ognjen" w:date="2017-01-16T15:37:00Z">
        <w:r w:rsidR="00971531" w:rsidRPr="00A3423B" w:rsidDel="00946AF4">
          <w:rPr>
            <w:sz w:val="24"/>
            <w:lang w:val="hr-HR"/>
          </w:rPr>
          <w:delText>Semantički</w:delText>
        </w:r>
      </w:del>
      <w:ins w:id="268" w:author="Ognjen" w:date="2017-01-16T15:37:00Z">
        <w:r w:rsidR="00946AF4">
          <w:rPr>
            <w:sz w:val="24"/>
            <w:lang w:val="hr-HR"/>
          </w:rPr>
          <w:t>s</w:t>
        </w:r>
        <w:r w:rsidR="00946AF4" w:rsidRPr="00A3423B">
          <w:rPr>
            <w:sz w:val="24"/>
            <w:lang w:val="hr-HR"/>
          </w:rPr>
          <w:t>emantički</w:t>
        </w:r>
      </w:ins>
      <w:del w:id="269" w:author="Ognjen" w:date="2017-01-16T15:37:00Z">
        <w:r w:rsidR="00971531" w:rsidRPr="00A3423B" w:rsidDel="00946AF4">
          <w:rPr>
            <w:sz w:val="24"/>
            <w:lang w:val="hr-HR"/>
          </w:rPr>
          <w:delText>, tok</w:delText>
        </w:r>
      </w:del>
      <w:r w:rsidR="00971531" w:rsidRPr="00A3423B">
        <w:rPr>
          <w:sz w:val="24"/>
          <w:lang w:val="hr-HR"/>
        </w:rPr>
        <w:t xml:space="preserve"> je </w:t>
      </w:r>
      <w:ins w:id="270" w:author="Ognjen" w:date="2017-01-16T15:37:00Z">
        <w:r w:rsidR="00946AF4">
          <w:rPr>
            <w:sz w:val="24"/>
            <w:lang w:val="hr-HR"/>
          </w:rPr>
          <w:t xml:space="preserve">definiran kao </w:t>
        </w:r>
      </w:ins>
      <w:r w:rsidR="00971531" w:rsidRPr="00A3423B">
        <w:rPr>
          <w:sz w:val="24"/>
          <w:lang w:val="hr-HR"/>
        </w:rPr>
        <w:t>niz paketa koji putuju mrežom, a koji dijele isti skup vrijednosti unutar polja zaglavlja.</w:t>
      </w:r>
      <w:commentRangeEnd w:id="264"/>
      <w:r w:rsidR="00946AF4">
        <w:rPr>
          <w:rStyle w:val="CommentReference"/>
        </w:rPr>
        <w:commentReference w:id="264"/>
      </w:r>
      <w:r w:rsidR="00971531" w:rsidRPr="00A3423B">
        <w:rPr>
          <w:sz w:val="24"/>
          <w:lang w:val="hr-HR"/>
        </w:rPr>
        <w:t xml:space="preserve"> Npr.</w:t>
      </w:r>
      <w:ins w:id="271" w:author="Ognjen" w:date="2017-01-16T15:38:00Z">
        <w:r w:rsidR="00946AF4">
          <w:rPr>
            <w:sz w:val="24"/>
            <w:lang w:val="hr-HR"/>
          </w:rPr>
          <w:t>,</w:t>
        </w:r>
      </w:ins>
      <w:r w:rsidR="00971531" w:rsidRPr="00A3423B">
        <w:rPr>
          <w:sz w:val="24"/>
          <w:lang w:val="hr-HR"/>
        </w:rPr>
        <w:t xml:space="preserve"> jedan tok može se sastojati od svih paketa s jednakom izvorišnom i odredišnom IP adresom.</w:t>
      </w:r>
    </w:p>
    <w:p w14:paraId="4954F123" w14:textId="383417D0" w:rsidR="00156223" w:rsidRPr="00A3423B" w:rsidRDefault="00156223" w:rsidP="00937FA1">
      <w:pPr>
        <w:spacing w:line="360" w:lineRule="auto"/>
        <w:ind w:firstLine="720"/>
        <w:jc w:val="both"/>
        <w:rPr>
          <w:sz w:val="24"/>
          <w:lang w:val="hr-HR"/>
        </w:rPr>
      </w:pPr>
      <w:r w:rsidRPr="00A3423B">
        <w:rPr>
          <w:sz w:val="24"/>
          <w:lang w:val="hr-HR"/>
        </w:rPr>
        <w:t>Kako je SDN tržište još u razvoju, mnoge</w:t>
      </w:r>
      <w:r w:rsidR="005A21C0" w:rsidRPr="00A3423B">
        <w:rPr>
          <w:sz w:val="24"/>
          <w:lang w:val="hr-HR"/>
        </w:rPr>
        <w:t xml:space="preserve"> su</w:t>
      </w:r>
      <w:r w:rsidRPr="00A3423B">
        <w:rPr>
          <w:sz w:val="24"/>
          <w:lang w:val="hr-HR"/>
        </w:rPr>
        <w:t xml:space="preserve"> implementacije SDN-a konfigurirane kao nadogradnja na postojeće mreže i mnog</w:t>
      </w:r>
      <w:r w:rsidR="005A21C0" w:rsidRPr="00A3423B">
        <w:rPr>
          <w:sz w:val="24"/>
          <w:lang w:val="hr-HR"/>
        </w:rPr>
        <w:t>e</w:t>
      </w:r>
      <w:r w:rsidRPr="00A3423B">
        <w:rPr>
          <w:sz w:val="24"/>
          <w:lang w:val="hr-HR"/>
        </w:rPr>
        <w:t xml:space="preserve"> od trenutnih komercijalnih primjena OpenF</w:t>
      </w:r>
      <w:r w:rsidR="005A21C0" w:rsidRPr="00A3423B">
        <w:rPr>
          <w:sz w:val="24"/>
          <w:lang w:val="hr-HR"/>
        </w:rPr>
        <w:t>l</w:t>
      </w:r>
      <w:r w:rsidRPr="00A3423B">
        <w:rPr>
          <w:sz w:val="24"/>
          <w:lang w:val="hr-HR"/>
        </w:rPr>
        <w:t xml:space="preserve">owa </w:t>
      </w:r>
      <w:r w:rsidR="005A21C0" w:rsidRPr="00A3423B">
        <w:rPr>
          <w:sz w:val="24"/>
          <w:lang w:val="hr-HR"/>
        </w:rPr>
        <w:t>orijentirane su</w:t>
      </w:r>
      <w:r w:rsidRPr="00A3423B">
        <w:rPr>
          <w:sz w:val="24"/>
          <w:lang w:val="hr-HR"/>
        </w:rPr>
        <w:t xml:space="preserve"> na proizvodnju poboljšanih verzija postojećih mrežnih usluga koristeći OpenFlow model. Trebat će vremena da mrežno tržište u potpunosti usvoji potencijal SDN-a i integrira centralizirani pristup SDN-a u njegove metode i zahtjeve</w:t>
      </w:r>
      <w:ins w:id="272" w:author="Ognjen" w:date="2017-01-16T15:38:00Z">
        <w:r w:rsidR="00B76F58">
          <w:rPr>
            <w:sz w:val="24"/>
            <w:lang w:val="hr-HR"/>
          </w:rPr>
          <w:t xml:space="preserve"> </w:t>
        </w:r>
      </w:ins>
      <w:moveToRangeStart w:id="273" w:author="Ognjen" w:date="2017-01-16T15:38:00Z" w:name="move472344450"/>
      <w:moveTo w:id="274" w:author="Ognjen" w:date="2017-01-16T15:38:00Z">
        <w:r w:rsidR="00B76F58" w:rsidRPr="00A3423B">
          <w:rPr>
            <w:sz w:val="24"/>
            <w:lang w:val="hr-HR"/>
          </w:rPr>
          <w:t>[8]</w:t>
        </w:r>
      </w:moveTo>
      <w:moveToRangeEnd w:id="273"/>
      <w:r w:rsidRPr="00A3423B">
        <w:rPr>
          <w:sz w:val="24"/>
          <w:lang w:val="hr-HR"/>
        </w:rPr>
        <w:t>.</w:t>
      </w:r>
      <w:r w:rsidR="00667A3D" w:rsidRPr="00A3423B">
        <w:rPr>
          <w:sz w:val="24"/>
          <w:lang w:val="hr-HR"/>
        </w:rPr>
        <w:t xml:space="preserve"> </w:t>
      </w:r>
      <w:moveFromRangeStart w:id="275" w:author="Ognjen" w:date="2017-01-16T15:38:00Z" w:name="move472344450"/>
      <w:moveFrom w:id="276" w:author="Ognjen" w:date="2017-01-16T15:38:00Z">
        <w:r w:rsidR="00667A3D" w:rsidRPr="00A3423B" w:rsidDel="00B76F58">
          <w:rPr>
            <w:sz w:val="24"/>
            <w:lang w:val="hr-HR"/>
          </w:rPr>
          <w:t>[8]</w:t>
        </w:r>
      </w:moveFrom>
      <w:moveFromRangeEnd w:id="275"/>
    </w:p>
    <w:p w14:paraId="5AB39BE3" w14:textId="6ECF94EF" w:rsidR="00156223" w:rsidRPr="00A3423B" w:rsidRDefault="00156223" w:rsidP="00937FA1">
      <w:pPr>
        <w:spacing w:line="360" w:lineRule="auto"/>
        <w:ind w:firstLine="720"/>
        <w:jc w:val="both"/>
        <w:rPr>
          <w:sz w:val="24"/>
          <w:lang w:val="hr-HR"/>
        </w:rPr>
      </w:pPr>
      <w:r w:rsidRPr="00A3423B">
        <w:rPr>
          <w:sz w:val="24"/>
          <w:lang w:val="hr-HR"/>
        </w:rPr>
        <w:t xml:space="preserve">Svaka nova verzija OpenFlowa donosi nove korisne mogućnosti koje proširuju opseg i mogućnosti </w:t>
      </w:r>
      <w:del w:id="277" w:author="Ognjen" w:date="2017-01-16T15:39:00Z">
        <w:r w:rsidRPr="00A3423B" w:rsidDel="0035487E">
          <w:rPr>
            <w:sz w:val="24"/>
            <w:lang w:val="hr-HR"/>
          </w:rPr>
          <w:delText>SDN-a</w:delText>
        </w:r>
      </w:del>
      <w:ins w:id="278" w:author="Ognjen" w:date="2017-01-16T15:39:00Z">
        <w:r w:rsidR="0035487E">
          <w:rPr>
            <w:sz w:val="24"/>
            <w:lang w:val="hr-HR"/>
          </w:rPr>
          <w:t>samog protokola</w:t>
        </w:r>
      </w:ins>
      <w:r w:rsidRPr="00A3423B">
        <w:rPr>
          <w:sz w:val="24"/>
          <w:lang w:val="hr-HR"/>
        </w:rPr>
        <w:t>. Međutim, ove nove mogućnosti mijenjaju i način kako se problemi rješavaju u podatkovnim centrima</w:t>
      </w:r>
      <w:ins w:id="279" w:author="Ognjen" w:date="2017-01-16T15:39:00Z">
        <w:r w:rsidR="0035487E">
          <w:rPr>
            <w:sz w:val="24"/>
            <w:lang w:val="hr-HR"/>
          </w:rPr>
          <w:t xml:space="preserve"> ili drugim vrstama komunikacijskih mreža</w:t>
        </w:r>
      </w:ins>
      <w:r w:rsidRPr="00A3423B">
        <w:rPr>
          <w:sz w:val="24"/>
          <w:lang w:val="hr-HR"/>
        </w:rPr>
        <w:t xml:space="preserve">. Umjesto izgradnje mreža s fiksnim arhitekturama koje su predviđene za velika opterećenja, </w:t>
      </w:r>
      <w:ins w:id="280" w:author="Ognjen" w:date="2017-01-16T15:39:00Z">
        <w:r w:rsidR="00881BC8">
          <w:rPr>
            <w:sz w:val="24"/>
            <w:lang w:val="hr-HR"/>
          </w:rPr>
          <w:t xml:space="preserve">npr., </w:t>
        </w:r>
      </w:ins>
      <w:r w:rsidRPr="00A3423B">
        <w:rPr>
          <w:sz w:val="24"/>
          <w:lang w:val="hr-HR"/>
        </w:rPr>
        <w:t xml:space="preserve">resursi </w:t>
      </w:r>
      <w:r w:rsidR="00623826" w:rsidRPr="00A3423B">
        <w:rPr>
          <w:sz w:val="24"/>
          <w:lang w:val="hr-HR"/>
        </w:rPr>
        <w:t>podatkovnih c</w:t>
      </w:r>
      <w:r w:rsidR="00BF6CFC" w:rsidRPr="00A3423B">
        <w:rPr>
          <w:sz w:val="24"/>
          <w:lang w:val="hr-HR"/>
        </w:rPr>
        <w:t>en</w:t>
      </w:r>
      <w:r w:rsidR="00623826" w:rsidRPr="00A3423B">
        <w:rPr>
          <w:sz w:val="24"/>
          <w:lang w:val="hr-HR"/>
        </w:rPr>
        <w:t>t</w:t>
      </w:r>
      <w:r w:rsidR="00BF6CFC" w:rsidRPr="00A3423B">
        <w:rPr>
          <w:sz w:val="24"/>
          <w:lang w:val="hr-HR"/>
        </w:rPr>
        <w:t>ar</w:t>
      </w:r>
      <w:r w:rsidR="00623826" w:rsidRPr="00A3423B">
        <w:rPr>
          <w:sz w:val="24"/>
          <w:lang w:val="hr-HR"/>
        </w:rPr>
        <w:t xml:space="preserve">a </w:t>
      </w:r>
      <w:r w:rsidRPr="00A3423B">
        <w:rPr>
          <w:sz w:val="24"/>
          <w:lang w:val="hr-HR"/>
        </w:rPr>
        <w:t xml:space="preserve">mogu biti optimizirani preko cijele mreže, pa čak i preko </w:t>
      </w:r>
      <w:ins w:id="281" w:author="Ognjen" w:date="2017-01-16T15:40:00Z">
        <w:r w:rsidR="00881BC8">
          <w:rPr>
            <w:sz w:val="24"/>
            <w:lang w:val="hr-HR"/>
          </w:rPr>
          <w:t xml:space="preserve">različitih </w:t>
        </w:r>
      </w:ins>
      <w:r w:rsidRPr="00A3423B">
        <w:rPr>
          <w:sz w:val="24"/>
          <w:lang w:val="hr-HR"/>
        </w:rPr>
        <w:t>domena.</w:t>
      </w:r>
      <w:r w:rsidR="00E50580" w:rsidRPr="00A3423B">
        <w:rPr>
          <w:sz w:val="24"/>
          <w:lang w:val="hr-HR"/>
        </w:rPr>
        <w:t xml:space="preserve"> Prva verzija OpenFlow specifikacije</w:t>
      </w:r>
      <w:ins w:id="282" w:author="Ognjen" w:date="2017-01-16T15:40:00Z">
        <w:r w:rsidR="00790D57">
          <w:rPr>
            <w:sz w:val="24"/>
            <w:lang w:val="hr-HR"/>
          </w:rPr>
          <w:t>,</w:t>
        </w:r>
      </w:ins>
      <w:r w:rsidR="00E50580" w:rsidRPr="00A3423B">
        <w:rPr>
          <w:sz w:val="24"/>
          <w:lang w:val="hr-HR"/>
        </w:rPr>
        <w:t xml:space="preserve"> </w:t>
      </w:r>
      <w:ins w:id="283" w:author="Ognjen" w:date="2017-01-16T15:40:00Z">
        <w:r w:rsidR="00790D57">
          <w:rPr>
            <w:sz w:val="24"/>
            <w:lang w:val="hr-HR"/>
          </w:rPr>
          <w:t xml:space="preserve">verzija </w:t>
        </w:r>
      </w:ins>
      <w:del w:id="284" w:author="Ognjen" w:date="2017-01-16T15:40:00Z">
        <w:r w:rsidR="00E50580" w:rsidRPr="00A3423B" w:rsidDel="00790D57">
          <w:rPr>
            <w:sz w:val="24"/>
            <w:lang w:val="hr-HR"/>
          </w:rPr>
          <w:delText xml:space="preserve">– </w:delText>
        </w:r>
      </w:del>
      <w:r w:rsidR="00E50580" w:rsidRPr="00A3423B">
        <w:rPr>
          <w:sz w:val="24"/>
          <w:lang w:val="hr-HR"/>
        </w:rPr>
        <w:t>1.0</w:t>
      </w:r>
      <w:ins w:id="285" w:author="Ognjen" w:date="2017-01-16T15:40:00Z">
        <w:r w:rsidR="00790D57">
          <w:rPr>
            <w:sz w:val="24"/>
            <w:lang w:val="hr-HR"/>
          </w:rPr>
          <w:t xml:space="preserve"> [1],</w:t>
        </w:r>
      </w:ins>
      <w:r w:rsidR="00E50580" w:rsidRPr="00A3423B">
        <w:rPr>
          <w:sz w:val="24"/>
          <w:lang w:val="hr-HR"/>
        </w:rPr>
        <w:t xml:space="preserve"> </w:t>
      </w:r>
      <w:del w:id="286" w:author="Ognjen" w:date="2017-01-16T15:40:00Z">
        <w:r w:rsidR="00E50580" w:rsidRPr="00A3423B" w:rsidDel="00790D57">
          <w:rPr>
            <w:sz w:val="24"/>
            <w:lang w:val="hr-HR"/>
          </w:rPr>
          <w:delText xml:space="preserve">– </w:delText>
        </w:r>
      </w:del>
      <w:r w:rsidR="00E50580" w:rsidRPr="00A3423B">
        <w:rPr>
          <w:sz w:val="24"/>
          <w:lang w:val="hr-HR"/>
        </w:rPr>
        <w:t xml:space="preserve">razvijena je na Sveučilištu Stanford. ONF je ubrzo uzeo projekt pod svoje okrilje te je nastavio razvijati specifikaciju. OpenFlow </w:t>
      </w:r>
      <w:ins w:id="287" w:author="Ognjen" w:date="2017-01-16T15:41:00Z">
        <w:r w:rsidR="00790D57">
          <w:rPr>
            <w:sz w:val="24"/>
            <w:lang w:val="hr-HR"/>
          </w:rPr>
          <w:t xml:space="preserve">verzije </w:t>
        </w:r>
      </w:ins>
      <w:r w:rsidR="00E50580" w:rsidRPr="00A3423B">
        <w:rPr>
          <w:sz w:val="24"/>
          <w:lang w:val="hr-HR"/>
        </w:rPr>
        <w:t>1.3</w:t>
      </w:r>
      <w:ins w:id="288" w:author="Ognjen" w:date="2017-01-16T15:40:00Z">
        <w:r w:rsidR="00790D57">
          <w:rPr>
            <w:sz w:val="24"/>
            <w:lang w:val="hr-HR"/>
          </w:rPr>
          <w:t xml:space="preserve"> [</w:t>
        </w:r>
      </w:ins>
      <w:ins w:id="289" w:author="Ognjen" w:date="2017-01-16T15:41:00Z">
        <w:r w:rsidR="00790D57">
          <w:rPr>
            <w:sz w:val="24"/>
            <w:lang w:val="hr-HR"/>
          </w:rPr>
          <w:t>DODAJTE REF. na SPECIFIKACIJU VERZIJE 1.3</w:t>
        </w:r>
      </w:ins>
      <w:ins w:id="290" w:author="Ognjen" w:date="2017-01-16T15:40:00Z">
        <w:r w:rsidR="00790D57">
          <w:rPr>
            <w:sz w:val="24"/>
            <w:lang w:val="hr-HR"/>
          </w:rPr>
          <w:t>]</w:t>
        </w:r>
      </w:ins>
      <w:r w:rsidR="00E50580" w:rsidRPr="00A3423B">
        <w:rPr>
          <w:sz w:val="24"/>
          <w:lang w:val="hr-HR"/>
        </w:rPr>
        <w:t xml:space="preserve"> proširuje funkcionalnosti specifikacije i </w:t>
      </w:r>
      <w:del w:id="291" w:author="Ognjen" w:date="2017-01-16T15:41:00Z">
        <w:r w:rsidR="00E50580" w:rsidRPr="00A3423B" w:rsidDel="007F3D3F">
          <w:rPr>
            <w:sz w:val="24"/>
            <w:lang w:val="hr-HR"/>
          </w:rPr>
          <w:delText xml:space="preserve">vjerojatno će služiti </w:delText>
        </w:r>
      </w:del>
      <w:ins w:id="292" w:author="Ognjen" w:date="2017-01-16T15:41:00Z">
        <w:r w:rsidR="007F3D3F" w:rsidRPr="00A3423B">
          <w:rPr>
            <w:sz w:val="24"/>
            <w:lang w:val="hr-HR"/>
          </w:rPr>
          <w:t>služit</w:t>
        </w:r>
        <w:r w:rsidR="007F3D3F">
          <w:rPr>
            <w:sz w:val="24"/>
            <w:lang w:val="hr-HR"/>
          </w:rPr>
          <w:t xml:space="preserve"> će</w:t>
        </w:r>
        <w:r w:rsidR="007F3D3F" w:rsidRPr="00A3423B">
          <w:rPr>
            <w:sz w:val="24"/>
            <w:lang w:val="hr-HR"/>
          </w:rPr>
          <w:t xml:space="preserve"> </w:t>
        </w:r>
      </w:ins>
      <w:r w:rsidR="00E50580" w:rsidRPr="00A3423B">
        <w:rPr>
          <w:sz w:val="24"/>
          <w:lang w:val="hr-HR"/>
        </w:rPr>
        <w:t>kao temelj na koji će se buduće komercijalne implementacije oslanjati</w:t>
      </w:r>
      <w:del w:id="293" w:author="Ognjen" w:date="2017-01-16T15:41:00Z">
        <w:r w:rsidR="00E50580" w:rsidRPr="00A3423B" w:rsidDel="007F3D3F">
          <w:rPr>
            <w:sz w:val="24"/>
            <w:lang w:val="hr-HR"/>
          </w:rPr>
          <w:delText xml:space="preserve">; </w:delText>
        </w:r>
        <w:commentRangeStart w:id="294"/>
        <w:r w:rsidR="00E50580" w:rsidRPr="00A3423B" w:rsidDel="007F3D3F">
          <w:rPr>
            <w:sz w:val="24"/>
            <w:lang w:val="hr-HR"/>
          </w:rPr>
          <w:delText>stoga, ONF ne planira mnogo promjena u doglednoj budućnosti</w:delText>
        </w:r>
      </w:del>
      <w:commentRangeEnd w:id="294"/>
      <w:r w:rsidR="007F3D3F">
        <w:rPr>
          <w:rStyle w:val="CommentReference"/>
        </w:rPr>
        <w:commentReference w:id="294"/>
      </w:r>
      <w:ins w:id="295" w:author="Ognjen" w:date="2017-01-16T15:41:00Z">
        <w:r w:rsidR="007F3D3F">
          <w:rPr>
            <w:sz w:val="24"/>
            <w:lang w:val="hr-HR"/>
          </w:rPr>
          <w:t xml:space="preserve"> </w:t>
        </w:r>
      </w:ins>
      <w:moveToRangeStart w:id="296" w:author="Ognjen" w:date="2017-01-16T15:41:00Z" w:name="move472344643"/>
      <w:moveTo w:id="297" w:author="Ognjen" w:date="2017-01-16T15:41:00Z">
        <w:r w:rsidR="007F3D3F" w:rsidRPr="00A3423B">
          <w:rPr>
            <w:sz w:val="24"/>
            <w:lang w:val="hr-HR"/>
          </w:rPr>
          <w:t>[3]</w:t>
        </w:r>
      </w:moveTo>
      <w:moveToRangeEnd w:id="296"/>
      <w:r w:rsidR="00E50580" w:rsidRPr="00A3423B">
        <w:rPr>
          <w:sz w:val="24"/>
          <w:lang w:val="hr-HR"/>
        </w:rPr>
        <w:t>.</w:t>
      </w:r>
      <w:moveFromRangeStart w:id="298" w:author="Ognjen" w:date="2017-01-16T15:41:00Z" w:name="move472344643"/>
      <w:moveFrom w:id="299" w:author="Ognjen" w:date="2017-01-16T15:41:00Z">
        <w:r w:rsidR="00E50580" w:rsidRPr="00A3423B" w:rsidDel="007F3D3F">
          <w:rPr>
            <w:sz w:val="24"/>
            <w:lang w:val="hr-HR"/>
          </w:rPr>
          <w:t xml:space="preserve"> [</w:t>
        </w:r>
        <w:r w:rsidR="00386FAF" w:rsidRPr="00A3423B" w:rsidDel="007F3D3F">
          <w:rPr>
            <w:sz w:val="24"/>
            <w:lang w:val="hr-HR"/>
          </w:rPr>
          <w:t>3]</w:t>
        </w:r>
      </w:moveFrom>
      <w:moveFromRangeEnd w:id="298"/>
      <w:r w:rsidR="00E50580" w:rsidRPr="00A3423B">
        <w:rPr>
          <w:sz w:val="24"/>
          <w:lang w:val="hr-HR"/>
        </w:rPr>
        <w:tab/>
      </w:r>
    </w:p>
    <w:p w14:paraId="37703AF1" w14:textId="7B2B539A" w:rsidR="00156223" w:rsidRPr="00A3423B" w:rsidRDefault="00156223" w:rsidP="00937FA1">
      <w:pPr>
        <w:spacing w:line="360" w:lineRule="auto"/>
        <w:ind w:firstLine="720"/>
        <w:jc w:val="both"/>
        <w:rPr>
          <w:sz w:val="24"/>
          <w:lang w:val="hr-HR"/>
        </w:rPr>
      </w:pPr>
      <w:commentRangeStart w:id="300"/>
      <w:del w:id="301" w:author="Ognjen" w:date="2017-01-16T15:42:00Z">
        <w:r w:rsidRPr="00A3423B" w:rsidDel="00F7751D">
          <w:rPr>
            <w:sz w:val="24"/>
            <w:lang w:val="hr-HR"/>
          </w:rPr>
          <w:delText>Ran</w:delText>
        </w:r>
        <w:r w:rsidR="00E50580" w:rsidRPr="00A3423B" w:rsidDel="00F7751D">
          <w:rPr>
            <w:sz w:val="24"/>
            <w:lang w:val="hr-HR"/>
          </w:rPr>
          <w:delText>ije</w:delText>
        </w:r>
        <w:r w:rsidRPr="00A3423B" w:rsidDel="00F7751D">
          <w:rPr>
            <w:sz w:val="24"/>
            <w:lang w:val="hr-HR"/>
          </w:rPr>
          <w:delText xml:space="preserve"> primjene OpenF</w:delText>
        </w:r>
        <w:r w:rsidR="00E50580" w:rsidRPr="00A3423B" w:rsidDel="00F7751D">
          <w:rPr>
            <w:sz w:val="24"/>
            <w:lang w:val="hr-HR"/>
          </w:rPr>
          <w:delText>l</w:delText>
        </w:r>
        <w:r w:rsidRPr="00A3423B" w:rsidDel="00F7751D">
          <w:rPr>
            <w:sz w:val="24"/>
            <w:lang w:val="hr-HR"/>
          </w:rPr>
          <w:delText>owa često koriste njegove kapacitete upravlj</w:delText>
        </w:r>
        <w:r w:rsidR="00E50580" w:rsidRPr="00A3423B" w:rsidDel="00F7751D">
          <w:rPr>
            <w:sz w:val="24"/>
            <w:lang w:val="hr-HR"/>
          </w:rPr>
          <w:delText>anja tokom podataka kako bi pre</w:delText>
        </w:r>
        <w:r w:rsidRPr="00A3423B" w:rsidDel="00F7751D">
          <w:rPr>
            <w:sz w:val="24"/>
            <w:lang w:val="hr-HR"/>
          </w:rPr>
          <w:delText>u</w:delText>
        </w:r>
        <w:r w:rsidR="00E50580" w:rsidRPr="00A3423B" w:rsidDel="00F7751D">
          <w:rPr>
            <w:sz w:val="24"/>
            <w:lang w:val="hr-HR"/>
          </w:rPr>
          <w:delText>s</w:delText>
        </w:r>
        <w:r w:rsidRPr="00A3423B" w:rsidDel="00F7751D">
          <w:rPr>
            <w:sz w:val="24"/>
            <w:lang w:val="hr-HR"/>
          </w:rPr>
          <w:delText>mjerili promet prije nego</w:delText>
        </w:r>
        <w:r w:rsidR="00E50580" w:rsidRPr="00A3423B" w:rsidDel="00F7751D">
          <w:rPr>
            <w:sz w:val="24"/>
            <w:lang w:val="hr-HR"/>
          </w:rPr>
          <w:delText xml:space="preserve"> li</w:delText>
        </w:r>
        <w:r w:rsidRPr="00A3423B" w:rsidDel="00F7751D">
          <w:rPr>
            <w:sz w:val="24"/>
            <w:lang w:val="hr-HR"/>
          </w:rPr>
          <w:delText xml:space="preserve"> stigne do jezgre same mreže</w:delText>
        </w:r>
        <w:r w:rsidR="00E50580" w:rsidRPr="00A3423B" w:rsidDel="00F7751D">
          <w:rPr>
            <w:sz w:val="24"/>
            <w:lang w:val="hr-HR"/>
          </w:rPr>
          <w:delText xml:space="preserve"> –</w:delText>
        </w:r>
        <w:r w:rsidRPr="00A3423B" w:rsidDel="00F7751D">
          <w:rPr>
            <w:sz w:val="24"/>
            <w:lang w:val="hr-HR"/>
          </w:rPr>
          <w:delText xml:space="preserve"> u biti optimizirajući rukovanje s paketima na njenim rubnim dijelovima. Tokovi </w:delText>
        </w:r>
        <w:r w:rsidR="006425C6" w:rsidRPr="00A3423B" w:rsidDel="00F7751D">
          <w:rPr>
            <w:sz w:val="24"/>
            <w:lang w:val="hr-HR"/>
          </w:rPr>
          <w:delText xml:space="preserve">se mogu spajati ili razdvajati </w:delText>
        </w:r>
        <w:r w:rsidRPr="00A3423B" w:rsidDel="00F7751D">
          <w:rPr>
            <w:sz w:val="24"/>
            <w:lang w:val="hr-HR"/>
          </w:rPr>
          <w:delText>te tako omogućuju navođenje i sigurnost podataka, kao i to da se promet  koncentrira kroz manje mrežnih čvorišta</w:delText>
        </w:r>
        <w:r w:rsidR="000709EA" w:rsidRPr="00A3423B" w:rsidDel="00F7751D">
          <w:rPr>
            <w:sz w:val="24"/>
            <w:lang w:val="hr-HR"/>
          </w:rPr>
          <w:delText xml:space="preserve"> što smanjuje operativne troškove te smanjuje troškove za električnu energiju i </w:delText>
        </w:r>
        <w:r w:rsidR="000709EA" w:rsidRPr="00A3423B" w:rsidDel="00F7751D">
          <w:rPr>
            <w:sz w:val="24"/>
            <w:lang w:val="hr-HR"/>
          </w:rPr>
          <w:lastRenderedPageBreak/>
          <w:delText>klimatizaciju.</w:delText>
        </w:r>
      </w:del>
      <w:commentRangeEnd w:id="300"/>
      <w:r w:rsidR="00F7751D">
        <w:rPr>
          <w:rStyle w:val="CommentReference"/>
        </w:rPr>
        <w:commentReference w:id="300"/>
      </w:r>
    </w:p>
    <w:p w14:paraId="67920378" w14:textId="090E83C9" w:rsidR="00DF10EF" w:rsidRPr="00A3423B" w:rsidRDefault="00BF6CFC" w:rsidP="00937FA1">
      <w:pPr>
        <w:pStyle w:val="Heading2"/>
        <w:spacing w:line="360" w:lineRule="auto"/>
        <w:jc w:val="both"/>
        <w:rPr>
          <w:rFonts w:cs="Arial"/>
          <w:lang w:val="hr-HR"/>
        </w:rPr>
      </w:pPr>
      <w:bookmarkStart w:id="302" w:name="_Toc472077966"/>
      <w:del w:id="303" w:author="Ognjen" w:date="2017-01-17T11:36:00Z">
        <w:r w:rsidRPr="00A3423B" w:rsidDel="00100B8E">
          <w:rPr>
            <w:rFonts w:cs="Arial"/>
            <w:lang w:val="hr-HR"/>
          </w:rPr>
          <w:delText>OpenFlow specifikacija</w:delText>
        </w:r>
      </w:del>
      <w:bookmarkEnd w:id="302"/>
      <w:ins w:id="304" w:author="Ognjen" w:date="2017-01-17T11:36:00Z">
        <w:r w:rsidR="00100B8E">
          <w:rPr>
            <w:rFonts w:cs="Arial"/>
            <w:lang w:val="hr-HR"/>
          </w:rPr>
          <w:t>Funkcijski aspekti</w:t>
        </w:r>
      </w:ins>
    </w:p>
    <w:p w14:paraId="679BFD37" w14:textId="2AF07256" w:rsidR="005F3A0E" w:rsidRPr="00A3423B" w:rsidRDefault="005F3A0E" w:rsidP="00937FA1">
      <w:pPr>
        <w:spacing w:line="360" w:lineRule="auto"/>
        <w:ind w:firstLine="720"/>
        <w:jc w:val="both"/>
        <w:rPr>
          <w:sz w:val="24"/>
          <w:lang w:val="hr-HR"/>
        </w:rPr>
      </w:pPr>
      <w:r w:rsidRPr="00A3423B">
        <w:rPr>
          <w:sz w:val="24"/>
          <w:lang w:val="hr-HR"/>
        </w:rPr>
        <w:t xml:space="preserve">Kako bi se koncept SDN-a preveo u praktičnu implementaciju, dva uvjeta moraju biti zadovoljena. Prvi uvjet zahtijeva zajedničku logičku arhitekturu svih mrežnih uređaja kojima upravlja </w:t>
      </w:r>
      <w:ins w:id="305" w:author="Ognjen" w:date="2017-01-16T15:47:00Z">
        <w:r w:rsidR="00DD58C8">
          <w:rPr>
            <w:sz w:val="24"/>
            <w:lang w:val="hr-HR"/>
          </w:rPr>
          <w:t xml:space="preserve">SDN </w:t>
        </w:r>
      </w:ins>
      <w:r w:rsidRPr="00A3423B">
        <w:rPr>
          <w:sz w:val="24"/>
          <w:lang w:val="hr-HR"/>
        </w:rPr>
        <w:t xml:space="preserve">upravljački uređaj. Sama logička arhitektura može biti implementirana na različite načine u različitim uređajima; bitno je da je sučelje prema upravljačkom uređaju jednako za svaki mrežni uređaj. Drugi uvjet traži da se za komunikaciju između mrežnih uređaja koristi standardizirani, sigurni protokol. Oba uvjeta ispunjava OpenFlow koji, osim što služi kao protokol između mrežnih uređaja, također služi kao specifikacija logičke strukture svih funkcionalnosti mrežnih uređaja. </w:t>
      </w:r>
      <w:commentRangeStart w:id="306"/>
      <w:r w:rsidR="00AA5ACC" w:rsidRPr="00A3423B">
        <w:rPr>
          <w:noProof/>
          <w:sz w:val="24"/>
          <w:lang w:val="hr-HR" w:eastAsia="hr-HR"/>
        </w:rPr>
        <w:drawing>
          <wp:anchor distT="0" distB="0" distL="114300" distR="114300" simplePos="0" relativeHeight="251682816" behindDoc="0" locked="0" layoutInCell="1" allowOverlap="1" wp14:anchorId="493BB7B0" wp14:editId="1302BA53">
            <wp:simplePos x="0" y="0"/>
            <wp:positionH relativeFrom="margin">
              <wp:posOffset>190500</wp:posOffset>
            </wp:positionH>
            <wp:positionV relativeFrom="paragraph">
              <wp:posOffset>1743075</wp:posOffset>
            </wp:positionV>
            <wp:extent cx="5772785" cy="5191760"/>
            <wp:effectExtent l="0" t="0" r="0" b="889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rawing1.png"/>
                    <pic:cNvPicPr/>
                  </pic:nvPicPr>
                  <pic:blipFill>
                    <a:blip r:embed="rId13">
                      <a:extLst>
                        <a:ext uri="{28A0092B-C50C-407E-A947-70E740481C1C}">
                          <a14:useLocalDpi xmlns:a14="http://schemas.microsoft.com/office/drawing/2010/main" val="0"/>
                        </a:ext>
                      </a:extLst>
                    </a:blip>
                    <a:stretch>
                      <a:fillRect/>
                    </a:stretch>
                  </pic:blipFill>
                  <pic:spPr>
                    <a:xfrm>
                      <a:off x="0" y="0"/>
                      <a:ext cx="5772785" cy="5191760"/>
                    </a:xfrm>
                    <a:prstGeom prst="rect">
                      <a:avLst/>
                    </a:prstGeom>
                  </pic:spPr>
                </pic:pic>
              </a:graphicData>
            </a:graphic>
          </wp:anchor>
        </w:drawing>
      </w:r>
      <w:commentRangeEnd w:id="306"/>
      <w:r w:rsidR="00DD58C8">
        <w:rPr>
          <w:rStyle w:val="CommentReference"/>
        </w:rPr>
        <w:commentReference w:id="306"/>
      </w:r>
    </w:p>
    <w:p w14:paraId="664E1306" w14:textId="10F02CFA" w:rsidR="005F3A0E" w:rsidRPr="00A3423B" w:rsidRDefault="005F3A0E" w:rsidP="00937FA1">
      <w:pPr>
        <w:spacing w:line="360" w:lineRule="auto"/>
        <w:ind w:firstLine="720"/>
        <w:jc w:val="both"/>
        <w:rPr>
          <w:sz w:val="24"/>
          <w:lang w:val="hr-HR"/>
        </w:rPr>
      </w:pPr>
      <w:r w:rsidRPr="00A3423B">
        <w:rPr>
          <w:noProof/>
          <w:lang w:val="hr-HR" w:eastAsia="hr-HR"/>
        </w:rPr>
        <w:lastRenderedPageBreak/>
        <mc:AlternateContent>
          <mc:Choice Requires="wps">
            <w:drawing>
              <wp:anchor distT="0" distB="0" distL="114300" distR="114300" simplePos="0" relativeHeight="251683840" behindDoc="0" locked="0" layoutInCell="1" allowOverlap="1" wp14:anchorId="6AB2BE64" wp14:editId="663F0407">
                <wp:simplePos x="0" y="0"/>
                <wp:positionH relativeFrom="margin">
                  <wp:align>right</wp:align>
                </wp:positionH>
                <wp:positionV relativeFrom="paragraph">
                  <wp:posOffset>5372100</wp:posOffset>
                </wp:positionV>
                <wp:extent cx="5772785" cy="635"/>
                <wp:effectExtent l="0" t="0" r="0" b="0"/>
                <wp:wrapTopAndBottom/>
                <wp:docPr id="20" name="Text Box 20"/>
                <wp:cNvGraphicFramePr/>
                <a:graphic xmlns:a="http://schemas.openxmlformats.org/drawingml/2006/main">
                  <a:graphicData uri="http://schemas.microsoft.com/office/word/2010/wordprocessingShape">
                    <wps:wsp>
                      <wps:cNvSpPr txBox="1"/>
                      <wps:spPr>
                        <a:xfrm>
                          <a:off x="0" y="0"/>
                          <a:ext cx="5772785" cy="635"/>
                        </a:xfrm>
                        <a:prstGeom prst="rect">
                          <a:avLst/>
                        </a:prstGeom>
                        <a:solidFill>
                          <a:prstClr val="white"/>
                        </a:solidFill>
                        <a:ln>
                          <a:noFill/>
                        </a:ln>
                      </wps:spPr>
                      <wps:txbx>
                        <w:txbxContent>
                          <w:p w14:paraId="1B2240E7" w14:textId="77777777" w:rsidR="008E074F" w:rsidRPr="0038737B" w:rsidRDefault="008E074F" w:rsidP="005F3A0E">
                            <w:pPr>
                              <w:pStyle w:val="Caption"/>
                              <w:jc w:val="center"/>
                              <w:rPr>
                                <w:rFonts w:ascii="Times New Roman" w:eastAsia="Times New Roman" w:hAnsi="Times New Roman" w:cs="Times New Roman"/>
                                <w:noProof/>
                                <w:sz w:val="24"/>
                                <w:szCs w:val="20"/>
                              </w:rPr>
                            </w:pPr>
                            <w:bookmarkStart w:id="307" w:name="_Toc472075301"/>
                            <w:r>
                              <w:t xml:space="preserve">Slika </w:t>
                            </w:r>
                            <w:r>
                              <w:fldChar w:fldCharType="begin"/>
                            </w:r>
                            <w:r>
                              <w:instrText xml:space="preserve"> SEQ Slika \* ARABIC </w:instrText>
                            </w:r>
                            <w:r>
                              <w:fldChar w:fldCharType="separate"/>
                            </w:r>
                            <w:r>
                              <w:rPr>
                                <w:noProof/>
                              </w:rPr>
                              <w:t>2</w:t>
                            </w:r>
                            <w:r>
                              <w:rPr>
                                <w:noProof/>
                              </w:rPr>
                              <w:fldChar w:fldCharType="end"/>
                            </w:r>
                            <w:r>
                              <w:t xml:space="preserve"> Struktura OpenFlow okruženja</w:t>
                            </w:r>
                            <w:bookmarkEnd w:id="30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B2BE64" id="Text Box 20" o:spid="_x0000_s1027" type="#_x0000_t202" style="position:absolute;left:0;text-align:left;margin-left:403.35pt;margin-top:423pt;width:454.55pt;height:.05pt;z-index:25168384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" stroked="f">
                <v:textbox style="mso-fit-shape-to-text:t" inset="0,0,0,0">
                  <w:txbxContent>
                    <w:p w14:paraId="1B2240E7" w14:textId="77777777" w:rsidR="008E074F" w:rsidRPr="0038737B" w:rsidRDefault="008E074F" w:rsidP="005F3A0E">
                      <w:pPr>
                        <w:pStyle w:val="Caption"/>
                        <w:jc w:val="center"/>
                        <w:rPr>
                          <w:rFonts w:ascii="Times New Roman" w:eastAsia="Times New Roman" w:hAnsi="Times New Roman" w:cs="Times New Roman"/>
                          <w:noProof/>
                          <w:sz w:val="24"/>
                          <w:szCs w:val="20"/>
                        </w:rPr>
                      </w:pPr>
                      <w:bookmarkStart w:id="308" w:name="_Toc472075301"/>
                      <w:r>
                        <w:t xml:space="preserve">Slika </w:t>
                      </w:r>
                      <w:r>
                        <w:fldChar w:fldCharType="begin"/>
                      </w:r>
                      <w:r>
                        <w:instrText xml:space="preserve"> SEQ Slika \* ARABIC </w:instrText>
                      </w:r>
                      <w:r>
                        <w:fldChar w:fldCharType="separate"/>
                      </w:r>
                      <w:r>
                        <w:rPr>
                          <w:noProof/>
                        </w:rPr>
                        <w:t>2</w:t>
                      </w:r>
                      <w:r>
                        <w:rPr>
                          <w:noProof/>
                        </w:rPr>
                        <w:fldChar w:fldCharType="end"/>
                      </w:r>
                      <w:r>
                        <w:t xml:space="preserve"> Struktura OpenFlow okruženja</w:t>
                      </w:r>
                      <w:bookmarkEnd w:id="308"/>
                    </w:p>
                  </w:txbxContent>
                </v:textbox>
                <w10:wrap type="topAndBottom" anchorx="margin"/>
              </v:shape>
            </w:pict>
          </mc:Fallback>
        </mc:AlternateContent>
      </w:r>
      <w:ins w:id="309" w:author="Ognjen" w:date="2017-01-16T15:50:00Z">
        <w:r w:rsidR="00A17DAD">
          <w:rPr>
            <w:sz w:val="24"/>
            <w:lang w:val="hr-HR"/>
          </w:rPr>
          <w:t xml:space="preserve">SDN </w:t>
        </w:r>
      </w:ins>
      <w:del w:id="310" w:author="Ognjen" w:date="2017-01-16T15:50:00Z">
        <w:r w:rsidRPr="00A3423B" w:rsidDel="00A17DAD">
          <w:rPr>
            <w:sz w:val="24"/>
            <w:lang w:val="hr-HR"/>
          </w:rPr>
          <w:delText xml:space="preserve">Upravljački </w:delText>
        </w:r>
      </w:del>
      <w:ins w:id="311" w:author="Ognjen" w:date="2017-01-16T15:50:00Z">
        <w:r w:rsidR="00A17DAD">
          <w:rPr>
            <w:sz w:val="24"/>
            <w:lang w:val="hr-HR"/>
          </w:rPr>
          <w:t>u</w:t>
        </w:r>
        <w:r w:rsidR="00A17DAD" w:rsidRPr="00A3423B">
          <w:rPr>
            <w:sz w:val="24"/>
            <w:lang w:val="hr-HR"/>
          </w:rPr>
          <w:t xml:space="preserve">pravljački </w:t>
        </w:r>
      </w:ins>
      <w:r w:rsidRPr="00A3423B">
        <w:rPr>
          <w:sz w:val="24"/>
          <w:lang w:val="hr-HR"/>
        </w:rPr>
        <w:t xml:space="preserve">uređaj komunicira s OpenFlow kompatibilnim mrežnim uređajima koristeći OpenFlow protokol koji se izvodi povrh </w:t>
      </w:r>
      <w:ins w:id="312" w:author="Ognjen" w:date="2017-01-16T15:50:00Z">
        <w:r w:rsidR="00A17DAD">
          <w:rPr>
            <w:sz w:val="24"/>
            <w:lang w:val="hr-HR"/>
          </w:rPr>
          <w:t xml:space="preserve">protokola </w:t>
        </w:r>
      </w:ins>
      <w:r w:rsidRPr="00A3423B">
        <w:rPr>
          <w:sz w:val="24"/>
          <w:lang w:val="hr-HR"/>
        </w:rPr>
        <w:t>SSL</w:t>
      </w:r>
      <w:del w:id="313" w:author="Ognjen" w:date="2017-01-16T15:50:00Z">
        <w:r w:rsidRPr="00A3423B" w:rsidDel="00A17DAD">
          <w:rPr>
            <w:sz w:val="24"/>
            <w:lang w:val="hr-HR"/>
          </w:rPr>
          <w:delText>-a</w:delText>
        </w:r>
      </w:del>
      <w:r w:rsidRPr="00A3423B">
        <w:rPr>
          <w:sz w:val="24"/>
          <w:lang w:val="hr-HR"/>
        </w:rPr>
        <w:t xml:space="preserve"> (</w:t>
      </w:r>
      <w:del w:id="314" w:author="Ognjen" w:date="2017-01-16T15:50:00Z">
        <w:r w:rsidRPr="00A3423B" w:rsidDel="00A17DAD">
          <w:rPr>
            <w:sz w:val="24"/>
            <w:lang w:val="hr-HR"/>
          </w:rPr>
          <w:delText xml:space="preserve">engl. </w:delText>
        </w:r>
      </w:del>
      <w:r w:rsidRPr="00A3423B">
        <w:rPr>
          <w:i/>
          <w:sz w:val="24"/>
          <w:lang w:val="hr-HR"/>
        </w:rPr>
        <w:t>Secure Sockets Layer</w:t>
      </w:r>
      <w:r w:rsidRPr="00A3423B">
        <w:rPr>
          <w:sz w:val="24"/>
          <w:lang w:val="hr-HR"/>
        </w:rPr>
        <w:t>)</w:t>
      </w:r>
      <w:ins w:id="315" w:author="Ognjen" w:date="2017-01-16T15:50:00Z">
        <w:r w:rsidR="00A17DAD">
          <w:rPr>
            <w:sz w:val="24"/>
            <w:lang w:val="hr-HR"/>
          </w:rPr>
          <w:t xml:space="preserve"> ili TLS (</w:t>
        </w:r>
        <w:r w:rsidR="00A17DAD" w:rsidRPr="00AC32FD">
          <w:rPr>
            <w:i/>
            <w:sz w:val="24"/>
            <w:lang w:val="hr-HR"/>
          </w:rPr>
          <w:t>Transport Layer Security</w:t>
        </w:r>
        <w:r w:rsidR="00A17DAD">
          <w:rPr>
            <w:sz w:val="24"/>
            <w:lang w:val="hr-HR"/>
          </w:rPr>
          <w:t>)</w:t>
        </w:r>
      </w:ins>
      <w:r w:rsidRPr="00A3423B">
        <w:rPr>
          <w:sz w:val="24"/>
          <w:lang w:val="hr-HR"/>
        </w:rPr>
        <w:t>. Svaki mrežni uređaj spojen je s drugim mrežnim uređajima i, po mogućnosti, s klijentima koji su izvor i odredište tokova podataka. Unutar svakog mrežnog uređaja nalaze se tablice tokova kojima se upravlja tokovima</w:t>
      </w:r>
      <w:ins w:id="316" w:author="Ognjen" w:date="2017-01-16T15:51:00Z">
        <w:r w:rsidR="00AC32FD">
          <w:rPr>
            <w:sz w:val="24"/>
            <w:lang w:val="hr-HR"/>
          </w:rPr>
          <w:t xml:space="preserve"> paketa</w:t>
        </w:r>
      </w:ins>
      <w:r w:rsidRPr="00A3423B">
        <w:rPr>
          <w:sz w:val="24"/>
          <w:lang w:val="hr-HR"/>
        </w:rPr>
        <w:t xml:space="preserve"> koji prolaze mrežnim uređajima</w:t>
      </w:r>
      <w:ins w:id="317" w:author="Ognjen" w:date="2017-01-16T15:51:00Z">
        <w:r w:rsidR="008E4A6D">
          <w:rPr>
            <w:sz w:val="24"/>
            <w:lang w:val="hr-HR"/>
          </w:rPr>
          <w:t xml:space="preserve"> </w:t>
        </w:r>
      </w:ins>
      <w:moveToRangeStart w:id="318" w:author="Ognjen" w:date="2017-01-16T15:51:00Z" w:name="move472345238"/>
      <w:moveTo w:id="319" w:author="Ognjen" w:date="2017-01-16T15:51:00Z">
        <w:r w:rsidR="008E4A6D" w:rsidRPr="00A3423B">
          <w:rPr>
            <w:sz w:val="24"/>
            <w:lang w:val="hr-HR"/>
          </w:rPr>
          <w:t>[3]</w:t>
        </w:r>
      </w:moveTo>
      <w:moveToRangeEnd w:id="318"/>
      <w:r w:rsidRPr="00A3423B">
        <w:rPr>
          <w:sz w:val="24"/>
          <w:lang w:val="hr-HR"/>
        </w:rPr>
        <w:t xml:space="preserve">. </w:t>
      </w:r>
      <w:moveFromRangeStart w:id="320" w:author="Ognjen" w:date="2017-01-16T15:51:00Z" w:name="move472345238"/>
      <w:moveFrom w:id="321" w:author="Ognjen" w:date="2017-01-16T15:51:00Z">
        <w:r w:rsidRPr="00A3423B" w:rsidDel="008E4A6D">
          <w:rPr>
            <w:sz w:val="24"/>
            <w:lang w:val="hr-HR"/>
          </w:rPr>
          <w:t>[</w:t>
        </w:r>
        <w:r w:rsidR="00386FAF" w:rsidRPr="00A3423B" w:rsidDel="008E4A6D">
          <w:rPr>
            <w:sz w:val="24"/>
            <w:lang w:val="hr-HR"/>
          </w:rPr>
          <w:t>3]</w:t>
        </w:r>
      </w:moveFrom>
      <w:moveFromRangeEnd w:id="320"/>
    </w:p>
    <w:p w14:paraId="5C3CCA89" w14:textId="6B02B81B" w:rsidR="005F3A0E" w:rsidRPr="00A3423B" w:rsidRDefault="005F3A0E" w:rsidP="00937FA1">
      <w:pPr>
        <w:spacing w:line="360" w:lineRule="auto"/>
        <w:ind w:firstLine="720"/>
        <w:jc w:val="both"/>
        <w:rPr>
          <w:sz w:val="24"/>
          <w:lang w:val="hr-HR"/>
        </w:rPr>
      </w:pPr>
      <w:r w:rsidRPr="00A3423B">
        <w:rPr>
          <w:sz w:val="24"/>
          <w:lang w:val="hr-HR"/>
        </w:rPr>
        <w:t xml:space="preserve">OpenFlow specifikacija definira tri vrste tablica unutar logičke arhitekture mrežnih uređaja. Tablica toka (engl. </w:t>
      </w:r>
      <w:r w:rsidRPr="00A3423B">
        <w:rPr>
          <w:i/>
          <w:sz w:val="24"/>
          <w:lang w:val="hr-HR"/>
        </w:rPr>
        <w:t>flow table</w:t>
      </w:r>
      <w:r w:rsidRPr="00A3423B">
        <w:rPr>
          <w:sz w:val="24"/>
          <w:lang w:val="hr-HR"/>
        </w:rPr>
        <w:t xml:space="preserve">) koristi se za identificiranje </w:t>
      </w:r>
      <w:del w:id="322" w:author="Ognjen" w:date="2017-01-16T15:52:00Z">
        <w:r w:rsidRPr="00A3423B" w:rsidDel="00C968D8">
          <w:rPr>
            <w:sz w:val="24"/>
            <w:lang w:val="hr-HR"/>
          </w:rPr>
          <w:delText xml:space="preserve">poruka </w:delText>
        </w:r>
      </w:del>
      <w:ins w:id="323" w:author="Ognjen" w:date="2017-01-16T15:52:00Z">
        <w:r w:rsidR="00C968D8">
          <w:rPr>
            <w:sz w:val="24"/>
            <w:lang w:val="hr-HR"/>
          </w:rPr>
          <w:t>paketa</w:t>
        </w:r>
        <w:r w:rsidR="00C968D8" w:rsidRPr="00A3423B">
          <w:rPr>
            <w:sz w:val="24"/>
            <w:lang w:val="hr-HR"/>
          </w:rPr>
          <w:t xml:space="preserve"> </w:t>
        </w:r>
      </w:ins>
      <w:r w:rsidRPr="00A3423B">
        <w:rPr>
          <w:sz w:val="24"/>
          <w:lang w:val="hr-HR"/>
        </w:rPr>
        <w:t xml:space="preserve">koji pripadaju određenom toku i navodi akcije koje se moraju izvesti nad </w:t>
      </w:r>
      <w:del w:id="324" w:author="Ognjen" w:date="2017-01-16T15:52:00Z">
        <w:r w:rsidRPr="00A3423B" w:rsidDel="00C968D8">
          <w:rPr>
            <w:sz w:val="24"/>
            <w:lang w:val="hr-HR"/>
          </w:rPr>
          <w:delText>porukama</w:delText>
        </w:r>
      </w:del>
      <w:ins w:id="325" w:author="Ognjen" w:date="2017-01-16T15:52:00Z">
        <w:r w:rsidR="00C968D8">
          <w:rPr>
            <w:sz w:val="24"/>
            <w:lang w:val="hr-HR"/>
          </w:rPr>
          <w:t>pripadajućim paketima</w:t>
        </w:r>
      </w:ins>
      <w:r w:rsidRPr="00A3423B">
        <w:rPr>
          <w:sz w:val="24"/>
          <w:lang w:val="hr-HR"/>
        </w:rPr>
        <w:t xml:space="preserve">. Moguće je izvesti akcije koje navode dvije ili više tablica toka, povezane u obliku cjevovoda. </w:t>
      </w:r>
      <w:r w:rsidR="002C5EE8" w:rsidRPr="00A3423B">
        <w:rPr>
          <w:sz w:val="24"/>
          <w:lang w:val="hr-HR"/>
        </w:rPr>
        <w:t>Također, tablica toka</w:t>
      </w:r>
      <w:r w:rsidRPr="00A3423B">
        <w:rPr>
          <w:sz w:val="24"/>
          <w:lang w:val="hr-HR"/>
        </w:rPr>
        <w:t xml:space="preserve"> može </w:t>
      </w:r>
      <w:ins w:id="326" w:author="Ognjen" w:date="2017-01-17T10:51:00Z">
        <w:r w:rsidR="00C57F6F">
          <w:rPr>
            <w:sz w:val="24"/>
            <w:lang w:val="hr-HR"/>
          </w:rPr>
          <w:t>„</w:t>
        </w:r>
      </w:ins>
      <w:ins w:id="327" w:author="Ognjen" w:date="2017-01-17T10:52:00Z">
        <w:r w:rsidR="00C57F6F">
          <w:rPr>
            <w:sz w:val="24"/>
            <w:lang w:val="hr-HR"/>
          </w:rPr>
          <w:t>pre</w:t>
        </w:r>
      </w:ins>
      <w:r w:rsidRPr="00A3423B">
        <w:rPr>
          <w:sz w:val="24"/>
          <w:lang w:val="hr-HR"/>
        </w:rPr>
        <w:t>usmjeriti</w:t>
      </w:r>
      <w:ins w:id="328" w:author="Ognjen" w:date="2017-01-17T10:51:00Z">
        <w:r w:rsidR="00C57F6F">
          <w:rPr>
            <w:sz w:val="24"/>
            <w:lang w:val="hr-HR"/>
          </w:rPr>
          <w:t>“</w:t>
        </w:r>
      </w:ins>
      <w:ins w:id="329" w:author="Ognjen" w:date="2017-01-17T10:52:00Z">
        <w:r w:rsidR="00C57F6F">
          <w:rPr>
            <w:sz w:val="24"/>
            <w:lang w:val="hr-HR"/>
          </w:rPr>
          <w:t xml:space="preserve"> obradu paketa</w:t>
        </w:r>
      </w:ins>
      <w:r w:rsidRPr="00A3423B">
        <w:rPr>
          <w:sz w:val="24"/>
          <w:lang w:val="hr-HR"/>
        </w:rPr>
        <w:t xml:space="preserve"> tok</w:t>
      </w:r>
      <w:ins w:id="330" w:author="Ognjen" w:date="2017-01-17T10:52:00Z">
        <w:r w:rsidR="00C57F6F">
          <w:rPr>
            <w:sz w:val="24"/>
            <w:lang w:val="hr-HR"/>
          </w:rPr>
          <w:t>a</w:t>
        </w:r>
      </w:ins>
      <w:r w:rsidRPr="00A3423B">
        <w:rPr>
          <w:sz w:val="24"/>
          <w:lang w:val="hr-HR"/>
        </w:rPr>
        <w:t xml:space="preserve"> </w:t>
      </w:r>
      <w:ins w:id="331" w:author="Ognjen" w:date="2017-01-17T10:52:00Z">
        <w:r w:rsidR="00C57F6F">
          <w:rPr>
            <w:sz w:val="24"/>
            <w:lang w:val="hr-HR"/>
          </w:rPr>
          <w:t xml:space="preserve">u </w:t>
        </w:r>
      </w:ins>
      <w:del w:id="332" w:author="Ognjen" w:date="2017-01-17T10:52:00Z">
        <w:r w:rsidRPr="00A3423B" w:rsidDel="00C57F6F">
          <w:rPr>
            <w:sz w:val="24"/>
            <w:lang w:val="hr-HR"/>
          </w:rPr>
          <w:delText xml:space="preserve">grupnoj </w:delText>
        </w:r>
      </w:del>
      <w:ins w:id="333" w:author="Ognjen" w:date="2017-01-17T10:52:00Z">
        <w:r w:rsidR="00C57F6F" w:rsidRPr="00A3423B">
          <w:rPr>
            <w:sz w:val="24"/>
            <w:lang w:val="hr-HR"/>
          </w:rPr>
          <w:t>grupn</w:t>
        </w:r>
        <w:r w:rsidR="00C57F6F">
          <w:rPr>
            <w:sz w:val="24"/>
            <w:lang w:val="hr-HR"/>
          </w:rPr>
          <w:t>u</w:t>
        </w:r>
        <w:r w:rsidR="00C57F6F" w:rsidRPr="00A3423B">
          <w:rPr>
            <w:sz w:val="24"/>
            <w:lang w:val="hr-HR"/>
          </w:rPr>
          <w:t xml:space="preserve"> </w:t>
        </w:r>
      </w:ins>
      <w:del w:id="334" w:author="Ognjen" w:date="2017-01-17T10:52:00Z">
        <w:r w:rsidRPr="00A3423B" w:rsidDel="00C57F6F">
          <w:rPr>
            <w:sz w:val="24"/>
            <w:lang w:val="hr-HR"/>
          </w:rPr>
          <w:delText xml:space="preserve">tablici </w:delText>
        </w:r>
      </w:del>
      <w:ins w:id="335" w:author="Ognjen" w:date="2017-01-17T10:52:00Z">
        <w:r w:rsidR="00C57F6F" w:rsidRPr="00A3423B">
          <w:rPr>
            <w:sz w:val="24"/>
            <w:lang w:val="hr-HR"/>
          </w:rPr>
          <w:t>tablic</w:t>
        </w:r>
        <w:r w:rsidR="00C57F6F">
          <w:rPr>
            <w:sz w:val="24"/>
            <w:lang w:val="hr-HR"/>
          </w:rPr>
          <w:t>u</w:t>
        </w:r>
        <w:r w:rsidR="00C57F6F" w:rsidRPr="00A3423B">
          <w:rPr>
            <w:sz w:val="24"/>
            <w:lang w:val="hr-HR"/>
          </w:rPr>
          <w:t xml:space="preserve"> </w:t>
        </w:r>
      </w:ins>
      <w:r w:rsidRPr="00A3423B">
        <w:rPr>
          <w:sz w:val="24"/>
          <w:lang w:val="hr-HR"/>
        </w:rPr>
        <w:t xml:space="preserve">(engl. </w:t>
      </w:r>
      <w:r w:rsidRPr="00A3423B">
        <w:rPr>
          <w:i/>
          <w:sz w:val="24"/>
          <w:lang w:val="hr-HR"/>
        </w:rPr>
        <w:t>group table</w:t>
      </w:r>
      <w:r w:rsidRPr="00A3423B">
        <w:rPr>
          <w:sz w:val="24"/>
          <w:lang w:val="hr-HR"/>
        </w:rPr>
        <w:t xml:space="preserve">) koja može izazvati </w:t>
      </w:r>
      <w:ins w:id="336" w:author="Ognjen" w:date="2017-01-17T10:52:00Z">
        <w:r w:rsidR="00C57F6F">
          <w:rPr>
            <w:sz w:val="24"/>
            <w:lang w:val="hr-HR"/>
          </w:rPr>
          <w:t xml:space="preserve">različit </w:t>
        </w:r>
      </w:ins>
      <w:r w:rsidRPr="00A3423B">
        <w:rPr>
          <w:sz w:val="24"/>
          <w:lang w:val="hr-HR"/>
        </w:rPr>
        <w:t xml:space="preserve">broj drugih akcija koje se izvode nad </w:t>
      </w:r>
      <w:del w:id="337" w:author="Ognjen" w:date="2017-01-17T10:52:00Z">
        <w:r w:rsidRPr="00A3423B" w:rsidDel="00C57F6F">
          <w:rPr>
            <w:sz w:val="24"/>
            <w:lang w:val="hr-HR"/>
          </w:rPr>
          <w:delText xml:space="preserve">jednim </w:delText>
        </w:r>
      </w:del>
      <w:ins w:id="338" w:author="Ognjen" w:date="2017-01-17T10:52:00Z">
        <w:r w:rsidR="00C57F6F">
          <w:rPr>
            <w:sz w:val="24"/>
            <w:lang w:val="hr-HR"/>
          </w:rPr>
          <w:t>tim</w:t>
        </w:r>
        <w:r w:rsidR="00C57F6F" w:rsidRPr="00A3423B">
          <w:rPr>
            <w:sz w:val="24"/>
            <w:lang w:val="hr-HR"/>
          </w:rPr>
          <w:t xml:space="preserve"> </w:t>
        </w:r>
      </w:ins>
      <w:r w:rsidRPr="00A3423B">
        <w:rPr>
          <w:sz w:val="24"/>
          <w:lang w:val="hr-HR"/>
        </w:rPr>
        <w:t xml:space="preserve">tokom, ili </w:t>
      </w:r>
      <w:ins w:id="339" w:author="Ognjen" w:date="2017-01-17T10:52:00Z">
        <w:r w:rsidR="00C57F6F">
          <w:rPr>
            <w:sz w:val="24"/>
            <w:lang w:val="hr-HR"/>
          </w:rPr>
          <w:t xml:space="preserve">čak i na </w:t>
        </w:r>
      </w:ins>
      <w:r w:rsidRPr="00A3423B">
        <w:rPr>
          <w:sz w:val="24"/>
          <w:lang w:val="hr-HR"/>
        </w:rPr>
        <w:t xml:space="preserve">više </w:t>
      </w:r>
      <w:del w:id="340" w:author="Ognjen" w:date="2017-01-17T10:52:00Z">
        <w:r w:rsidRPr="00A3423B" w:rsidDel="00C57F6F">
          <w:rPr>
            <w:sz w:val="24"/>
            <w:lang w:val="hr-HR"/>
          </w:rPr>
          <w:delText>njih</w:delText>
        </w:r>
      </w:del>
      <w:ins w:id="341" w:author="Ognjen" w:date="2017-01-17T10:52:00Z">
        <w:r w:rsidR="00C57F6F">
          <w:rPr>
            <w:sz w:val="24"/>
            <w:lang w:val="hr-HR"/>
          </w:rPr>
          <w:t>tokova</w:t>
        </w:r>
      </w:ins>
      <w:r w:rsidRPr="00A3423B">
        <w:rPr>
          <w:sz w:val="24"/>
          <w:lang w:val="hr-HR"/>
        </w:rPr>
        <w:t xml:space="preserve">. Postoje i tablice brojača (engl. </w:t>
      </w:r>
      <w:r w:rsidRPr="00A3423B">
        <w:rPr>
          <w:i/>
          <w:sz w:val="24"/>
          <w:lang w:val="hr-HR"/>
        </w:rPr>
        <w:t>meter table</w:t>
      </w:r>
      <w:r w:rsidRPr="00A3423B">
        <w:rPr>
          <w:sz w:val="24"/>
          <w:lang w:val="hr-HR"/>
        </w:rPr>
        <w:t>)</w:t>
      </w:r>
      <w:ins w:id="342" w:author="Ognjen" w:date="2017-01-17T10:53:00Z">
        <w:r w:rsidR="00C57F6F">
          <w:rPr>
            <w:sz w:val="24"/>
            <w:lang w:val="hr-HR"/>
          </w:rPr>
          <w:t>,</w:t>
        </w:r>
      </w:ins>
      <w:r w:rsidRPr="00A3423B">
        <w:rPr>
          <w:sz w:val="24"/>
          <w:lang w:val="hr-HR"/>
        </w:rPr>
        <w:t xml:space="preserve"> koje </w:t>
      </w:r>
      <w:ins w:id="343" w:author="Ognjen" w:date="2017-01-17T10:53:00Z">
        <w:r w:rsidR="00C57F6F">
          <w:rPr>
            <w:sz w:val="24"/>
            <w:lang w:val="hr-HR"/>
          </w:rPr>
          <w:t xml:space="preserve">se </w:t>
        </w:r>
      </w:ins>
      <w:del w:id="344" w:author="Ognjen" w:date="2017-01-17T10:53:00Z">
        <w:r w:rsidRPr="00A3423B" w:rsidDel="00C57F6F">
          <w:rPr>
            <w:sz w:val="24"/>
            <w:lang w:val="hr-HR"/>
          </w:rPr>
          <w:delText>mogu izazvati različite</w:delText>
        </w:r>
      </w:del>
      <w:ins w:id="345" w:author="Ognjen" w:date="2017-01-17T10:53:00Z">
        <w:r w:rsidR="00C57F6F">
          <w:rPr>
            <w:sz w:val="24"/>
            <w:lang w:val="hr-HR"/>
          </w:rPr>
          <w:t>odnose na</w:t>
        </w:r>
      </w:ins>
      <w:r w:rsidRPr="00A3423B">
        <w:rPr>
          <w:sz w:val="24"/>
          <w:lang w:val="hr-HR"/>
        </w:rPr>
        <w:t xml:space="preserve"> </w:t>
      </w:r>
      <w:del w:id="346" w:author="Ognjen" w:date="2017-01-17T10:53:00Z">
        <w:r w:rsidRPr="00A3423B" w:rsidDel="00C57F6F">
          <w:rPr>
            <w:sz w:val="24"/>
            <w:lang w:val="hr-HR"/>
          </w:rPr>
          <w:delText>akcije nad</w:delText>
        </w:r>
      </w:del>
      <w:ins w:id="347" w:author="Ognjen" w:date="2017-01-17T10:53:00Z">
        <w:r w:rsidR="00C57F6F">
          <w:rPr>
            <w:sz w:val="24"/>
            <w:lang w:val="hr-HR"/>
          </w:rPr>
          <w:t>prikupljanje informacija o performansama</w:t>
        </w:r>
      </w:ins>
      <w:r w:rsidRPr="00A3423B">
        <w:rPr>
          <w:sz w:val="24"/>
          <w:lang w:val="hr-HR"/>
        </w:rPr>
        <w:t xml:space="preserve"> </w:t>
      </w:r>
      <w:del w:id="348" w:author="Ognjen" w:date="2017-01-17T10:53:00Z">
        <w:r w:rsidRPr="00A3423B" w:rsidDel="00C57F6F">
          <w:rPr>
            <w:sz w:val="24"/>
            <w:lang w:val="hr-HR"/>
          </w:rPr>
          <w:delText xml:space="preserve">tokom </w:delText>
        </w:r>
      </w:del>
      <w:ins w:id="349" w:author="Ognjen" w:date="2017-01-17T10:53:00Z">
        <w:r w:rsidR="00C57F6F" w:rsidRPr="00A3423B">
          <w:rPr>
            <w:sz w:val="24"/>
            <w:lang w:val="hr-HR"/>
          </w:rPr>
          <w:t>toko</w:t>
        </w:r>
        <w:r w:rsidR="00C57F6F">
          <w:rPr>
            <w:sz w:val="24"/>
            <w:lang w:val="hr-HR"/>
          </w:rPr>
          <w:t>va</w:t>
        </w:r>
        <w:r w:rsidR="00C57F6F" w:rsidRPr="00A3423B">
          <w:rPr>
            <w:sz w:val="24"/>
            <w:lang w:val="hr-HR"/>
          </w:rPr>
          <w:t xml:space="preserve"> </w:t>
        </w:r>
      </w:ins>
      <w:del w:id="350" w:author="Ognjen" w:date="2017-01-17T10:53:00Z">
        <w:r w:rsidRPr="00A3423B" w:rsidDel="00C57F6F">
          <w:rPr>
            <w:sz w:val="24"/>
            <w:lang w:val="hr-HR"/>
          </w:rPr>
          <w:delText>koje utječu na performanse</w:delText>
        </w:r>
      </w:del>
      <w:ins w:id="351" w:author="Ognjen" w:date="2017-01-17T10:53:00Z">
        <w:r w:rsidR="00C57F6F">
          <w:rPr>
            <w:sz w:val="24"/>
            <w:lang w:val="hr-HR"/>
          </w:rPr>
          <w:t>unutar mrežnog uređaja</w:t>
        </w:r>
      </w:ins>
      <w:r w:rsidRPr="00A3423B">
        <w:rPr>
          <w:sz w:val="24"/>
          <w:lang w:val="hr-HR"/>
        </w:rPr>
        <w:t>.</w:t>
      </w:r>
    </w:p>
    <w:p w14:paraId="2332BF31" w14:textId="07469FC1" w:rsidR="005F3A0E" w:rsidRPr="00A3423B" w:rsidRDefault="005F3A0E" w:rsidP="00937FA1">
      <w:pPr>
        <w:spacing w:line="360" w:lineRule="auto"/>
        <w:ind w:firstLine="720"/>
        <w:jc w:val="both"/>
        <w:rPr>
          <w:sz w:val="24"/>
          <w:lang w:val="hr-HR"/>
        </w:rPr>
      </w:pPr>
      <w:r w:rsidRPr="00A3423B">
        <w:rPr>
          <w:sz w:val="24"/>
          <w:lang w:val="hr-HR"/>
        </w:rPr>
        <w:t xml:space="preserve">OpenFlow protokol opisuje poruke koje </w:t>
      </w:r>
      <w:del w:id="352" w:author="Ognjen" w:date="2017-01-17T10:54:00Z">
        <w:r w:rsidR="00CA19AC" w:rsidRPr="00A3423B" w:rsidDel="00D474CC">
          <w:rPr>
            <w:sz w:val="24"/>
            <w:lang w:val="hr-HR"/>
          </w:rPr>
          <w:delText>upravljački uređaj</w:delText>
        </w:r>
      </w:del>
      <w:ins w:id="353" w:author="Ognjen" w:date="2017-01-17T10:54:00Z">
        <w:r w:rsidR="00D474CC">
          <w:rPr>
            <w:sz w:val="24"/>
            <w:lang w:val="hr-HR"/>
          </w:rPr>
          <w:t>SDNC</w:t>
        </w:r>
      </w:ins>
      <w:r w:rsidRPr="00A3423B">
        <w:rPr>
          <w:sz w:val="24"/>
          <w:lang w:val="hr-HR"/>
        </w:rPr>
        <w:t xml:space="preserve"> i mrežni uređaji međusobno razmjenjuju. Protokol se obično implementira povrh </w:t>
      </w:r>
      <w:ins w:id="354" w:author="Ognjen" w:date="2017-01-17T10:54:00Z">
        <w:r w:rsidR="00D474CC">
          <w:rPr>
            <w:sz w:val="24"/>
            <w:lang w:val="hr-HR"/>
          </w:rPr>
          <w:t xml:space="preserve">protokola </w:t>
        </w:r>
      </w:ins>
      <w:r w:rsidRPr="00A3423B">
        <w:rPr>
          <w:sz w:val="24"/>
          <w:lang w:val="hr-HR"/>
        </w:rPr>
        <w:t>SSL</w:t>
      </w:r>
      <w:del w:id="355" w:author="Ognjen" w:date="2017-01-17T10:54:00Z">
        <w:r w:rsidRPr="00A3423B" w:rsidDel="00D474CC">
          <w:rPr>
            <w:sz w:val="24"/>
            <w:lang w:val="hr-HR"/>
          </w:rPr>
          <w:delText>-a</w:delText>
        </w:r>
      </w:del>
      <w:r w:rsidRPr="00A3423B">
        <w:rPr>
          <w:sz w:val="24"/>
          <w:lang w:val="hr-HR"/>
        </w:rPr>
        <w:t xml:space="preserve"> ili TSL</w:t>
      </w:r>
      <w:del w:id="356" w:author="Ognjen" w:date="2017-01-17T10:54:00Z">
        <w:r w:rsidRPr="00A3423B" w:rsidDel="00D474CC">
          <w:rPr>
            <w:sz w:val="24"/>
            <w:lang w:val="hr-HR"/>
          </w:rPr>
          <w:delText>-a</w:delText>
        </w:r>
      </w:del>
      <w:r w:rsidRPr="00A3423B">
        <w:rPr>
          <w:sz w:val="24"/>
          <w:lang w:val="hr-HR"/>
        </w:rPr>
        <w:t xml:space="preserve"> </w:t>
      </w:r>
      <w:del w:id="357" w:author="Ognjen" w:date="2017-01-17T10:54:00Z">
        <w:r w:rsidRPr="00A3423B" w:rsidDel="00D474CC">
          <w:rPr>
            <w:sz w:val="24"/>
            <w:lang w:val="hr-HR"/>
          </w:rPr>
          <w:delText xml:space="preserve">(engl. </w:delText>
        </w:r>
        <w:r w:rsidRPr="00A3423B" w:rsidDel="00D474CC">
          <w:rPr>
            <w:i/>
            <w:sz w:val="24"/>
            <w:lang w:val="hr-HR"/>
          </w:rPr>
          <w:delText>Transport Layer Security</w:delText>
        </w:r>
        <w:r w:rsidRPr="00A3423B" w:rsidDel="00D474CC">
          <w:rPr>
            <w:sz w:val="24"/>
            <w:lang w:val="hr-HR"/>
          </w:rPr>
          <w:delText>)</w:delText>
        </w:r>
      </w:del>
      <w:r w:rsidRPr="00A3423B">
        <w:rPr>
          <w:sz w:val="24"/>
          <w:lang w:val="hr-HR"/>
        </w:rPr>
        <w:t xml:space="preserve"> čime se osigurava </w:t>
      </w:r>
      <w:del w:id="358" w:author="Ognjen" w:date="2017-01-17T10:54:00Z">
        <w:r w:rsidRPr="00A3423B" w:rsidDel="00D474CC">
          <w:rPr>
            <w:sz w:val="24"/>
            <w:lang w:val="hr-HR"/>
          </w:rPr>
          <w:delText>kanal</w:delText>
        </w:r>
      </w:del>
      <w:ins w:id="359" w:author="Ognjen" w:date="2017-01-17T10:54:00Z">
        <w:r w:rsidR="00D474CC">
          <w:rPr>
            <w:sz w:val="24"/>
            <w:lang w:val="hr-HR"/>
          </w:rPr>
          <w:t>privatnost razmjene poruka</w:t>
        </w:r>
      </w:ins>
      <w:r w:rsidRPr="00A3423B">
        <w:rPr>
          <w:sz w:val="24"/>
          <w:lang w:val="hr-HR"/>
        </w:rPr>
        <w:t>.</w:t>
      </w:r>
    </w:p>
    <w:p w14:paraId="6CDD70F9" w14:textId="45F0FD5C" w:rsidR="00B94A70" w:rsidRPr="00A3423B" w:rsidRDefault="00B94A70" w:rsidP="00937FA1">
      <w:pPr>
        <w:spacing w:line="360" w:lineRule="auto"/>
        <w:ind w:firstLine="720"/>
        <w:jc w:val="both"/>
        <w:rPr>
          <w:sz w:val="24"/>
          <w:lang w:val="hr-HR"/>
        </w:rPr>
      </w:pPr>
      <w:r w:rsidRPr="00A3423B">
        <w:rPr>
          <w:sz w:val="24"/>
          <w:lang w:val="hr-HR"/>
        </w:rPr>
        <w:t xml:space="preserve">Polja </w:t>
      </w:r>
      <w:del w:id="360" w:author="Ognjen" w:date="2017-01-17T10:54:00Z">
        <w:r w:rsidRPr="00A3423B" w:rsidDel="00375E52">
          <w:rPr>
            <w:sz w:val="24"/>
            <w:lang w:val="hr-HR"/>
          </w:rPr>
          <w:delText xml:space="preserve">svake </w:delText>
        </w:r>
      </w:del>
      <w:ins w:id="361" w:author="Ognjen" w:date="2017-01-17T10:54:00Z">
        <w:r w:rsidR="00375E52" w:rsidRPr="00A3423B">
          <w:rPr>
            <w:sz w:val="24"/>
            <w:lang w:val="hr-HR"/>
          </w:rPr>
          <w:t>svak</w:t>
        </w:r>
        <w:r w:rsidR="00375E52">
          <w:rPr>
            <w:sz w:val="24"/>
            <w:lang w:val="hr-HR"/>
          </w:rPr>
          <w:t>og</w:t>
        </w:r>
        <w:r w:rsidR="00375E52" w:rsidRPr="00A3423B">
          <w:rPr>
            <w:sz w:val="24"/>
            <w:lang w:val="hr-HR"/>
          </w:rPr>
          <w:t xml:space="preserve"> </w:t>
        </w:r>
      </w:ins>
      <w:del w:id="362" w:author="Ognjen" w:date="2017-01-17T10:54:00Z">
        <w:r w:rsidRPr="00A3423B" w:rsidDel="00375E52">
          <w:rPr>
            <w:sz w:val="24"/>
            <w:lang w:val="hr-HR"/>
          </w:rPr>
          <w:delText xml:space="preserve">poruke </w:delText>
        </w:r>
      </w:del>
      <w:ins w:id="363" w:author="Ognjen" w:date="2017-01-17T10:54:00Z">
        <w:r w:rsidR="00375E52">
          <w:rPr>
            <w:sz w:val="24"/>
            <w:lang w:val="hr-HR"/>
          </w:rPr>
          <w:t>paketa</w:t>
        </w:r>
        <w:r w:rsidR="00375E52" w:rsidRPr="00A3423B">
          <w:rPr>
            <w:sz w:val="24"/>
            <w:lang w:val="hr-HR"/>
          </w:rPr>
          <w:t xml:space="preserve"> </w:t>
        </w:r>
      </w:ins>
      <w:del w:id="364" w:author="Ognjen" w:date="2017-01-17T10:54:00Z">
        <w:r w:rsidRPr="00A3423B" w:rsidDel="00375E52">
          <w:rPr>
            <w:sz w:val="24"/>
            <w:lang w:val="hr-HR"/>
          </w:rPr>
          <w:delText xml:space="preserve">koja </w:delText>
        </w:r>
      </w:del>
      <w:ins w:id="365" w:author="Ognjen" w:date="2017-01-17T10:54:00Z">
        <w:r w:rsidR="00375E52" w:rsidRPr="00A3423B">
          <w:rPr>
            <w:sz w:val="24"/>
            <w:lang w:val="hr-HR"/>
          </w:rPr>
          <w:t>koj</w:t>
        </w:r>
        <w:r w:rsidR="00375E52">
          <w:rPr>
            <w:sz w:val="24"/>
            <w:lang w:val="hr-HR"/>
          </w:rPr>
          <w:t>i</w:t>
        </w:r>
        <w:r w:rsidR="00375E52" w:rsidRPr="00A3423B">
          <w:rPr>
            <w:sz w:val="24"/>
            <w:lang w:val="hr-HR"/>
          </w:rPr>
          <w:t xml:space="preserve"> </w:t>
        </w:r>
      </w:ins>
      <w:r w:rsidRPr="00A3423B">
        <w:rPr>
          <w:sz w:val="24"/>
          <w:lang w:val="hr-HR"/>
        </w:rPr>
        <w:t xml:space="preserve">pristigne u OpenFlow </w:t>
      </w:r>
      <w:r w:rsidR="00E6591D" w:rsidRPr="00A3423B">
        <w:rPr>
          <w:sz w:val="24"/>
          <w:lang w:val="hr-HR"/>
        </w:rPr>
        <w:t>mrežni uređaj</w:t>
      </w:r>
      <w:r w:rsidRPr="00A3423B">
        <w:rPr>
          <w:sz w:val="24"/>
          <w:lang w:val="hr-HR"/>
        </w:rPr>
        <w:t xml:space="preserve"> </w:t>
      </w:r>
      <w:r w:rsidR="00B02EEF" w:rsidRPr="00A3423B">
        <w:rPr>
          <w:sz w:val="24"/>
          <w:lang w:val="hr-HR"/>
        </w:rPr>
        <w:t>uspoređuju se</w:t>
      </w:r>
      <w:r w:rsidR="000255F6" w:rsidRPr="00A3423B">
        <w:rPr>
          <w:sz w:val="24"/>
          <w:lang w:val="hr-HR"/>
        </w:rPr>
        <w:t xml:space="preserve"> s poljima za usporedbu </w:t>
      </w:r>
      <w:r w:rsidR="00B02EEF" w:rsidRPr="00A3423B">
        <w:rPr>
          <w:sz w:val="24"/>
          <w:lang w:val="hr-HR"/>
        </w:rPr>
        <w:t>odgovarajućih redaka unutar tablice toka</w:t>
      </w:r>
      <w:ins w:id="366" w:author="Ognjen" w:date="2017-01-17T11:24:00Z">
        <w:r w:rsidR="00C60E1D">
          <w:rPr>
            <w:sz w:val="24"/>
            <w:lang w:val="hr-HR"/>
          </w:rPr>
          <w:t xml:space="preserve"> (slika 3)</w:t>
        </w:r>
      </w:ins>
      <w:r w:rsidR="000255F6" w:rsidRPr="00A3423B">
        <w:rPr>
          <w:sz w:val="24"/>
          <w:lang w:val="hr-HR"/>
        </w:rPr>
        <w:t>.</w:t>
      </w:r>
      <w:r w:rsidR="00C4178E" w:rsidRPr="00A3423B">
        <w:rPr>
          <w:sz w:val="24"/>
          <w:lang w:val="hr-HR"/>
        </w:rPr>
        <w:t xml:space="preserve"> </w:t>
      </w:r>
      <w:r w:rsidR="000F070F" w:rsidRPr="00A3423B">
        <w:rPr>
          <w:sz w:val="24"/>
          <w:lang w:val="hr-HR"/>
        </w:rPr>
        <w:t xml:space="preserve">Ako </w:t>
      </w:r>
      <w:ins w:id="367" w:author="Ognjen" w:date="2017-01-17T10:56:00Z">
        <w:r w:rsidR="0058617E">
          <w:rPr>
            <w:sz w:val="24"/>
            <w:lang w:val="hr-HR"/>
          </w:rPr>
          <w:t xml:space="preserve">su </w:t>
        </w:r>
      </w:ins>
      <w:del w:id="368" w:author="Ognjen" w:date="2017-01-17T10:56:00Z">
        <w:r w:rsidR="000F070F" w:rsidRPr="00A3423B" w:rsidDel="0058617E">
          <w:rPr>
            <w:sz w:val="24"/>
            <w:lang w:val="hr-HR"/>
          </w:rPr>
          <w:delText xml:space="preserve">postoje </w:delText>
        </w:r>
      </w:del>
      <w:ins w:id="369" w:author="Ognjen" w:date="2017-01-17T10:56:00Z">
        <w:r w:rsidR="0058617E">
          <w:rPr>
            <w:sz w:val="24"/>
            <w:lang w:val="hr-HR"/>
          </w:rPr>
          <w:t>u tablici toka već zadane</w:t>
        </w:r>
        <w:r w:rsidR="0058617E" w:rsidRPr="00A3423B">
          <w:rPr>
            <w:sz w:val="24"/>
            <w:lang w:val="hr-HR"/>
          </w:rPr>
          <w:t xml:space="preserve"> </w:t>
        </w:r>
      </w:ins>
      <w:del w:id="370" w:author="Ognjen" w:date="2017-01-17T10:55:00Z">
        <w:r w:rsidR="00D01120" w:rsidRPr="00A3423B" w:rsidDel="00375E52">
          <w:rPr>
            <w:sz w:val="24"/>
            <w:lang w:val="hr-HR"/>
          </w:rPr>
          <w:delText>odluke</w:delText>
        </w:r>
        <w:r w:rsidR="000F070F" w:rsidRPr="00A3423B" w:rsidDel="00375E52">
          <w:rPr>
            <w:sz w:val="24"/>
            <w:lang w:val="hr-HR"/>
          </w:rPr>
          <w:delText xml:space="preserve"> </w:delText>
        </w:r>
      </w:del>
      <w:ins w:id="371" w:author="Ognjen" w:date="2017-01-17T10:55:00Z">
        <w:r w:rsidR="00375E52">
          <w:rPr>
            <w:sz w:val="24"/>
            <w:lang w:val="hr-HR"/>
          </w:rPr>
          <w:t>akcije</w:t>
        </w:r>
        <w:r w:rsidR="00375E52" w:rsidRPr="00A3423B">
          <w:rPr>
            <w:sz w:val="24"/>
            <w:lang w:val="hr-HR"/>
          </w:rPr>
          <w:t xml:space="preserve"> </w:t>
        </w:r>
      </w:ins>
      <w:del w:id="372" w:author="Ognjen" w:date="2017-01-17T10:57:00Z">
        <w:r w:rsidR="000F070F" w:rsidRPr="00A3423B" w:rsidDel="0058617E">
          <w:rPr>
            <w:sz w:val="24"/>
            <w:lang w:val="hr-HR"/>
          </w:rPr>
          <w:delText xml:space="preserve">koje se moraju </w:delText>
        </w:r>
        <w:r w:rsidR="00D01120" w:rsidRPr="00A3423B" w:rsidDel="0058617E">
          <w:rPr>
            <w:sz w:val="24"/>
            <w:lang w:val="hr-HR"/>
          </w:rPr>
          <w:delText>izvršiti</w:delText>
        </w:r>
      </w:del>
      <w:ins w:id="373" w:author="Ognjen" w:date="2017-01-17T10:57:00Z">
        <w:r w:rsidR="0058617E">
          <w:rPr>
            <w:sz w:val="24"/>
            <w:lang w:val="hr-HR"/>
          </w:rPr>
          <w:t>za</w:t>
        </w:r>
      </w:ins>
      <w:ins w:id="374" w:author="Ognjen" w:date="2017-01-17T10:56:00Z">
        <w:r w:rsidR="0058617E">
          <w:rPr>
            <w:sz w:val="24"/>
            <w:lang w:val="hr-HR"/>
          </w:rPr>
          <w:t xml:space="preserve"> pristigli paket</w:t>
        </w:r>
      </w:ins>
      <w:ins w:id="375" w:author="Ognjen" w:date="2017-01-17T10:57:00Z">
        <w:r w:rsidR="0058617E">
          <w:rPr>
            <w:sz w:val="24"/>
            <w:lang w:val="hr-HR"/>
          </w:rPr>
          <w:t xml:space="preserve"> </w:t>
        </w:r>
      </w:ins>
      <w:ins w:id="376" w:author="Ognjen" w:date="2017-01-17T10:55:00Z">
        <w:r w:rsidR="00375E52" w:rsidRPr="00A3423B">
          <w:rPr>
            <w:sz w:val="24"/>
            <w:lang w:val="hr-HR"/>
          </w:rPr>
          <w:t xml:space="preserve">(npr. prosljeđivanje </w:t>
        </w:r>
        <w:r w:rsidR="00375E52">
          <w:rPr>
            <w:sz w:val="24"/>
            <w:lang w:val="hr-HR"/>
          </w:rPr>
          <w:t>paketa</w:t>
        </w:r>
        <w:r w:rsidR="00375E52" w:rsidRPr="00A3423B">
          <w:rPr>
            <w:sz w:val="24"/>
            <w:lang w:val="hr-HR"/>
          </w:rPr>
          <w:t xml:space="preserve"> na određen</w:t>
        </w:r>
        <w:r w:rsidR="00D4769A">
          <w:rPr>
            <w:sz w:val="24"/>
            <w:lang w:val="hr-HR"/>
          </w:rPr>
          <w:t>i</w:t>
        </w:r>
        <w:r w:rsidR="00375E52" w:rsidRPr="00A3423B">
          <w:rPr>
            <w:sz w:val="24"/>
            <w:lang w:val="hr-HR"/>
          </w:rPr>
          <w:t xml:space="preserve"> </w:t>
        </w:r>
        <w:r w:rsidR="00D4769A">
          <w:rPr>
            <w:sz w:val="24"/>
            <w:lang w:val="hr-HR"/>
          </w:rPr>
          <w:t>priključak mrežn</w:t>
        </w:r>
        <w:r w:rsidR="0058617E">
          <w:rPr>
            <w:sz w:val="24"/>
            <w:lang w:val="hr-HR"/>
          </w:rPr>
          <w:t>og</w:t>
        </w:r>
        <w:r w:rsidR="00D4769A">
          <w:rPr>
            <w:sz w:val="24"/>
            <w:lang w:val="hr-HR"/>
          </w:rPr>
          <w:t xml:space="preserve"> uređaja</w:t>
        </w:r>
        <w:r w:rsidR="00375E52" w:rsidRPr="00A3423B">
          <w:rPr>
            <w:sz w:val="24"/>
            <w:lang w:val="hr-HR"/>
          </w:rPr>
          <w:t xml:space="preserve"> na temelju odredišne IP adrese)</w:t>
        </w:r>
      </w:ins>
      <w:r w:rsidR="000F070F" w:rsidRPr="00A3423B">
        <w:rPr>
          <w:sz w:val="24"/>
          <w:lang w:val="hr-HR"/>
        </w:rPr>
        <w:t xml:space="preserve">, </w:t>
      </w:r>
      <w:del w:id="377" w:author="Ognjen" w:date="2017-01-17T10:57:00Z">
        <w:r w:rsidR="000F070F" w:rsidRPr="00A3423B" w:rsidDel="0058617E">
          <w:rPr>
            <w:sz w:val="24"/>
            <w:lang w:val="hr-HR"/>
          </w:rPr>
          <w:delText>one se</w:delText>
        </w:r>
      </w:del>
      <w:ins w:id="378" w:author="Ognjen" w:date="2017-01-17T10:57:00Z">
        <w:r w:rsidR="0058617E">
          <w:rPr>
            <w:sz w:val="24"/>
            <w:lang w:val="hr-HR"/>
          </w:rPr>
          <w:t>mrežni uređaj ih</w:t>
        </w:r>
      </w:ins>
      <w:r w:rsidR="000F070F" w:rsidRPr="00A3423B">
        <w:rPr>
          <w:sz w:val="24"/>
          <w:lang w:val="hr-HR"/>
        </w:rPr>
        <w:t xml:space="preserve"> </w:t>
      </w:r>
      <w:r w:rsidR="00D01120" w:rsidRPr="00A3423B">
        <w:rPr>
          <w:sz w:val="24"/>
          <w:lang w:val="hr-HR"/>
        </w:rPr>
        <w:t>izvrš</w:t>
      </w:r>
      <w:del w:id="379" w:author="Ognjen" w:date="2017-01-17T10:57:00Z">
        <w:r w:rsidR="00D01120" w:rsidRPr="00A3423B" w:rsidDel="0058617E">
          <w:rPr>
            <w:sz w:val="24"/>
            <w:lang w:val="hr-HR"/>
          </w:rPr>
          <w:delText>avaju</w:delText>
        </w:r>
      </w:del>
      <w:ins w:id="380" w:author="Ognjen" w:date="2017-01-17T10:57:00Z">
        <w:r w:rsidR="0058617E">
          <w:rPr>
            <w:sz w:val="24"/>
            <w:lang w:val="hr-HR"/>
          </w:rPr>
          <w:t>i</w:t>
        </w:r>
      </w:ins>
      <w:del w:id="381" w:author="Ognjen" w:date="2017-01-17T10:55:00Z">
        <w:r w:rsidR="00CE1583" w:rsidRPr="00A3423B" w:rsidDel="00375E52">
          <w:rPr>
            <w:sz w:val="24"/>
            <w:lang w:val="hr-HR"/>
          </w:rPr>
          <w:delText xml:space="preserve"> (npr. prosljeđivanje poruke na određeni port na temelju odredišne IP adrese)</w:delText>
        </w:r>
      </w:del>
      <w:r w:rsidR="00CE1583" w:rsidRPr="00A3423B">
        <w:rPr>
          <w:sz w:val="24"/>
          <w:lang w:val="hr-HR"/>
        </w:rPr>
        <w:t xml:space="preserve">. </w:t>
      </w:r>
      <w:del w:id="382" w:author="Ognjen" w:date="2017-01-17T10:59:00Z">
        <w:r w:rsidR="00C4178E" w:rsidRPr="00A3423B" w:rsidDel="003523A1">
          <w:rPr>
            <w:sz w:val="24"/>
            <w:lang w:val="hr-HR"/>
          </w:rPr>
          <w:delText xml:space="preserve">Ukoliko </w:delText>
        </w:r>
      </w:del>
      <w:ins w:id="383" w:author="Ognjen" w:date="2017-01-17T10:59:00Z">
        <w:r w:rsidR="003523A1">
          <w:rPr>
            <w:sz w:val="24"/>
            <w:lang w:val="hr-HR"/>
          </w:rPr>
          <w:t>Ako</w:t>
        </w:r>
        <w:r w:rsidR="003523A1" w:rsidRPr="00A3423B">
          <w:rPr>
            <w:sz w:val="24"/>
            <w:lang w:val="hr-HR"/>
          </w:rPr>
          <w:t xml:space="preserve"> </w:t>
        </w:r>
      </w:ins>
      <w:r w:rsidR="00C4178E" w:rsidRPr="00A3423B">
        <w:rPr>
          <w:sz w:val="24"/>
          <w:lang w:val="hr-HR"/>
        </w:rPr>
        <w:t xml:space="preserve">nije </w:t>
      </w:r>
      <w:del w:id="384" w:author="Ognjen" w:date="2017-01-17T10:59:00Z">
        <w:r w:rsidR="00C4178E" w:rsidRPr="00A3423B" w:rsidDel="003523A1">
          <w:rPr>
            <w:sz w:val="24"/>
            <w:lang w:val="hr-HR"/>
          </w:rPr>
          <w:delText xml:space="preserve">određena </w:delText>
        </w:r>
      </w:del>
      <w:ins w:id="385" w:author="Ognjen" w:date="2017-01-17T10:59:00Z">
        <w:r w:rsidR="003523A1">
          <w:rPr>
            <w:sz w:val="24"/>
            <w:lang w:val="hr-HR"/>
          </w:rPr>
          <w:t>zadana</w:t>
        </w:r>
        <w:r w:rsidR="003523A1" w:rsidRPr="00A3423B">
          <w:rPr>
            <w:sz w:val="24"/>
            <w:lang w:val="hr-HR"/>
          </w:rPr>
          <w:t xml:space="preserve"> </w:t>
        </w:r>
      </w:ins>
      <w:r w:rsidR="000F070F" w:rsidRPr="00A3423B">
        <w:rPr>
          <w:sz w:val="24"/>
          <w:lang w:val="hr-HR"/>
        </w:rPr>
        <w:t xml:space="preserve">nijedna </w:t>
      </w:r>
      <w:del w:id="386" w:author="Ognjen" w:date="2017-01-17T10:59:00Z">
        <w:r w:rsidR="00D01120" w:rsidRPr="00A3423B" w:rsidDel="00810413">
          <w:rPr>
            <w:sz w:val="24"/>
            <w:lang w:val="hr-HR"/>
          </w:rPr>
          <w:delText>odluka</w:delText>
        </w:r>
        <w:r w:rsidR="00C4178E" w:rsidRPr="00A3423B" w:rsidDel="00810413">
          <w:rPr>
            <w:sz w:val="24"/>
            <w:lang w:val="hr-HR"/>
          </w:rPr>
          <w:delText xml:space="preserve"> </w:delText>
        </w:r>
      </w:del>
      <w:ins w:id="387" w:author="Ognjen" w:date="2017-01-17T10:59:00Z">
        <w:r w:rsidR="00810413">
          <w:rPr>
            <w:sz w:val="24"/>
            <w:lang w:val="hr-HR"/>
          </w:rPr>
          <w:t>akcija</w:t>
        </w:r>
        <w:r w:rsidR="00810413" w:rsidRPr="00A3423B">
          <w:rPr>
            <w:sz w:val="24"/>
            <w:lang w:val="hr-HR"/>
          </w:rPr>
          <w:t xml:space="preserve"> </w:t>
        </w:r>
      </w:ins>
      <w:del w:id="388" w:author="Ognjen" w:date="2017-01-17T11:00:00Z">
        <w:r w:rsidR="00C4178E" w:rsidRPr="00A3423B" w:rsidDel="00810413">
          <w:rPr>
            <w:sz w:val="24"/>
            <w:lang w:val="hr-HR"/>
          </w:rPr>
          <w:delText xml:space="preserve">koju </w:delText>
        </w:r>
        <w:r w:rsidR="00D01120" w:rsidRPr="00A3423B" w:rsidDel="00810413">
          <w:rPr>
            <w:sz w:val="24"/>
            <w:lang w:val="hr-HR"/>
          </w:rPr>
          <w:delText>mrežni uređaj</w:delText>
        </w:r>
        <w:r w:rsidR="00C4178E" w:rsidRPr="00A3423B" w:rsidDel="00810413">
          <w:rPr>
            <w:sz w:val="24"/>
            <w:lang w:val="hr-HR"/>
          </w:rPr>
          <w:delText xml:space="preserve"> mora </w:delText>
        </w:r>
        <w:r w:rsidR="00D01120" w:rsidRPr="00A3423B" w:rsidDel="00810413">
          <w:rPr>
            <w:sz w:val="24"/>
            <w:lang w:val="hr-HR"/>
          </w:rPr>
          <w:delText>izvršiti</w:delText>
        </w:r>
        <w:r w:rsidR="00C4178E" w:rsidRPr="00A3423B" w:rsidDel="00810413">
          <w:rPr>
            <w:sz w:val="24"/>
            <w:lang w:val="hr-HR"/>
          </w:rPr>
          <w:delText xml:space="preserve"> na temelju</w:delText>
        </w:r>
      </w:del>
      <w:ins w:id="389" w:author="Ognjen" w:date="2017-01-17T11:00:00Z">
        <w:r w:rsidR="00810413">
          <w:rPr>
            <w:sz w:val="24"/>
            <w:lang w:val="hr-HR"/>
          </w:rPr>
          <w:t>u</w:t>
        </w:r>
      </w:ins>
      <w:r w:rsidR="00C4178E" w:rsidRPr="00A3423B">
        <w:rPr>
          <w:sz w:val="24"/>
          <w:lang w:val="hr-HR"/>
        </w:rPr>
        <w:t xml:space="preserve"> </w:t>
      </w:r>
      <w:del w:id="390" w:author="Ognjen" w:date="2017-01-17T11:00:00Z">
        <w:r w:rsidR="00C4178E" w:rsidRPr="00A3423B" w:rsidDel="00810413">
          <w:rPr>
            <w:sz w:val="24"/>
            <w:lang w:val="hr-HR"/>
          </w:rPr>
          <w:delText>tabl</w:delText>
        </w:r>
        <w:r w:rsidR="000F070F" w:rsidRPr="00A3423B" w:rsidDel="00810413">
          <w:rPr>
            <w:sz w:val="24"/>
            <w:lang w:val="hr-HR"/>
          </w:rPr>
          <w:delText xml:space="preserve">ice </w:delText>
        </w:r>
      </w:del>
      <w:ins w:id="391" w:author="Ognjen" w:date="2017-01-17T11:00:00Z">
        <w:r w:rsidR="00810413" w:rsidRPr="00A3423B">
          <w:rPr>
            <w:sz w:val="24"/>
            <w:lang w:val="hr-HR"/>
          </w:rPr>
          <w:t>tablic</w:t>
        </w:r>
        <w:r w:rsidR="00810413">
          <w:rPr>
            <w:sz w:val="24"/>
            <w:lang w:val="hr-HR"/>
          </w:rPr>
          <w:t>i</w:t>
        </w:r>
        <w:r w:rsidR="00810413" w:rsidRPr="00A3423B">
          <w:rPr>
            <w:sz w:val="24"/>
            <w:lang w:val="hr-HR"/>
          </w:rPr>
          <w:t xml:space="preserve"> </w:t>
        </w:r>
      </w:ins>
      <w:r w:rsidR="000F070F" w:rsidRPr="00A3423B">
        <w:rPr>
          <w:sz w:val="24"/>
          <w:lang w:val="hr-HR"/>
        </w:rPr>
        <w:t xml:space="preserve">toka, </w:t>
      </w:r>
      <w:r w:rsidR="00D01120" w:rsidRPr="00A3423B">
        <w:rPr>
          <w:sz w:val="24"/>
          <w:lang w:val="hr-HR"/>
        </w:rPr>
        <w:t>mrežni uređaj</w:t>
      </w:r>
      <w:ins w:id="392" w:author="Ognjen" w:date="2017-01-17T11:00:00Z">
        <w:r w:rsidR="00C159E5">
          <w:rPr>
            <w:sz w:val="24"/>
            <w:lang w:val="hr-HR"/>
          </w:rPr>
          <w:t xml:space="preserve"> podrazumijevano</w:t>
        </w:r>
      </w:ins>
      <w:r w:rsidR="000F070F" w:rsidRPr="00A3423B">
        <w:rPr>
          <w:sz w:val="24"/>
          <w:lang w:val="hr-HR"/>
        </w:rPr>
        <w:t xml:space="preserve"> enkapsulira </w:t>
      </w:r>
      <w:del w:id="393" w:author="Ognjen" w:date="2017-01-17T11:00:00Z">
        <w:r w:rsidR="000F070F" w:rsidRPr="00A3423B" w:rsidDel="00C159E5">
          <w:rPr>
            <w:sz w:val="24"/>
            <w:lang w:val="hr-HR"/>
          </w:rPr>
          <w:delText xml:space="preserve">poruku </w:delText>
        </w:r>
      </w:del>
      <w:ins w:id="394" w:author="Ognjen" w:date="2017-01-17T11:00:00Z">
        <w:r w:rsidR="00C159E5">
          <w:rPr>
            <w:sz w:val="24"/>
            <w:lang w:val="hr-HR"/>
          </w:rPr>
          <w:t>pristigli paket</w:t>
        </w:r>
        <w:r w:rsidR="00C159E5" w:rsidRPr="00A3423B">
          <w:rPr>
            <w:sz w:val="24"/>
            <w:lang w:val="hr-HR"/>
          </w:rPr>
          <w:t xml:space="preserve"> </w:t>
        </w:r>
      </w:ins>
      <w:r w:rsidR="000F070F" w:rsidRPr="00A3423B">
        <w:rPr>
          <w:sz w:val="24"/>
          <w:lang w:val="hr-HR"/>
        </w:rPr>
        <w:t xml:space="preserve">i prosljeđuje </w:t>
      </w:r>
      <w:del w:id="395" w:author="Ognjen" w:date="2017-01-17T11:01:00Z">
        <w:r w:rsidR="000F070F" w:rsidRPr="00A3423B" w:rsidDel="00C159E5">
          <w:rPr>
            <w:sz w:val="24"/>
            <w:lang w:val="hr-HR"/>
          </w:rPr>
          <w:delText xml:space="preserve">ju </w:delText>
        </w:r>
      </w:del>
      <w:ins w:id="396" w:author="Ognjen" w:date="2017-01-17T11:01:00Z">
        <w:r w:rsidR="00C159E5">
          <w:rPr>
            <w:sz w:val="24"/>
            <w:lang w:val="hr-HR"/>
          </w:rPr>
          <w:t>ga</w:t>
        </w:r>
        <w:r w:rsidR="00C159E5" w:rsidRPr="00A3423B">
          <w:rPr>
            <w:sz w:val="24"/>
            <w:lang w:val="hr-HR"/>
          </w:rPr>
          <w:t xml:space="preserve"> </w:t>
        </w:r>
      </w:ins>
      <w:del w:id="397" w:author="Ognjen" w:date="2017-01-17T11:01:00Z">
        <w:r w:rsidR="000F070F" w:rsidRPr="00A3423B" w:rsidDel="00C159E5">
          <w:rPr>
            <w:sz w:val="24"/>
            <w:lang w:val="hr-HR"/>
          </w:rPr>
          <w:delText>upravljačko</w:delText>
        </w:r>
        <w:r w:rsidR="00CE1583" w:rsidRPr="00A3423B" w:rsidDel="00C159E5">
          <w:rPr>
            <w:sz w:val="24"/>
            <w:lang w:val="hr-HR"/>
          </w:rPr>
          <w:delText>m uređaj</w:delText>
        </w:r>
      </w:del>
      <w:ins w:id="398" w:author="Ognjen" w:date="2017-01-17T11:01:00Z">
        <w:r w:rsidR="00C159E5">
          <w:rPr>
            <w:sz w:val="24"/>
            <w:lang w:val="hr-HR"/>
          </w:rPr>
          <w:t>SDNC-</w:t>
        </w:r>
      </w:ins>
      <w:r w:rsidR="00CE1583" w:rsidRPr="00A3423B">
        <w:rPr>
          <w:sz w:val="24"/>
          <w:lang w:val="hr-HR"/>
        </w:rPr>
        <w:t>u</w:t>
      </w:r>
      <w:ins w:id="399" w:author="Ognjen" w:date="2017-01-17T11:01:00Z">
        <w:r w:rsidR="00E87251">
          <w:rPr>
            <w:sz w:val="24"/>
            <w:lang w:val="hr-HR"/>
          </w:rPr>
          <w:t>,</w:t>
        </w:r>
      </w:ins>
      <w:r w:rsidR="00CE1583" w:rsidRPr="00A3423B">
        <w:rPr>
          <w:sz w:val="24"/>
          <w:lang w:val="hr-HR"/>
        </w:rPr>
        <w:t xml:space="preserve"> koji anali</w:t>
      </w:r>
      <w:r w:rsidR="00CD057D" w:rsidRPr="00A3423B">
        <w:rPr>
          <w:sz w:val="24"/>
          <w:lang w:val="hr-HR"/>
        </w:rPr>
        <w:t xml:space="preserve">zira </w:t>
      </w:r>
      <w:del w:id="400" w:author="Ognjen" w:date="2017-01-17T11:01:00Z">
        <w:r w:rsidR="00CD057D" w:rsidRPr="00A3423B" w:rsidDel="00E87251">
          <w:rPr>
            <w:sz w:val="24"/>
            <w:lang w:val="hr-HR"/>
          </w:rPr>
          <w:delText xml:space="preserve">poruku </w:delText>
        </w:r>
      </w:del>
      <w:ins w:id="401" w:author="Ognjen" w:date="2017-01-17T11:01:00Z">
        <w:r w:rsidR="00E87251">
          <w:rPr>
            <w:sz w:val="24"/>
            <w:lang w:val="hr-HR"/>
          </w:rPr>
          <w:t>paket</w:t>
        </w:r>
        <w:r w:rsidR="00E87251" w:rsidRPr="00A3423B">
          <w:rPr>
            <w:sz w:val="24"/>
            <w:lang w:val="hr-HR"/>
          </w:rPr>
          <w:t xml:space="preserve"> </w:t>
        </w:r>
      </w:ins>
      <w:r w:rsidR="00CD057D" w:rsidRPr="00A3423B">
        <w:rPr>
          <w:sz w:val="24"/>
          <w:lang w:val="hr-HR"/>
        </w:rPr>
        <w:t xml:space="preserve">i </w:t>
      </w:r>
      <w:del w:id="402" w:author="Ognjen" w:date="2017-01-17T11:02:00Z">
        <w:r w:rsidR="00CD057D" w:rsidRPr="00A3423B" w:rsidDel="00E87251">
          <w:rPr>
            <w:sz w:val="24"/>
            <w:lang w:val="hr-HR"/>
          </w:rPr>
          <w:delText xml:space="preserve">stvara </w:delText>
        </w:r>
      </w:del>
      <w:ins w:id="403" w:author="Ognjen" w:date="2017-01-17T11:02:00Z">
        <w:r w:rsidR="00E87251">
          <w:rPr>
            <w:sz w:val="24"/>
            <w:lang w:val="hr-HR"/>
          </w:rPr>
          <w:t>definira</w:t>
        </w:r>
        <w:r w:rsidR="00E87251" w:rsidRPr="00A3423B">
          <w:rPr>
            <w:sz w:val="24"/>
            <w:lang w:val="hr-HR"/>
          </w:rPr>
          <w:t xml:space="preserve"> </w:t>
        </w:r>
      </w:ins>
      <w:r w:rsidR="00CD057D" w:rsidRPr="00A3423B">
        <w:rPr>
          <w:sz w:val="24"/>
          <w:lang w:val="hr-HR"/>
        </w:rPr>
        <w:t>pripadajuću</w:t>
      </w:r>
      <w:r w:rsidR="00CE1583" w:rsidRPr="00A3423B">
        <w:rPr>
          <w:sz w:val="24"/>
          <w:lang w:val="hr-HR"/>
        </w:rPr>
        <w:t xml:space="preserve"> </w:t>
      </w:r>
      <w:ins w:id="404" w:author="Ognjen" w:date="2017-01-17T11:02:00Z">
        <w:r w:rsidR="00E87251">
          <w:rPr>
            <w:sz w:val="24"/>
            <w:lang w:val="hr-HR"/>
          </w:rPr>
          <w:t xml:space="preserve">akciju u </w:t>
        </w:r>
      </w:ins>
      <w:del w:id="405" w:author="Ognjen" w:date="2017-01-17T11:02:00Z">
        <w:r w:rsidR="00CE1583" w:rsidRPr="00A3423B" w:rsidDel="00E87251">
          <w:rPr>
            <w:sz w:val="24"/>
            <w:lang w:val="hr-HR"/>
          </w:rPr>
          <w:delText xml:space="preserve">tablicu </w:delText>
        </w:r>
      </w:del>
      <w:ins w:id="406" w:author="Ognjen" w:date="2017-01-17T11:02:00Z">
        <w:r w:rsidR="00E87251" w:rsidRPr="00A3423B">
          <w:rPr>
            <w:sz w:val="24"/>
            <w:lang w:val="hr-HR"/>
          </w:rPr>
          <w:t>tablic</w:t>
        </w:r>
        <w:r w:rsidR="00E87251">
          <w:rPr>
            <w:sz w:val="24"/>
            <w:lang w:val="hr-HR"/>
          </w:rPr>
          <w:t>i</w:t>
        </w:r>
        <w:r w:rsidR="00E87251" w:rsidRPr="00A3423B">
          <w:rPr>
            <w:sz w:val="24"/>
            <w:lang w:val="hr-HR"/>
          </w:rPr>
          <w:t xml:space="preserve"> </w:t>
        </w:r>
      </w:ins>
      <w:r w:rsidR="00CE1583" w:rsidRPr="00A3423B">
        <w:rPr>
          <w:sz w:val="24"/>
          <w:lang w:val="hr-HR"/>
        </w:rPr>
        <w:t xml:space="preserve">toka za </w:t>
      </w:r>
      <w:r w:rsidR="00D01120" w:rsidRPr="00A3423B">
        <w:rPr>
          <w:sz w:val="24"/>
          <w:lang w:val="hr-HR"/>
        </w:rPr>
        <w:t>mrežni uređaj</w:t>
      </w:r>
      <w:r w:rsidR="00CD057D" w:rsidRPr="00A3423B">
        <w:rPr>
          <w:sz w:val="24"/>
          <w:lang w:val="hr-HR"/>
        </w:rPr>
        <w:t>.</w:t>
      </w:r>
    </w:p>
    <w:p w14:paraId="0643E6D0" w14:textId="368F5B6B" w:rsidR="00C74033" w:rsidRPr="00A3423B" w:rsidRDefault="00E82ECA" w:rsidP="00937FA1">
      <w:pPr>
        <w:spacing w:line="360" w:lineRule="auto"/>
        <w:ind w:firstLine="720"/>
        <w:jc w:val="both"/>
        <w:rPr>
          <w:sz w:val="24"/>
          <w:lang w:val="hr-HR"/>
        </w:rPr>
      </w:pPr>
      <w:ins w:id="407" w:author="Ognjen" w:date="2017-01-17T11:02:00Z">
        <w:r>
          <w:rPr>
            <w:sz w:val="24"/>
            <w:lang w:val="hr-HR"/>
          </w:rPr>
          <w:t xml:space="preserve">Pojedini redak </w:t>
        </w:r>
      </w:ins>
      <w:del w:id="408" w:author="Ognjen" w:date="2017-01-17T11:02:00Z">
        <w:r w:rsidR="00CD057D" w:rsidRPr="00A3423B" w:rsidDel="00E82ECA">
          <w:rPr>
            <w:sz w:val="24"/>
            <w:lang w:val="hr-HR"/>
          </w:rPr>
          <w:delText xml:space="preserve">Tablica </w:delText>
        </w:r>
      </w:del>
      <w:ins w:id="409" w:author="Ognjen" w:date="2017-01-17T11:02:00Z">
        <w:r>
          <w:rPr>
            <w:sz w:val="24"/>
            <w:lang w:val="hr-HR"/>
          </w:rPr>
          <w:t>t</w:t>
        </w:r>
        <w:r w:rsidRPr="00A3423B">
          <w:rPr>
            <w:sz w:val="24"/>
            <w:lang w:val="hr-HR"/>
          </w:rPr>
          <w:t>ablic</w:t>
        </w:r>
        <w:r>
          <w:rPr>
            <w:sz w:val="24"/>
            <w:lang w:val="hr-HR"/>
          </w:rPr>
          <w:t>e</w:t>
        </w:r>
        <w:r w:rsidRPr="00A3423B">
          <w:rPr>
            <w:sz w:val="24"/>
            <w:lang w:val="hr-HR"/>
          </w:rPr>
          <w:t xml:space="preserve"> </w:t>
        </w:r>
      </w:ins>
      <w:r w:rsidR="00CD057D" w:rsidRPr="00A3423B">
        <w:rPr>
          <w:sz w:val="24"/>
          <w:lang w:val="hr-HR"/>
        </w:rPr>
        <w:t>toka</w:t>
      </w:r>
      <w:r w:rsidR="00152E5E" w:rsidRPr="00A3423B">
        <w:rPr>
          <w:sz w:val="24"/>
          <w:lang w:val="hr-HR"/>
        </w:rPr>
        <w:t xml:space="preserve"> sastoji se od polja </w:t>
      </w:r>
      <w:del w:id="410" w:author="Ognjen" w:date="2017-01-17T11:02:00Z">
        <w:r w:rsidR="00152E5E" w:rsidRPr="00A3423B" w:rsidDel="00620891">
          <w:rPr>
            <w:sz w:val="24"/>
            <w:lang w:val="hr-HR"/>
          </w:rPr>
          <w:delText xml:space="preserve">za </w:delText>
        </w:r>
      </w:del>
      <w:r w:rsidR="00152E5E" w:rsidRPr="00A3423B">
        <w:rPr>
          <w:sz w:val="24"/>
          <w:lang w:val="hr-HR"/>
        </w:rPr>
        <w:t>zaglavlja</w:t>
      </w:r>
      <w:ins w:id="411" w:author="Ognjen" w:date="2017-01-17T11:02:00Z">
        <w:r w:rsidR="00620891">
          <w:rPr>
            <w:sz w:val="24"/>
            <w:lang w:val="hr-HR"/>
          </w:rPr>
          <w:t xml:space="preserve"> za usporedbu paketa</w:t>
        </w:r>
      </w:ins>
      <w:r w:rsidR="00152E5E" w:rsidRPr="00A3423B">
        <w:rPr>
          <w:sz w:val="24"/>
          <w:lang w:val="hr-HR"/>
        </w:rPr>
        <w:t xml:space="preserve">, polja za brojače i polja za </w:t>
      </w:r>
      <w:del w:id="412" w:author="Ognjen" w:date="2017-01-17T11:03:00Z">
        <w:r w:rsidR="00C74033" w:rsidRPr="00A3423B" w:rsidDel="00620891">
          <w:rPr>
            <w:sz w:val="24"/>
            <w:lang w:val="hr-HR"/>
          </w:rPr>
          <w:delText xml:space="preserve">odluke </w:delText>
        </w:r>
      </w:del>
      <w:ins w:id="413" w:author="Ognjen" w:date="2017-01-17T11:03:00Z">
        <w:r w:rsidR="00620891">
          <w:rPr>
            <w:sz w:val="24"/>
            <w:lang w:val="hr-HR"/>
          </w:rPr>
          <w:t>akcije</w:t>
        </w:r>
        <w:r w:rsidR="00620891" w:rsidRPr="00A3423B">
          <w:rPr>
            <w:sz w:val="24"/>
            <w:lang w:val="hr-HR"/>
          </w:rPr>
          <w:t xml:space="preserve"> </w:t>
        </w:r>
      </w:ins>
      <w:r w:rsidR="00C74033" w:rsidRPr="00A3423B">
        <w:rPr>
          <w:sz w:val="24"/>
          <w:lang w:val="hr-HR"/>
        </w:rPr>
        <w:t>koje se moraju izvršiti</w:t>
      </w:r>
      <w:ins w:id="414" w:author="Ognjen" w:date="2017-01-17T11:03:00Z">
        <w:r w:rsidR="00620891">
          <w:rPr>
            <w:sz w:val="24"/>
            <w:lang w:val="hr-HR"/>
          </w:rPr>
          <w:t xml:space="preserve"> nad odgovarajućim paketom</w:t>
        </w:r>
      </w:ins>
      <w:r w:rsidR="00152E5E" w:rsidRPr="00A3423B">
        <w:rPr>
          <w:sz w:val="24"/>
          <w:lang w:val="hr-HR"/>
        </w:rPr>
        <w:t>.</w:t>
      </w:r>
      <w:r w:rsidR="00BE3F09" w:rsidRPr="00A3423B">
        <w:rPr>
          <w:sz w:val="24"/>
          <w:lang w:val="hr-HR"/>
        </w:rPr>
        <w:t xml:space="preserve"> Polja </w:t>
      </w:r>
      <w:r w:rsidR="00BE3F09" w:rsidRPr="00A3423B">
        <w:rPr>
          <w:sz w:val="24"/>
          <w:lang w:val="hr-HR"/>
        </w:rPr>
        <w:lastRenderedPageBreak/>
        <w:t>za zaglavlja koriste se kako bi s</w:t>
      </w:r>
      <w:r w:rsidR="00E854D7" w:rsidRPr="00A3423B">
        <w:rPr>
          <w:sz w:val="24"/>
          <w:lang w:val="hr-HR"/>
        </w:rPr>
        <w:t xml:space="preserve">e </w:t>
      </w:r>
      <w:del w:id="415" w:author="Ognjen" w:date="2017-01-17T11:03:00Z">
        <w:r w:rsidR="00E854D7" w:rsidRPr="00A3423B" w:rsidDel="008C54E1">
          <w:rPr>
            <w:sz w:val="24"/>
            <w:lang w:val="hr-HR"/>
          </w:rPr>
          <w:delText>usporedile i pronašle</w:delText>
        </w:r>
      </w:del>
      <w:ins w:id="416" w:author="Ognjen" w:date="2017-01-17T11:03:00Z">
        <w:r w:rsidR="008C54E1">
          <w:rPr>
            <w:sz w:val="24"/>
            <w:lang w:val="hr-HR"/>
          </w:rPr>
          <w:t>identificirali</w:t>
        </w:r>
      </w:ins>
      <w:r w:rsidR="00E854D7" w:rsidRPr="00A3423B">
        <w:rPr>
          <w:sz w:val="24"/>
          <w:lang w:val="hr-HR"/>
        </w:rPr>
        <w:t xml:space="preserve"> </w:t>
      </w:r>
      <w:del w:id="417" w:author="Ognjen" w:date="2017-01-17T11:03:00Z">
        <w:r w:rsidR="00E854D7" w:rsidRPr="00A3423B" w:rsidDel="008E04A2">
          <w:rPr>
            <w:sz w:val="24"/>
            <w:lang w:val="hr-HR"/>
          </w:rPr>
          <w:delText xml:space="preserve">one </w:delText>
        </w:r>
      </w:del>
      <w:ins w:id="418" w:author="Ognjen" w:date="2017-01-17T11:03:00Z">
        <w:r w:rsidR="008E04A2" w:rsidRPr="00A3423B">
          <w:rPr>
            <w:sz w:val="24"/>
            <w:lang w:val="hr-HR"/>
          </w:rPr>
          <w:t>on</w:t>
        </w:r>
        <w:r w:rsidR="008E04A2">
          <w:rPr>
            <w:sz w:val="24"/>
            <w:lang w:val="hr-HR"/>
          </w:rPr>
          <w:t>i</w:t>
        </w:r>
        <w:r w:rsidR="008E04A2" w:rsidRPr="00A3423B">
          <w:rPr>
            <w:sz w:val="24"/>
            <w:lang w:val="hr-HR"/>
          </w:rPr>
          <w:t xml:space="preserve"> </w:t>
        </w:r>
      </w:ins>
      <w:del w:id="419" w:author="Ognjen" w:date="2017-01-17T11:03:00Z">
        <w:r w:rsidR="00E854D7" w:rsidRPr="00A3423B" w:rsidDel="008E04A2">
          <w:rPr>
            <w:sz w:val="24"/>
            <w:lang w:val="hr-HR"/>
          </w:rPr>
          <w:delText xml:space="preserve">poruke </w:delText>
        </w:r>
      </w:del>
      <w:ins w:id="420" w:author="Ognjen" w:date="2017-01-17T11:03:00Z">
        <w:r w:rsidR="008E04A2">
          <w:rPr>
            <w:sz w:val="24"/>
            <w:lang w:val="hr-HR"/>
          </w:rPr>
          <w:t>paketi</w:t>
        </w:r>
        <w:r w:rsidR="008E04A2" w:rsidRPr="00A3423B">
          <w:rPr>
            <w:sz w:val="24"/>
            <w:lang w:val="hr-HR"/>
          </w:rPr>
          <w:t xml:space="preserve"> </w:t>
        </w:r>
      </w:ins>
      <w:del w:id="421" w:author="Ognjen" w:date="2017-01-17T11:04:00Z">
        <w:r w:rsidR="00E854D7" w:rsidRPr="00A3423B" w:rsidDel="008E04A2">
          <w:rPr>
            <w:sz w:val="24"/>
            <w:lang w:val="hr-HR"/>
          </w:rPr>
          <w:delText xml:space="preserve">koje </w:delText>
        </w:r>
      </w:del>
      <w:ins w:id="422" w:author="Ognjen" w:date="2017-01-17T11:04:00Z">
        <w:r w:rsidR="008E04A2" w:rsidRPr="00A3423B">
          <w:rPr>
            <w:sz w:val="24"/>
            <w:lang w:val="hr-HR"/>
          </w:rPr>
          <w:t>koj</w:t>
        </w:r>
        <w:r w:rsidR="008E04A2">
          <w:rPr>
            <w:sz w:val="24"/>
            <w:lang w:val="hr-HR"/>
          </w:rPr>
          <w:t>i</w:t>
        </w:r>
        <w:r w:rsidR="008E04A2" w:rsidRPr="00A3423B">
          <w:rPr>
            <w:sz w:val="24"/>
            <w:lang w:val="hr-HR"/>
          </w:rPr>
          <w:t xml:space="preserve"> </w:t>
        </w:r>
      </w:ins>
      <w:r w:rsidR="00E854D7" w:rsidRPr="00A3423B">
        <w:rPr>
          <w:sz w:val="24"/>
          <w:lang w:val="hr-HR"/>
        </w:rPr>
        <w:t>se podudaraju s podacima u poljima</w:t>
      </w:r>
      <w:ins w:id="423" w:author="Ognjen" w:date="2017-01-17T11:04:00Z">
        <w:r w:rsidR="008E04A2">
          <w:rPr>
            <w:sz w:val="24"/>
            <w:lang w:val="hr-HR"/>
          </w:rPr>
          <w:t xml:space="preserve"> zaglavlja</w:t>
        </w:r>
      </w:ins>
      <w:r w:rsidR="00E854D7" w:rsidRPr="00A3423B">
        <w:rPr>
          <w:sz w:val="24"/>
          <w:lang w:val="hr-HR"/>
        </w:rPr>
        <w:t>.</w:t>
      </w:r>
      <w:r w:rsidR="00DE4B06" w:rsidRPr="00A3423B">
        <w:rPr>
          <w:sz w:val="24"/>
          <w:lang w:val="hr-HR"/>
        </w:rPr>
        <w:t xml:space="preserve"> Svako polje sadržava konkretnu vrijednost, </w:t>
      </w:r>
      <w:r w:rsidR="00CA19AC" w:rsidRPr="00A3423B">
        <w:rPr>
          <w:sz w:val="24"/>
          <w:lang w:val="hr-HR"/>
        </w:rPr>
        <w:t>vrijednost s maskom</w:t>
      </w:r>
      <w:r w:rsidR="00DE4B06" w:rsidRPr="00A3423B">
        <w:rPr>
          <w:sz w:val="24"/>
          <w:lang w:val="hr-HR"/>
        </w:rPr>
        <w:t xml:space="preserve"> ili </w:t>
      </w:r>
      <w:r w:rsidR="00A776BC" w:rsidRPr="00A3423B">
        <w:rPr>
          <w:sz w:val="24"/>
          <w:lang w:val="hr-HR"/>
        </w:rPr>
        <w:t xml:space="preserve">oznaku da </w:t>
      </w:r>
      <w:r w:rsidR="00CA19AC" w:rsidRPr="00A3423B">
        <w:rPr>
          <w:sz w:val="24"/>
          <w:lang w:val="hr-HR"/>
        </w:rPr>
        <w:t xml:space="preserve">može doći bilo koja vrijednost (engl. </w:t>
      </w:r>
      <w:r w:rsidR="00CA19AC" w:rsidRPr="00A3423B">
        <w:rPr>
          <w:i/>
          <w:sz w:val="24"/>
          <w:lang w:val="hr-HR"/>
        </w:rPr>
        <w:t>wildcard</w:t>
      </w:r>
      <w:r w:rsidR="00CA19AC" w:rsidRPr="00A3423B">
        <w:rPr>
          <w:sz w:val="24"/>
          <w:lang w:val="hr-HR"/>
        </w:rPr>
        <w:t>)</w:t>
      </w:r>
      <w:ins w:id="424" w:author="Ognjen" w:date="2017-01-17T11:04:00Z">
        <w:r w:rsidR="008E04A2">
          <w:rPr>
            <w:sz w:val="24"/>
            <w:lang w:val="hr-HR"/>
          </w:rPr>
          <w:t xml:space="preserve"> </w:t>
        </w:r>
      </w:ins>
      <w:moveToRangeStart w:id="425" w:author="Ognjen" w:date="2017-01-17T11:04:00Z" w:name="move472414398"/>
      <w:moveTo w:id="426" w:author="Ognjen" w:date="2017-01-17T11:04:00Z">
        <w:r w:rsidR="008E04A2" w:rsidRPr="00A3423B">
          <w:rPr>
            <w:sz w:val="24"/>
            <w:lang w:val="hr-HR"/>
          </w:rPr>
          <w:t>[1]</w:t>
        </w:r>
      </w:moveTo>
      <w:moveToRangeEnd w:id="425"/>
      <w:r w:rsidR="00634DC0" w:rsidRPr="00A3423B">
        <w:rPr>
          <w:sz w:val="24"/>
          <w:lang w:val="hr-HR"/>
        </w:rPr>
        <w:t xml:space="preserve">. </w:t>
      </w:r>
      <w:moveFromRangeStart w:id="427" w:author="Ognjen" w:date="2017-01-17T11:04:00Z" w:name="move472414398"/>
      <w:moveFrom w:id="428" w:author="Ognjen" w:date="2017-01-17T11:04:00Z">
        <w:r w:rsidR="00386FAF" w:rsidRPr="00A3423B" w:rsidDel="008E04A2">
          <w:rPr>
            <w:sz w:val="24"/>
            <w:lang w:val="hr-HR"/>
          </w:rPr>
          <w:t>[1]</w:t>
        </w:r>
      </w:moveFrom>
      <w:moveFromRangeEnd w:id="427"/>
    </w:p>
    <w:p w14:paraId="75FA71D5" w14:textId="115823E5" w:rsidR="00634DC0" w:rsidRPr="00A3423B" w:rsidRDefault="002843CC" w:rsidP="00937FA1">
      <w:pPr>
        <w:spacing w:line="360" w:lineRule="auto"/>
        <w:ind w:firstLine="720"/>
        <w:jc w:val="both"/>
        <w:rPr>
          <w:sz w:val="24"/>
          <w:lang w:val="hr-HR"/>
        </w:rPr>
      </w:pPr>
      <w:r w:rsidRPr="00A3423B">
        <w:rPr>
          <w:sz w:val="24"/>
          <w:lang w:val="hr-HR"/>
        </w:rPr>
        <w:t xml:space="preserve">Brojači se koriste za </w:t>
      </w:r>
      <w:ins w:id="429" w:author="Ognjen" w:date="2017-01-17T11:16:00Z">
        <w:r w:rsidR="00436641">
          <w:rPr>
            <w:sz w:val="24"/>
            <w:lang w:val="hr-HR"/>
          </w:rPr>
          <w:t xml:space="preserve">sakupljanje </w:t>
        </w:r>
      </w:ins>
      <w:del w:id="430" w:author="Ognjen" w:date="2017-01-17T11:16:00Z">
        <w:r w:rsidRPr="00A3423B" w:rsidDel="00436641">
          <w:rPr>
            <w:sz w:val="24"/>
            <w:lang w:val="hr-HR"/>
          </w:rPr>
          <w:delText xml:space="preserve">relevantne </w:delText>
        </w:r>
      </w:del>
      <w:ins w:id="431" w:author="Ognjen" w:date="2017-01-17T11:16:00Z">
        <w:r w:rsidR="00436641" w:rsidRPr="00A3423B">
          <w:rPr>
            <w:sz w:val="24"/>
            <w:lang w:val="hr-HR"/>
          </w:rPr>
          <w:t>relevantn</w:t>
        </w:r>
        <w:r w:rsidR="00436641">
          <w:rPr>
            <w:sz w:val="24"/>
            <w:lang w:val="hr-HR"/>
          </w:rPr>
          <w:t>ih</w:t>
        </w:r>
        <w:r w:rsidR="00436641" w:rsidRPr="00A3423B">
          <w:rPr>
            <w:sz w:val="24"/>
            <w:lang w:val="hr-HR"/>
          </w:rPr>
          <w:t xml:space="preserve"> </w:t>
        </w:r>
      </w:ins>
      <w:del w:id="432" w:author="Ognjen" w:date="2017-01-17T11:16:00Z">
        <w:r w:rsidRPr="00A3423B" w:rsidDel="00436641">
          <w:rPr>
            <w:sz w:val="24"/>
            <w:lang w:val="hr-HR"/>
          </w:rPr>
          <w:delText xml:space="preserve">statistike </w:delText>
        </w:r>
      </w:del>
      <w:ins w:id="433" w:author="Ognjen" w:date="2017-01-17T11:16:00Z">
        <w:r w:rsidR="00436641" w:rsidRPr="00A3423B">
          <w:rPr>
            <w:sz w:val="24"/>
            <w:lang w:val="hr-HR"/>
          </w:rPr>
          <w:t>statistik</w:t>
        </w:r>
        <w:r w:rsidR="00436641">
          <w:rPr>
            <w:sz w:val="24"/>
            <w:lang w:val="hr-HR"/>
          </w:rPr>
          <w:t>a</w:t>
        </w:r>
        <w:r w:rsidR="00436641" w:rsidRPr="00A3423B">
          <w:rPr>
            <w:sz w:val="24"/>
            <w:lang w:val="hr-HR"/>
          </w:rPr>
          <w:t xml:space="preserve"> </w:t>
        </w:r>
      </w:ins>
      <w:r w:rsidRPr="00A3423B">
        <w:rPr>
          <w:sz w:val="24"/>
          <w:lang w:val="hr-HR"/>
        </w:rPr>
        <w:t>konkretne tablice toka.</w:t>
      </w:r>
      <w:r w:rsidR="00ED16F5" w:rsidRPr="00A3423B">
        <w:rPr>
          <w:sz w:val="24"/>
          <w:lang w:val="hr-HR"/>
        </w:rPr>
        <w:t xml:space="preserve"> Svak</w:t>
      </w:r>
      <w:r w:rsidR="00747457" w:rsidRPr="00A3423B">
        <w:rPr>
          <w:sz w:val="24"/>
          <w:lang w:val="hr-HR"/>
        </w:rPr>
        <w:t xml:space="preserve">i redak </w:t>
      </w:r>
      <w:r w:rsidR="00BA12B8" w:rsidRPr="00A3423B">
        <w:rPr>
          <w:sz w:val="24"/>
          <w:lang w:val="hr-HR"/>
        </w:rPr>
        <w:t>unutar tablice toka može imati nula ili više radnji</w:t>
      </w:r>
      <w:ins w:id="434" w:author="Ognjen" w:date="2017-01-17T11:16:00Z">
        <w:r w:rsidR="00436641">
          <w:rPr>
            <w:sz w:val="24"/>
            <w:lang w:val="hr-HR"/>
          </w:rPr>
          <w:t>,</w:t>
        </w:r>
      </w:ins>
      <w:r w:rsidR="00BA12B8" w:rsidRPr="00A3423B">
        <w:rPr>
          <w:sz w:val="24"/>
          <w:lang w:val="hr-HR"/>
        </w:rPr>
        <w:t xml:space="preserve"> koje govore </w:t>
      </w:r>
      <w:del w:id="435" w:author="Ognjen" w:date="2017-01-17T11:16:00Z">
        <w:r w:rsidR="00BA12B8" w:rsidRPr="00A3423B" w:rsidDel="00436641">
          <w:rPr>
            <w:sz w:val="24"/>
            <w:lang w:val="hr-HR"/>
          </w:rPr>
          <w:delText xml:space="preserve">komutatoru </w:delText>
        </w:r>
      </w:del>
      <w:ins w:id="436" w:author="Ognjen" w:date="2017-01-17T11:16:00Z">
        <w:r w:rsidR="00436641">
          <w:rPr>
            <w:sz w:val="24"/>
            <w:lang w:val="hr-HR"/>
          </w:rPr>
          <w:t>mrežnom uređaju</w:t>
        </w:r>
        <w:r w:rsidR="00436641" w:rsidRPr="00A3423B">
          <w:rPr>
            <w:sz w:val="24"/>
            <w:lang w:val="hr-HR"/>
          </w:rPr>
          <w:t xml:space="preserve"> </w:t>
        </w:r>
      </w:ins>
      <w:r w:rsidR="00BA12B8" w:rsidRPr="00A3423B">
        <w:rPr>
          <w:sz w:val="24"/>
          <w:lang w:val="hr-HR"/>
        </w:rPr>
        <w:t xml:space="preserve">što napraviti s </w:t>
      </w:r>
      <w:r w:rsidR="00EC13FA" w:rsidRPr="00A3423B">
        <w:rPr>
          <w:sz w:val="24"/>
          <w:lang w:val="hr-HR"/>
        </w:rPr>
        <w:t xml:space="preserve">podudarajućim </w:t>
      </w:r>
      <w:del w:id="437" w:author="Ognjen" w:date="2017-01-17T11:17:00Z">
        <w:r w:rsidR="00EC13FA" w:rsidRPr="00A3423B" w:rsidDel="00C60E1D">
          <w:rPr>
            <w:sz w:val="24"/>
            <w:lang w:val="hr-HR"/>
          </w:rPr>
          <w:delText>porukama</w:delText>
        </w:r>
      </w:del>
      <w:ins w:id="438" w:author="Ognjen" w:date="2017-01-17T11:17:00Z">
        <w:r w:rsidR="00C60E1D">
          <w:rPr>
            <w:sz w:val="24"/>
            <w:lang w:val="hr-HR"/>
          </w:rPr>
          <w:t>paketima</w:t>
        </w:r>
      </w:ins>
      <w:r w:rsidR="00EC13FA" w:rsidRPr="00A3423B">
        <w:rPr>
          <w:sz w:val="24"/>
          <w:lang w:val="hr-HR"/>
        </w:rPr>
        <w:t>.</w:t>
      </w:r>
    </w:p>
    <w:p w14:paraId="23EDE208" w14:textId="7E2BAD1B" w:rsidR="00CA5C13" w:rsidRPr="00A3423B" w:rsidRDefault="006F3A1C" w:rsidP="00937FA1">
      <w:pPr>
        <w:spacing w:line="360" w:lineRule="auto"/>
        <w:ind w:firstLine="720"/>
        <w:jc w:val="both"/>
        <w:rPr>
          <w:sz w:val="24"/>
          <w:lang w:val="hr-HR"/>
        </w:rPr>
      </w:pPr>
      <w:r w:rsidRPr="00A3423B">
        <w:rPr>
          <w:noProof/>
          <w:lang w:val="hr-HR" w:eastAsia="hr-HR"/>
        </w:rPr>
        <mc:AlternateContent>
          <mc:Choice Requires="wps">
            <w:drawing>
              <wp:anchor distT="0" distB="0" distL="114300" distR="114300" simplePos="0" relativeHeight="251686912" behindDoc="0" locked="0" layoutInCell="1" allowOverlap="1" wp14:anchorId="1A8A6A7F" wp14:editId="4B243778">
                <wp:simplePos x="0" y="0"/>
                <wp:positionH relativeFrom="margin">
                  <wp:align>center</wp:align>
                </wp:positionH>
                <wp:positionV relativeFrom="paragraph">
                  <wp:posOffset>3571875</wp:posOffset>
                </wp:positionV>
                <wp:extent cx="5325110" cy="635"/>
                <wp:effectExtent l="0" t="0" r="8890" b="0"/>
                <wp:wrapTopAndBottom/>
                <wp:docPr id="23" name="Text Box 23"/>
                <wp:cNvGraphicFramePr/>
                <a:graphic xmlns:a="http://schemas.openxmlformats.org/drawingml/2006/main">
                  <a:graphicData uri="http://schemas.microsoft.com/office/word/2010/wordprocessingShape">
                    <wps:wsp>
                      <wps:cNvSpPr txBox="1"/>
                      <wps:spPr>
                        <a:xfrm>
                          <a:off x="0" y="0"/>
                          <a:ext cx="5325110" cy="635"/>
                        </a:xfrm>
                        <a:prstGeom prst="rect">
                          <a:avLst/>
                        </a:prstGeom>
                        <a:solidFill>
                          <a:prstClr val="white"/>
                        </a:solidFill>
                        <a:ln>
                          <a:noFill/>
                        </a:ln>
                      </wps:spPr>
                      <wps:txbx>
                        <w:txbxContent>
                          <w:p w14:paraId="57CA291F" w14:textId="77777777" w:rsidR="008E074F" w:rsidRPr="0039772A" w:rsidRDefault="008E074F" w:rsidP="006F3A1C">
                            <w:pPr>
                              <w:pStyle w:val="Caption"/>
                              <w:jc w:val="center"/>
                              <w:rPr>
                                <w:rFonts w:ascii="Times New Roman" w:eastAsia="Times New Roman" w:hAnsi="Times New Roman" w:cs="Times New Roman"/>
                                <w:noProof/>
                                <w:sz w:val="24"/>
                                <w:szCs w:val="20"/>
                              </w:rPr>
                            </w:pPr>
                            <w:bookmarkStart w:id="439" w:name="_Toc472075302"/>
                            <w:r>
                              <w:t xml:space="preserve">Slika </w:t>
                            </w:r>
                            <w:r>
                              <w:fldChar w:fldCharType="begin"/>
                            </w:r>
                            <w:r>
                              <w:instrText xml:space="preserve"> SEQ Slika \* ARABIC </w:instrText>
                            </w:r>
                            <w:r>
                              <w:fldChar w:fldCharType="separate"/>
                            </w:r>
                            <w:r>
                              <w:rPr>
                                <w:noProof/>
                              </w:rPr>
                              <w:t>3</w:t>
                            </w:r>
                            <w:r>
                              <w:rPr>
                                <w:noProof/>
                              </w:rPr>
                              <w:fldChar w:fldCharType="end"/>
                            </w:r>
                            <w:r>
                              <w:t xml:space="preserve"> Dijagram toka obrade paketa u OpenFlow mrežnom uređaju</w:t>
                            </w:r>
                            <w:bookmarkEnd w:id="4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8A6A7F" id="Text Box 23" o:spid="_x0000_s1028" type="#_x0000_t202" style="position:absolute;left:0;text-align:left;margin-left:0;margin-top:281.25pt;width:419.3pt;height:.05pt;z-index:25168691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" stroked="f">
                <v:textbox style="mso-fit-shape-to-text:t" inset="0,0,0,0">
                  <w:txbxContent>
                    <w:p w14:paraId="57CA291F" w14:textId="77777777" w:rsidR="008E074F" w:rsidRPr="0039772A" w:rsidRDefault="008E074F" w:rsidP="006F3A1C">
                      <w:pPr>
                        <w:pStyle w:val="Caption"/>
                        <w:jc w:val="center"/>
                        <w:rPr>
                          <w:rFonts w:ascii="Times New Roman" w:eastAsia="Times New Roman" w:hAnsi="Times New Roman" w:cs="Times New Roman"/>
                          <w:noProof/>
                          <w:sz w:val="24"/>
                          <w:szCs w:val="20"/>
                        </w:rPr>
                      </w:pPr>
                      <w:bookmarkStart w:id="440" w:name="_Toc472075302"/>
                      <w:r>
                        <w:t xml:space="preserve">Slika </w:t>
                      </w:r>
                      <w:r>
                        <w:fldChar w:fldCharType="begin"/>
                      </w:r>
                      <w:r>
                        <w:instrText xml:space="preserve"> SEQ Slika \* ARABIC </w:instrText>
                      </w:r>
                      <w:r>
                        <w:fldChar w:fldCharType="separate"/>
                      </w:r>
                      <w:r>
                        <w:rPr>
                          <w:noProof/>
                        </w:rPr>
                        <w:t>3</w:t>
                      </w:r>
                      <w:r>
                        <w:rPr>
                          <w:noProof/>
                        </w:rPr>
                        <w:fldChar w:fldCharType="end"/>
                      </w:r>
                      <w:r>
                        <w:t xml:space="preserve"> Dijagram toka obrade paketa u OpenFlow mrežnom uređaju</w:t>
                      </w:r>
                      <w:bookmarkEnd w:id="440"/>
                    </w:p>
                  </w:txbxContent>
                </v:textbox>
                <w10:wrap type="topAndBottom" anchorx="margin"/>
              </v:shape>
            </w:pict>
          </mc:Fallback>
        </mc:AlternateContent>
      </w:r>
      <w:r w:rsidR="000214E2" w:rsidRPr="00A3423B">
        <w:rPr>
          <w:noProof/>
          <w:sz w:val="24"/>
          <w:lang w:val="hr-HR" w:eastAsia="hr-HR"/>
        </w:rPr>
        <w:drawing>
          <wp:anchor distT="0" distB="0" distL="114300" distR="114300" simplePos="0" relativeHeight="251684864" behindDoc="0" locked="0" layoutInCell="1" allowOverlap="1" wp14:anchorId="4770CC50" wp14:editId="4D5AEB1C">
            <wp:simplePos x="0" y="0"/>
            <wp:positionH relativeFrom="margin">
              <wp:align>center</wp:align>
            </wp:positionH>
            <wp:positionV relativeFrom="paragraph">
              <wp:posOffset>19050</wp:posOffset>
            </wp:positionV>
            <wp:extent cx="5325218" cy="3429479"/>
            <wp:effectExtent l="0" t="0"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rawing10.png"/>
                    <pic:cNvPicPr/>
                  </pic:nvPicPr>
                  <pic:blipFill>
                    <a:blip r:embed="rId14">
                      <a:extLst>
                        <a:ext uri="{28A0092B-C50C-407E-A947-70E740481C1C}">
                          <a14:useLocalDpi xmlns:a14="http://schemas.microsoft.com/office/drawing/2010/main" val="0"/>
                        </a:ext>
                      </a:extLst>
                    </a:blip>
                    <a:stretch>
                      <a:fillRect/>
                    </a:stretch>
                  </pic:blipFill>
                  <pic:spPr>
                    <a:xfrm>
                      <a:off x="0" y="0"/>
                      <a:ext cx="5325218" cy="3429479"/>
                    </a:xfrm>
                    <a:prstGeom prst="rect">
                      <a:avLst/>
                    </a:prstGeom>
                  </pic:spPr>
                </pic:pic>
              </a:graphicData>
            </a:graphic>
          </wp:anchor>
        </w:drawing>
      </w:r>
      <w:r w:rsidR="006431D7" w:rsidRPr="00A3423B">
        <w:rPr>
          <w:sz w:val="24"/>
          <w:lang w:val="hr-HR"/>
        </w:rPr>
        <w:t xml:space="preserve">OpenFlow protokol podržava tri vrste poruka: </w:t>
      </w:r>
      <w:commentRangeStart w:id="441"/>
      <w:r w:rsidR="00760BD9" w:rsidRPr="00A3423B">
        <w:rPr>
          <w:i/>
          <w:sz w:val="24"/>
          <w:lang w:val="hr-HR"/>
        </w:rPr>
        <w:t>controller-to-switch</w:t>
      </w:r>
      <w:r w:rsidR="006431D7" w:rsidRPr="00A3423B">
        <w:rPr>
          <w:sz w:val="24"/>
          <w:lang w:val="hr-HR"/>
        </w:rPr>
        <w:t>, asinkrone i simetrične poruke</w:t>
      </w:r>
      <w:commentRangeEnd w:id="441"/>
      <w:r w:rsidR="004158F6">
        <w:rPr>
          <w:rStyle w:val="CommentReference"/>
        </w:rPr>
        <w:commentReference w:id="441"/>
      </w:r>
      <w:r w:rsidR="006431D7" w:rsidRPr="00A3423B">
        <w:rPr>
          <w:sz w:val="24"/>
          <w:lang w:val="hr-HR"/>
        </w:rPr>
        <w:t>.</w:t>
      </w:r>
      <w:r w:rsidR="00747457" w:rsidRPr="00A3423B">
        <w:rPr>
          <w:sz w:val="24"/>
          <w:lang w:val="hr-HR"/>
        </w:rPr>
        <w:t xml:space="preserve"> </w:t>
      </w:r>
      <w:r w:rsidR="00760BD9" w:rsidRPr="00A3423B">
        <w:rPr>
          <w:i/>
          <w:sz w:val="24"/>
          <w:lang w:val="hr-HR"/>
        </w:rPr>
        <w:t>Controller-to-switch</w:t>
      </w:r>
      <w:r w:rsidR="00760BD9" w:rsidRPr="00A3423B">
        <w:rPr>
          <w:i/>
          <w:sz w:val="24"/>
          <w:lang w:val="hr-HR"/>
        </w:rPr>
        <w:softHyphen/>
      </w:r>
      <w:r w:rsidR="00760BD9" w:rsidRPr="00A3423B">
        <w:rPr>
          <w:sz w:val="24"/>
          <w:lang w:val="hr-HR"/>
        </w:rPr>
        <w:t xml:space="preserve"> poruke šalje </w:t>
      </w:r>
      <w:ins w:id="442" w:author="Ognjen" w:date="2017-01-17T11:24:00Z">
        <w:r w:rsidR="00C60E1D">
          <w:rPr>
            <w:sz w:val="24"/>
            <w:lang w:val="hr-HR"/>
          </w:rPr>
          <w:t xml:space="preserve">SDN </w:t>
        </w:r>
      </w:ins>
      <w:r w:rsidR="000553A4" w:rsidRPr="00A3423B">
        <w:rPr>
          <w:sz w:val="24"/>
          <w:lang w:val="hr-HR"/>
        </w:rPr>
        <w:t xml:space="preserve">upravljački uređaj kako bi izravno upravljao ili nadzirao stanje </w:t>
      </w:r>
      <w:r w:rsidR="00CA1F1A" w:rsidRPr="00A3423B">
        <w:rPr>
          <w:sz w:val="24"/>
          <w:lang w:val="hr-HR"/>
        </w:rPr>
        <w:t>mrežnog uređaja</w:t>
      </w:r>
      <w:r w:rsidR="000553A4" w:rsidRPr="00A3423B">
        <w:rPr>
          <w:sz w:val="24"/>
          <w:lang w:val="hr-HR"/>
        </w:rPr>
        <w:t>. One mogu, ali ne moraju, zah</w:t>
      </w:r>
      <w:r w:rsidR="002C7340" w:rsidRPr="00A3423B">
        <w:rPr>
          <w:sz w:val="24"/>
          <w:lang w:val="hr-HR"/>
        </w:rPr>
        <w:t xml:space="preserve">tijevati odgovor od </w:t>
      </w:r>
      <w:r w:rsidR="00CA1F1A" w:rsidRPr="00A3423B">
        <w:rPr>
          <w:sz w:val="24"/>
          <w:lang w:val="hr-HR"/>
        </w:rPr>
        <w:t>mrežnog uređaja</w:t>
      </w:r>
      <w:r w:rsidR="002C7340" w:rsidRPr="00A3423B">
        <w:rPr>
          <w:sz w:val="24"/>
          <w:lang w:val="hr-HR"/>
        </w:rPr>
        <w:t>.</w:t>
      </w:r>
      <w:r w:rsidR="00747457" w:rsidRPr="00A3423B">
        <w:rPr>
          <w:sz w:val="24"/>
          <w:lang w:val="hr-HR"/>
        </w:rPr>
        <w:t xml:space="preserve"> </w:t>
      </w:r>
      <w:r w:rsidR="00BC2C1E" w:rsidRPr="00A3423B">
        <w:rPr>
          <w:sz w:val="24"/>
          <w:lang w:val="hr-HR"/>
        </w:rPr>
        <w:t>Ova grupa poruka omogućuje upravljačkom uređaju upravljanj</w:t>
      </w:r>
      <w:r w:rsidR="00EB2860" w:rsidRPr="00A3423B">
        <w:rPr>
          <w:sz w:val="24"/>
          <w:lang w:val="hr-HR"/>
        </w:rPr>
        <w:t xml:space="preserve">e logičkim stanjem i konfiguracijom mrežnog uređaja, kao i upravljanje recima tablica toka te grupnih tablica. </w:t>
      </w:r>
      <w:r w:rsidR="002C7340" w:rsidRPr="00A3423B">
        <w:rPr>
          <w:sz w:val="24"/>
          <w:lang w:val="hr-HR"/>
        </w:rPr>
        <w:t xml:space="preserve">Asinkrone poruke šalje </w:t>
      </w:r>
      <w:del w:id="443" w:author="Ognjen" w:date="2017-01-17T11:24:00Z">
        <w:r w:rsidR="002C7340" w:rsidRPr="00A3423B" w:rsidDel="00C60E1D">
          <w:rPr>
            <w:sz w:val="24"/>
            <w:lang w:val="hr-HR"/>
          </w:rPr>
          <w:delText xml:space="preserve">komutator </w:delText>
        </w:r>
      </w:del>
      <w:ins w:id="444" w:author="Ognjen" w:date="2017-01-17T11:24:00Z">
        <w:r w:rsidR="00C60E1D">
          <w:rPr>
            <w:sz w:val="24"/>
            <w:lang w:val="hr-HR"/>
          </w:rPr>
          <w:t>mrežni uređaj</w:t>
        </w:r>
        <w:r w:rsidR="00C60E1D" w:rsidRPr="00A3423B">
          <w:rPr>
            <w:sz w:val="24"/>
            <w:lang w:val="hr-HR"/>
          </w:rPr>
          <w:t xml:space="preserve"> </w:t>
        </w:r>
      </w:ins>
      <w:r w:rsidR="002C7340" w:rsidRPr="00A3423B">
        <w:rPr>
          <w:sz w:val="24"/>
          <w:lang w:val="hr-HR"/>
        </w:rPr>
        <w:t xml:space="preserve">kako bi </w:t>
      </w:r>
      <w:ins w:id="445" w:author="Ognjen" w:date="2017-01-17T11:24:00Z">
        <w:r w:rsidR="00C60E1D">
          <w:rPr>
            <w:sz w:val="24"/>
            <w:lang w:val="hr-HR"/>
          </w:rPr>
          <w:t xml:space="preserve">SDN </w:t>
        </w:r>
      </w:ins>
      <w:r w:rsidR="002C7340" w:rsidRPr="00A3423B">
        <w:rPr>
          <w:sz w:val="24"/>
          <w:lang w:val="hr-HR"/>
        </w:rPr>
        <w:t xml:space="preserve">upravljačkom uređaju dostavio ažurirane podatke </w:t>
      </w:r>
      <w:r w:rsidR="00761A4A" w:rsidRPr="00A3423B">
        <w:rPr>
          <w:sz w:val="24"/>
          <w:lang w:val="hr-HR"/>
        </w:rPr>
        <w:t>o događajima u mreži</w:t>
      </w:r>
      <w:r w:rsidR="00A4161E" w:rsidRPr="00A3423B">
        <w:rPr>
          <w:sz w:val="24"/>
          <w:lang w:val="hr-HR"/>
        </w:rPr>
        <w:t xml:space="preserve">, poput pristizanja </w:t>
      </w:r>
      <w:del w:id="446" w:author="Ognjen" w:date="2017-01-17T11:25:00Z">
        <w:r w:rsidR="00A4161E" w:rsidRPr="00A3423B" w:rsidDel="00B50232">
          <w:rPr>
            <w:sz w:val="24"/>
            <w:lang w:val="hr-HR"/>
          </w:rPr>
          <w:delText>poruka</w:delText>
        </w:r>
      </w:del>
      <w:ins w:id="447" w:author="Ognjen" w:date="2017-01-17T11:25:00Z">
        <w:r w:rsidR="00B50232">
          <w:rPr>
            <w:sz w:val="24"/>
            <w:lang w:val="hr-HR"/>
          </w:rPr>
          <w:t>paketa</w:t>
        </w:r>
      </w:ins>
      <w:r w:rsidR="00A4161E" w:rsidRPr="00A3423B">
        <w:rPr>
          <w:sz w:val="24"/>
          <w:lang w:val="hr-HR"/>
        </w:rPr>
        <w:t xml:space="preserve">, i </w:t>
      </w:r>
      <w:r w:rsidR="00761A4A" w:rsidRPr="00A3423B">
        <w:rPr>
          <w:sz w:val="24"/>
          <w:lang w:val="hr-HR"/>
        </w:rPr>
        <w:t>o promijenjenom stanj</w:t>
      </w:r>
      <w:r w:rsidR="00A4161E" w:rsidRPr="00A3423B">
        <w:rPr>
          <w:sz w:val="24"/>
          <w:lang w:val="hr-HR"/>
        </w:rPr>
        <w:t xml:space="preserve">u samog </w:t>
      </w:r>
      <w:del w:id="448" w:author="Ognjen" w:date="2017-01-17T11:25:00Z">
        <w:r w:rsidR="00A4161E" w:rsidRPr="00A3423B" w:rsidDel="00600A43">
          <w:rPr>
            <w:sz w:val="24"/>
            <w:lang w:val="hr-HR"/>
          </w:rPr>
          <w:delText>komutatora</w:delText>
        </w:r>
      </w:del>
      <w:ins w:id="449" w:author="Ognjen" w:date="2017-01-17T11:25:00Z">
        <w:r w:rsidR="00600A43">
          <w:rPr>
            <w:sz w:val="24"/>
            <w:lang w:val="hr-HR"/>
          </w:rPr>
          <w:t>mrežnog uređaja</w:t>
        </w:r>
      </w:ins>
      <w:r w:rsidR="00A4161E" w:rsidRPr="00A3423B">
        <w:rPr>
          <w:sz w:val="24"/>
          <w:lang w:val="hr-HR"/>
        </w:rPr>
        <w:t>.</w:t>
      </w:r>
      <w:r w:rsidR="00747457" w:rsidRPr="00A3423B">
        <w:rPr>
          <w:sz w:val="24"/>
          <w:lang w:val="hr-HR"/>
        </w:rPr>
        <w:t xml:space="preserve"> </w:t>
      </w:r>
      <w:r w:rsidR="00761A4A" w:rsidRPr="00A3423B">
        <w:rPr>
          <w:sz w:val="24"/>
          <w:lang w:val="hr-HR"/>
        </w:rPr>
        <w:t xml:space="preserve">Simetrične poruke šalju i upravljački uređaj i </w:t>
      </w:r>
      <w:del w:id="450" w:author="Ognjen" w:date="2017-01-17T11:25:00Z">
        <w:r w:rsidR="00761A4A" w:rsidRPr="00A3423B" w:rsidDel="00C124BF">
          <w:rPr>
            <w:sz w:val="24"/>
            <w:lang w:val="hr-HR"/>
          </w:rPr>
          <w:delText>komutator</w:delText>
        </w:r>
      </w:del>
      <w:ins w:id="451" w:author="Ognjen" w:date="2017-01-17T11:25:00Z">
        <w:r w:rsidR="00C124BF">
          <w:rPr>
            <w:sz w:val="24"/>
            <w:lang w:val="hr-HR"/>
          </w:rPr>
          <w:t>mrežni uređaj</w:t>
        </w:r>
      </w:ins>
      <w:r w:rsidR="00EA765A" w:rsidRPr="00A3423B">
        <w:rPr>
          <w:sz w:val="24"/>
          <w:lang w:val="hr-HR"/>
        </w:rPr>
        <w:t xml:space="preserve">, npr. kad razmjenjuju </w:t>
      </w:r>
      <w:r w:rsidR="00EA765A" w:rsidRPr="00A3423B">
        <w:rPr>
          <w:i/>
          <w:sz w:val="24"/>
          <w:lang w:val="hr-HR"/>
        </w:rPr>
        <w:t>Hello</w:t>
      </w:r>
      <w:r w:rsidR="00EA765A" w:rsidRPr="00A3423B">
        <w:rPr>
          <w:sz w:val="24"/>
          <w:lang w:val="hr-HR"/>
        </w:rPr>
        <w:t xml:space="preserve"> poruke pri uspostavi </w:t>
      </w:r>
      <w:del w:id="452" w:author="Ognjen" w:date="2017-01-17T11:25:00Z">
        <w:r w:rsidR="00EA765A" w:rsidRPr="00A3423B" w:rsidDel="004158F6">
          <w:rPr>
            <w:sz w:val="24"/>
            <w:lang w:val="hr-HR"/>
          </w:rPr>
          <w:delText>mreže</w:delText>
        </w:r>
      </w:del>
      <w:ins w:id="453" w:author="Ognjen" w:date="2017-01-17T11:25:00Z">
        <w:r w:rsidR="004158F6">
          <w:rPr>
            <w:sz w:val="24"/>
            <w:lang w:val="hr-HR"/>
          </w:rPr>
          <w:t>OpenFlow veze</w:t>
        </w:r>
      </w:ins>
      <w:r w:rsidR="00EA765A" w:rsidRPr="00A3423B">
        <w:rPr>
          <w:sz w:val="24"/>
          <w:lang w:val="hr-HR"/>
        </w:rPr>
        <w:t>.</w:t>
      </w:r>
    </w:p>
    <w:p w14:paraId="780504E0" w14:textId="77777777" w:rsidR="00CA5C13" w:rsidRPr="00A3423B" w:rsidRDefault="00CA5C13" w:rsidP="00937FA1">
      <w:pPr>
        <w:widowControl/>
        <w:spacing w:line="360" w:lineRule="auto"/>
        <w:rPr>
          <w:sz w:val="24"/>
          <w:lang w:val="hr-HR"/>
        </w:rPr>
      </w:pPr>
      <w:r w:rsidRPr="00A3423B">
        <w:rPr>
          <w:sz w:val="24"/>
          <w:lang w:val="hr-HR"/>
        </w:rPr>
        <w:br w:type="page"/>
      </w:r>
    </w:p>
    <w:p w14:paraId="7398F983" w14:textId="77777777" w:rsidR="005815FE" w:rsidRPr="00A3423B" w:rsidRDefault="005815FE" w:rsidP="00937FA1">
      <w:pPr>
        <w:spacing w:line="360" w:lineRule="auto"/>
        <w:ind w:firstLine="720"/>
        <w:jc w:val="both"/>
        <w:rPr>
          <w:sz w:val="24"/>
          <w:lang w:val="hr-HR"/>
        </w:rPr>
      </w:pPr>
    </w:p>
    <w:p w14:paraId="4EA90569" w14:textId="6959BCCD" w:rsidR="005815FE" w:rsidRPr="00A3423B" w:rsidRDefault="007A43F2" w:rsidP="00937FA1">
      <w:pPr>
        <w:spacing w:line="360" w:lineRule="auto"/>
        <w:ind w:firstLine="720"/>
        <w:jc w:val="both"/>
        <w:rPr>
          <w:sz w:val="24"/>
          <w:lang w:val="hr-HR"/>
        </w:rPr>
      </w:pPr>
      <w:r w:rsidRPr="00A3423B">
        <w:rPr>
          <w:noProof/>
          <w:lang w:val="hr-HR" w:eastAsia="hr-HR"/>
        </w:rPr>
        <mc:AlternateContent>
          <mc:Choice Requires="wps">
            <w:drawing>
              <wp:anchor distT="0" distB="0" distL="114300" distR="114300" simplePos="0" relativeHeight="251689984" behindDoc="0" locked="0" layoutInCell="1" allowOverlap="1" wp14:anchorId="33FA670A" wp14:editId="284FCA9E">
                <wp:simplePos x="0" y="0"/>
                <wp:positionH relativeFrom="column">
                  <wp:posOffset>723900</wp:posOffset>
                </wp:positionH>
                <wp:positionV relativeFrom="paragraph">
                  <wp:posOffset>4066540</wp:posOffset>
                </wp:positionV>
                <wp:extent cx="4495800" cy="635"/>
                <wp:effectExtent l="0" t="0" r="0" b="0"/>
                <wp:wrapTopAndBottom/>
                <wp:docPr id="25" name="Text Box 25"/>
                <wp:cNvGraphicFramePr/>
                <a:graphic xmlns:a="http://schemas.openxmlformats.org/drawingml/2006/main">
                  <a:graphicData uri="http://schemas.microsoft.com/office/word/2010/wordprocessingShape">
                    <wps:wsp>
                      <wps:cNvSpPr txBox="1"/>
                      <wps:spPr>
                        <a:xfrm>
                          <a:off x="0" y="0"/>
                          <a:ext cx="4495800" cy="635"/>
                        </a:xfrm>
                        <a:prstGeom prst="rect">
                          <a:avLst/>
                        </a:prstGeom>
                        <a:solidFill>
                          <a:prstClr val="white"/>
                        </a:solidFill>
                        <a:ln>
                          <a:noFill/>
                        </a:ln>
                      </wps:spPr>
                      <wps:txbx>
                        <w:txbxContent>
                          <w:p w14:paraId="50C32E68" w14:textId="2A059D1A" w:rsidR="008E074F" w:rsidRPr="008F57C2" w:rsidRDefault="008E074F" w:rsidP="007A43F2">
                            <w:pPr>
                              <w:pStyle w:val="Caption"/>
                              <w:jc w:val="center"/>
                              <w:rPr>
                                <w:rFonts w:ascii="Times New Roman" w:eastAsia="Times New Roman" w:hAnsi="Times New Roman" w:cs="Times New Roman"/>
                                <w:noProof/>
                                <w:sz w:val="20"/>
                                <w:szCs w:val="20"/>
                                <w:lang w:val="en-US"/>
                              </w:rPr>
                            </w:pPr>
                            <w:bookmarkStart w:id="454" w:name="_Toc472075303"/>
                            <w:r>
                              <w:t xml:space="preserve">Slika </w:t>
                            </w:r>
                            <w:r>
                              <w:fldChar w:fldCharType="begin"/>
                            </w:r>
                            <w:r>
                              <w:instrText xml:space="preserve"> SEQ Slika \* ARABIC </w:instrText>
                            </w:r>
                            <w:r>
                              <w:fldChar w:fldCharType="separate"/>
                            </w:r>
                            <w:r>
                              <w:rPr>
                                <w:noProof/>
                              </w:rPr>
                              <w:t>4</w:t>
                            </w:r>
                            <w:r>
                              <w:rPr>
                                <w:noProof/>
                              </w:rPr>
                              <w:fldChar w:fldCharType="end"/>
                            </w:r>
                            <w:r>
                              <w:t xml:space="preserve"> Izmjena </w:t>
                            </w:r>
                            <w:ins w:id="455" w:author="Ognjen" w:date="2017-01-17T11:30:00Z">
                              <w:r>
                                <w:t xml:space="preserve">OpenFlow </w:t>
                              </w:r>
                            </w:ins>
                            <w:r>
                              <w:t xml:space="preserve">poruka između </w:t>
                            </w:r>
                            <w:del w:id="456" w:author="Ognjen" w:date="2017-01-17T11:27:00Z">
                              <w:r w:rsidDel="00EB14BC">
                                <w:delText xml:space="preserve">preklopnika </w:delText>
                              </w:r>
                            </w:del>
                            <w:ins w:id="457" w:author="Ognjen" w:date="2017-01-17T11:27:00Z">
                              <w:r>
                                <w:t xml:space="preserve">mrežnog uređaja </w:t>
                              </w:r>
                            </w:ins>
                            <w:r>
                              <w:t xml:space="preserve">i </w:t>
                            </w:r>
                            <w:del w:id="458" w:author="Ognjen" w:date="2017-01-17T11:27:00Z">
                              <w:r w:rsidDel="00EB14BC">
                                <w:delText>kontrolera</w:delText>
                              </w:r>
                            </w:del>
                            <w:bookmarkEnd w:id="454"/>
                            <w:ins w:id="459" w:author="Ognjen" w:date="2017-01-17T11:27:00Z">
                              <w:r>
                                <w:t>SDNC-a</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FA670A" id="Text Box 25" o:spid="_x0000_s1029" type="#_x0000_t202" style="position:absolute;left:0;text-align:left;margin-left:57pt;margin-top:320.2pt;width:354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" stroked="f">
                <v:textbox style="mso-fit-shape-to-text:t" inset="0,0,0,0">
                  <w:txbxContent>
                    <w:p w14:paraId="50C32E68" w14:textId="2A059D1A" w:rsidR="008E074F" w:rsidRPr="008F57C2" w:rsidRDefault="008E074F" w:rsidP="007A43F2">
                      <w:pPr>
                        <w:pStyle w:val="Caption"/>
                        <w:jc w:val="center"/>
                        <w:rPr>
                          <w:rFonts w:ascii="Times New Roman" w:eastAsia="Times New Roman" w:hAnsi="Times New Roman" w:cs="Times New Roman"/>
                          <w:noProof/>
                          <w:sz w:val="20"/>
                          <w:szCs w:val="20"/>
                          <w:lang w:val="en-US"/>
                        </w:rPr>
                      </w:pPr>
                      <w:bookmarkStart w:id="460" w:name="_Toc472075303"/>
                      <w:r>
                        <w:t xml:space="preserve">Slika </w:t>
                      </w:r>
                      <w:r>
                        <w:fldChar w:fldCharType="begin"/>
                      </w:r>
                      <w:r>
                        <w:instrText xml:space="preserve"> SEQ Slika \* ARABIC </w:instrText>
                      </w:r>
                      <w:r>
                        <w:fldChar w:fldCharType="separate"/>
                      </w:r>
                      <w:r>
                        <w:rPr>
                          <w:noProof/>
                        </w:rPr>
                        <w:t>4</w:t>
                      </w:r>
                      <w:r>
                        <w:rPr>
                          <w:noProof/>
                        </w:rPr>
                        <w:fldChar w:fldCharType="end"/>
                      </w:r>
                      <w:r>
                        <w:t xml:space="preserve"> Izmjena </w:t>
                      </w:r>
                      <w:ins w:id="461" w:author="Ognjen" w:date="2017-01-17T11:30:00Z">
                        <w:r>
                          <w:t xml:space="preserve">OpenFlow </w:t>
                        </w:r>
                      </w:ins>
                      <w:r>
                        <w:t xml:space="preserve">poruka između </w:t>
                      </w:r>
                      <w:del w:id="462" w:author="Ognjen" w:date="2017-01-17T11:27:00Z">
                        <w:r w:rsidDel="00EB14BC">
                          <w:delText xml:space="preserve">preklopnika </w:delText>
                        </w:r>
                      </w:del>
                      <w:ins w:id="463" w:author="Ognjen" w:date="2017-01-17T11:27:00Z">
                        <w:r>
                          <w:t xml:space="preserve">mrežnog uređaja </w:t>
                        </w:r>
                      </w:ins>
                      <w:r>
                        <w:t xml:space="preserve">i </w:t>
                      </w:r>
                      <w:del w:id="464" w:author="Ognjen" w:date="2017-01-17T11:27:00Z">
                        <w:r w:rsidDel="00EB14BC">
                          <w:delText>kontrolera</w:delText>
                        </w:r>
                      </w:del>
                      <w:bookmarkEnd w:id="460"/>
                      <w:ins w:id="465" w:author="Ognjen" w:date="2017-01-17T11:27:00Z">
                        <w:r>
                          <w:t>SDNC-a</w:t>
                        </w:r>
                      </w:ins>
                    </w:p>
                  </w:txbxContent>
                </v:textbox>
                <w10:wrap type="topAndBottom"/>
              </v:shape>
            </w:pict>
          </mc:Fallback>
        </mc:AlternateContent>
      </w:r>
      <w:commentRangeStart w:id="466"/>
      <w:r w:rsidR="00CA5C13" w:rsidRPr="00A3423B">
        <w:rPr>
          <w:noProof/>
          <w:lang w:val="hr-HR" w:eastAsia="hr-HR"/>
        </w:rPr>
        <w:drawing>
          <wp:anchor distT="0" distB="0" distL="114300" distR="114300" simplePos="0" relativeHeight="251687936" behindDoc="0" locked="0" layoutInCell="1" allowOverlap="1" wp14:anchorId="181CDD07" wp14:editId="26580FEA">
            <wp:simplePos x="0" y="0"/>
            <wp:positionH relativeFrom="margin">
              <wp:align>center</wp:align>
            </wp:positionH>
            <wp:positionV relativeFrom="paragraph">
              <wp:posOffset>1229360</wp:posOffset>
            </wp:positionV>
            <wp:extent cx="4495800" cy="2780030"/>
            <wp:effectExtent l="0" t="0" r="0" b="127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oruke.png"/>
                    <pic:cNvPicPr/>
                  </pic:nvPicPr>
                  <pic:blipFill rotWithShape="1">
                    <a:blip r:embed="rId15">
                      <a:extLst>
                        <a:ext uri="{28A0092B-C50C-407E-A947-70E740481C1C}">
                          <a14:useLocalDpi xmlns:a14="http://schemas.microsoft.com/office/drawing/2010/main" val="0"/>
                        </a:ext>
                      </a:extLst>
                    </a:blip>
                    <a:srcRect l="-194" t="-359" r="52649" b="47998"/>
                    <a:stretch/>
                  </pic:blipFill>
                  <pic:spPr bwMode="auto">
                    <a:xfrm>
                      <a:off x="0" y="0"/>
                      <a:ext cx="4495800" cy="2780030"/>
                    </a:xfrm>
                    <a:prstGeom prst="rect">
                      <a:avLst/>
                    </a:prstGeom>
                    <a:ln>
                      <a:noFill/>
                    </a:ln>
                    <a:extLst>
                      <a:ext uri="{53640926-AAD7-44D8-BBD7-CCE9431645EC}">
                        <a14:shadowObscured xmlns:a14="http://schemas.microsoft.com/office/drawing/2010/main"/>
                      </a:ext>
                    </a:extLst>
                  </pic:spPr>
                </pic:pic>
              </a:graphicData>
            </a:graphic>
          </wp:anchor>
        </w:drawing>
      </w:r>
      <w:commentRangeEnd w:id="466"/>
      <w:r w:rsidR="00EB14BC">
        <w:rPr>
          <w:rStyle w:val="CommentReference"/>
        </w:rPr>
        <w:commentReference w:id="466"/>
      </w:r>
      <w:r w:rsidR="005815FE" w:rsidRPr="00A3423B">
        <w:rPr>
          <w:sz w:val="24"/>
          <w:lang w:val="hr-HR"/>
        </w:rPr>
        <w:t>Pri uspostavi OpenFlow veze</w:t>
      </w:r>
      <w:ins w:id="467" w:author="Ognjen" w:date="2017-01-17T11:27:00Z">
        <w:r w:rsidR="00EB14BC">
          <w:rPr>
            <w:sz w:val="24"/>
            <w:lang w:val="hr-HR"/>
          </w:rPr>
          <w:t xml:space="preserve"> (slika 4)</w:t>
        </w:r>
      </w:ins>
      <w:r w:rsidR="005815FE" w:rsidRPr="00A3423B">
        <w:rPr>
          <w:sz w:val="24"/>
          <w:lang w:val="hr-HR"/>
        </w:rPr>
        <w:t xml:space="preserve">, sudionici razmjenjuju </w:t>
      </w:r>
      <w:r w:rsidR="005815FE" w:rsidRPr="00A3423B">
        <w:rPr>
          <w:i/>
          <w:sz w:val="24"/>
          <w:lang w:val="hr-HR"/>
        </w:rPr>
        <w:t>Hello</w:t>
      </w:r>
      <w:r w:rsidR="005815FE" w:rsidRPr="00A3423B">
        <w:rPr>
          <w:sz w:val="24"/>
          <w:lang w:val="hr-HR"/>
        </w:rPr>
        <w:t xml:space="preserve"> poruke u kojoj navode koja je najnovija verzija OpenFlow protokola koju </w:t>
      </w:r>
      <w:r w:rsidR="008E6395" w:rsidRPr="00A3423B">
        <w:rPr>
          <w:sz w:val="24"/>
          <w:lang w:val="hr-HR"/>
        </w:rPr>
        <w:t xml:space="preserve">podržavaju. Na taj način se određuje koja će se verzija OpenFlow protokola koristiti za daljnju komunikaciju, odnosno odabire se ona </w:t>
      </w:r>
      <w:ins w:id="468" w:author="Ognjen" w:date="2017-01-17T11:27:00Z">
        <w:r w:rsidR="00EB14BC">
          <w:rPr>
            <w:sz w:val="24"/>
            <w:lang w:val="hr-HR"/>
          </w:rPr>
          <w:t xml:space="preserve">najnovija verzija </w:t>
        </w:r>
      </w:ins>
      <w:r w:rsidR="008E6395" w:rsidRPr="00A3423B">
        <w:rPr>
          <w:sz w:val="24"/>
          <w:lang w:val="hr-HR"/>
        </w:rPr>
        <w:t xml:space="preserve">koja je </w:t>
      </w:r>
      <w:del w:id="469" w:author="Ognjen" w:date="2017-01-17T11:27:00Z">
        <w:r w:rsidR="008E6395" w:rsidRPr="00A3423B" w:rsidDel="00EB14BC">
          <w:rPr>
            <w:sz w:val="24"/>
            <w:lang w:val="hr-HR"/>
          </w:rPr>
          <w:delText xml:space="preserve">najmanja </w:delText>
        </w:r>
      </w:del>
      <w:r w:rsidR="008E6395" w:rsidRPr="00A3423B">
        <w:rPr>
          <w:sz w:val="24"/>
          <w:lang w:val="hr-HR"/>
        </w:rPr>
        <w:t xml:space="preserve">zajednička </w:t>
      </w:r>
      <w:ins w:id="470" w:author="Ognjen" w:date="2017-01-17T11:27:00Z">
        <w:r w:rsidR="00EB14BC">
          <w:rPr>
            <w:sz w:val="24"/>
            <w:lang w:val="hr-HR"/>
          </w:rPr>
          <w:t xml:space="preserve">SDNC-u i mrežnim </w:t>
        </w:r>
      </w:ins>
      <w:r w:rsidR="008E6395" w:rsidRPr="00A3423B">
        <w:rPr>
          <w:sz w:val="24"/>
          <w:lang w:val="hr-HR"/>
        </w:rPr>
        <w:t>uređajima.</w:t>
      </w:r>
      <w:r w:rsidR="00CA5C13" w:rsidRPr="00A3423B">
        <w:rPr>
          <w:noProof/>
          <w:lang w:val="hr-HR" w:eastAsia="hr-HR"/>
        </w:rPr>
        <w:t xml:space="preserve"> </w:t>
      </w:r>
    </w:p>
    <w:p w14:paraId="4541597F" w14:textId="77777777" w:rsidR="00CA3DED" w:rsidRPr="00A3423B" w:rsidRDefault="00CA3DED" w:rsidP="00937FA1">
      <w:pPr>
        <w:widowControl/>
        <w:spacing w:line="360" w:lineRule="auto"/>
        <w:rPr>
          <w:sz w:val="24"/>
          <w:szCs w:val="24"/>
          <w:lang w:val="hr-HR"/>
        </w:rPr>
      </w:pPr>
      <w:r w:rsidRPr="00A3423B">
        <w:rPr>
          <w:sz w:val="24"/>
          <w:szCs w:val="24"/>
          <w:lang w:val="hr-HR"/>
        </w:rPr>
        <w:br w:type="page"/>
      </w:r>
    </w:p>
    <w:p w14:paraId="77133A7F" w14:textId="0CE2776F" w:rsidR="003149A4" w:rsidRPr="00A3423B" w:rsidRDefault="00100B8E" w:rsidP="00937FA1">
      <w:pPr>
        <w:pStyle w:val="Heading1"/>
        <w:spacing w:line="360" w:lineRule="auto"/>
        <w:jc w:val="both"/>
        <w:rPr>
          <w:lang w:val="hr-HR"/>
        </w:rPr>
      </w:pPr>
      <w:bookmarkStart w:id="471" w:name="_Toc472077967"/>
      <w:ins w:id="472" w:author="Ognjen" w:date="2017-01-17T11:36:00Z">
        <w:r>
          <w:rPr>
            <w:lang w:val="hr-HR"/>
          </w:rPr>
          <w:lastRenderedPageBreak/>
          <w:t xml:space="preserve">SDN upravljački uređaj </w:t>
        </w:r>
      </w:ins>
      <w:r w:rsidR="003149A4" w:rsidRPr="00A3423B">
        <w:rPr>
          <w:lang w:val="hr-HR"/>
        </w:rPr>
        <w:t>OpenDaylight</w:t>
      </w:r>
      <w:bookmarkEnd w:id="471"/>
    </w:p>
    <w:p w14:paraId="37B8006A" w14:textId="6C121EA8" w:rsidR="003149A4" w:rsidRPr="00A3423B" w:rsidRDefault="003149A4" w:rsidP="00937FA1">
      <w:pPr>
        <w:spacing w:line="360" w:lineRule="auto"/>
        <w:ind w:firstLine="720"/>
        <w:jc w:val="both"/>
        <w:rPr>
          <w:sz w:val="24"/>
          <w:lang w:val="hr-HR"/>
        </w:rPr>
      </w:pPr>
      <w:r w:rsidRPr="00A3423B">
        <w:rPr>
          <w:sz w:val="24"/>
          <w:lang w:val="hr-HR"/>
        </w:rPr>
        <w:t xml:space="preserve">OpenDaylight </w:t>
      </w:r>
      <w:moveToRangeStart w:id="473" w:author="Ognjen" w:date="2017-01-17T11:35:00Z" w:name="move472416258"/>
      <w:moveTo w:id="474" w:author="Ognjen" w:date="2017-01-17T11:35:00Z">
        <w:r w:rsidR="00100B8E" w:rsidRPr="00A3423B">
          <w:rPr>
            <w:sz w:val="24"/>
            <w:lang w:val="hr-HR"/>
          </w:rPr>
          <w:t>[9]</w:t>
        </w:r>
      </w:moveTo>
      <w:moveToRangeEnd w:id="473"/>
      <w:ins w:id="475" w:author="Ognjen" w:date="2017-01-17T11:35:00Z">
        <w:r w:rsidR="00100B8E">
          <w:rPr>
            <w:sz w:val="24"/>
            <w:lang w:val="hr-HR"/>
          </w:rPr>
          <w:t xml:space="preserve"> </w:t>
        </w:r>
      </w:ins>
      <w:r w:rsidRPr="00A3423B">
        <w:rPr>
          <w:sz w:val="24"/>
          <w:lang w:val="hr-HR"/>
        </w:rPr>
        <w:t>je modularna SDN</w:t>
      </w:r>
      <w:ins w:id="476" w:author="Ognjen" w:date="2017-01-17T11:30:00Z">
        <w:r w:rsidR="00506C68">
          <w:rPr>
            <w:sz w:val="24"/>
            <w:lang w:val="hr-HR"/>
          </w:rPr>
          <w:t>C</w:t>
        </w:r>
      </w:ins>
      <w:r w:rsidRPr="00A3423B">
        <w:rPr>
          <w:sz w:val="24"/>
          <w:lang w:val="hr-HR"/>
        </w:rPr>
        <w:t xml:space="preserve"> programska platforma otvorenog koda napisana u programskom jeziku Java. Projekt je osnovan 2013. godine s potporom </w:t>
      </w:r>
      <w:ins w:id="477" w:author="Ognjen" w:date="2017-01-17T11:30:00Z">
        <w:r w:rsidR="00506C68">
          <w:rPr>
            <w:sz w:val="24"/>
            <w:lang w:val="hr-HR"/>
          </w:rPr>
          <w:t xml:space="preserve">mnogih </w:t>
        </w:r>
      </w:ins>
      <w:r w:rsidRPr="00A3423B">
        <w:rPr>
          <w:sz w:val="24"/>
          <w:lang w:val="hr-HR"/>
        </w:rPr>
        <w:t xml:space="preserve">tvrtki, </w:t>
      </w:r>
      <w:del w:id="478" w:author="Ognjen" w:date="2017-01-17T11:30:00Z">
        <w:r w:rsidRPr="00A3423B" w:rsidDel="00506C68">
          <w:rPr>
            <w:sz w:val="24"/>
            <w:lang w:val="hr-HR"/>
          </w:rPr>
          <w:delText xml:space="preserve">među </w:delText>
        </w:r>
      </w:del>
      <w:ins w:id="479" w:author="Ognjen" w:date="2017-01-17T11:30:00Z">
        <w:r w:rsidR="00506C68">
          <w:rPr>
            <w:sz w:val="24"/>
            <w:lang w:val="hr-HR"/>
          </w:rPr>
          <w:t>u</w:t>
        </w:r>
        <w:r w:rsidR="00506C68" w:rsidRPr="00A3423B">
          <w:rPr>
            <w:sz w:val="24"/>
            <w:lang w:val="hr-HR"/>
          </w:rPr>
          <w:t xml:space="preserve"> </w:t>
        </w:r>
      </w:ins>
      <w:del w:id="480" w:author="Ognjen" w:date="2017-01-17T11:30:00Z">
        <w:r w:rsidRPr="00A3423B" w:rsidDel="00506C68">
          <w:rPr>
            <w:sz w:val="24"/>
            <w:lang w:val="hr-HR"/>
          </w:rPr>
          <w:delText xml:space="preserve">kojima </w:delText>
        </w:r>
      </w:del>
      <w:ins w:id="481" w:author="Ognjen" w:date="2017-01-17T11:30:00Z">
        <w:r w:rsidR="00506C68" w:rsidRPr="00A3423B">
          <w:rPr>
            <w:sz w:val="24"/>
            <w:lang w:val="hr-HR"/>
          </w:rPr>
          <w:t>koj</w:t>
        </w:r>
        <w:r w:rsidR="00506C68">
          <w:rPr>
            <w:sz w:val="24"/>
            <w:lang w:val="hr-HR"/>
          </w:rPr>
          <w:t>e</w:t>
        </w:r>
        <w:r w:rsidR="00506C68" w:rsidRPr="00A3423B">
          <w:rPr>
            <w:sz w:val="24"/>
            <w:lang w:val="hr-HR"/>
          </w:rPr>
          <w:t xml:space="preserve"> </w:t>
        </w:r>
      </w:ins>
      <w:r w:rsidRPr="00A3423B">
        <w:rPr>
          <w:sz w:val="24"/>
          <w:lang w:val="hr-HR"/>
        </w:rPr>
        <w:t xml:space="preserve">spadaju Cisco, Brocade, Hewlett Packard, Ericsson, Microsoft i brojne druge, </w:t>
      </w:r>
      <w:ins w:id="482" w:author="Ognjen" w:date="2017-01-17T11:31:00Z">
        <w:r w:rsidR="00506C68">
          <w:rPr>
            <w:sz w:val="24"/>
            <w:lang w:val="hr-HR"/>
          </w:rPr>
          <w:t xml:space="preserve">a </w:t>
        </w:r>
      </w:ins>
      <w:r w:rsidRPr="00A3423B">
        <w:rPr>
          <w:sz w:val="24"/>
          <w:lang w:val="hr-HR"/>
        </w:rPr>
        <w:t xml:space="preserve">s ciljem da se ubrza usvajanje SDN tehnologija te da se sa što većom transparentnošću razvijaju nove tehnologije. Imenovanje </w:t>
      </w:r>
      <w:ins w:id="483" w:author="Ognjen" w:date="2017-01-17T11:31:00Z">
        <w:r w:rsidR="00506C68">
          <w:rPr>
            <w:sz w:val="24"/>
            <w:lang w:val="hr-HR"/>
          </w:rPr>
          <w:t xml:space="preserve">OpenDaylight </w:t>
        </w:r>
      </w:ins>
      <w:r w:rsidRPr="00A3423B">
        <w:rPr>
          <w:sz w:val="24"/>
          <w:lang w:val="hr-HR"/>
        </w:rPr>
        <w:t xml:space="preserve">izdanja prati periodičku tablicu elemenata – tako je prvo izdanje, </w:t>
      </w:r>
      <w:r w:rsidRPr="00A3423B">
        <w:rPr>
          <w:i/>
          <w:sz w:val="24"/>
          <w:lang w:val="hr-HR"/>
        </w:rPr>
        <w:t>Hydrogen</w:t>
      </w:r>
      <w:r w:rsidRPr="00A3423B">
        <w:rPr>
          <w:sz w:val="24"/>
          <w:lang w:val="hr-HR"/>
        </w:rPr>
        <w:t xml:space="preserve">, izašlo u veljači 2014., dok je najnovije izdanje u trenutku pisanja ovog dokumenta </w:t>
      </w:r>
      <w:r w:rsidRPr="00A3423B">
        <w:rPr>
          <w:i/>
          <w:sz w:val="24"/>
          <w:lang w:val="hr-HR"/>
        </w:rPr>
        <w:t>Boron</w:t>
      </w:r>
      <w:r w:rsidRPr="00A3423B">
        <w:rPr>
          <w:sz w:val="24"/>
          <w:lang w:val="hr-HR"/>
        </w:rPr>
        <w:t xml:space="preserve">. U laboratorijskom okruženju na Zavodu za telekomunikacije upravo se koristi osnovno izdanje </w:t>
      </w:r>
      <w:ins w:id="484" w:author="Ognjen" w:date="2017-01-17T11:31:00Z">
        <w:r w:rsidR="00506C68">
          <w:rPr>
            <w:sz w:val="24"/>
            <w:lang w:val="hr-HR"/>
          </w:rPr>
          <w:t xml:space="preserve">SDNC-a </w:t>
        </w:r>
      </w:ins>
      <w:r w:rsidRPr="00A3423B">
        <w:rPr>
          <w:sz w:val="24"/>
          <w:lang w:val="hr-HR"/>
        </w:rPr>
        <w:t>OpenDaylight</w:t>
      </w:r>
      <w:del w:id="485" w:author="Ognjen" w:date="2017-01-17T11:31:00Z">
        <w:r w:rsidRPr="00A3423B" w:rsidDel="00506C68">
          <w:rPr>
            <w:sz w:val="24"/>
            <w:lang w:val="hr-HR"/>
          </w:rPr>
          <w:delText>a</w:delText>
        </w:r>
      </w:del>
      <w:r w:rsidRPr="00A3423B">
        <w:rPr>
          <w:sz w:val="24"/>
          <w:lang w:val="hr-HR"/>
        </w:rPr>
        <w:t xml:space="preserve">, </w:t>
      </w:r>
      <w:del w:id="486" w:author="Ognjen" w:date="2017-01-17T11:31:00Z">
        <w:r w:rsidRPr="00A3423B" w:rsidDel="00506C68">
          <w:rPr>
            <w:sz w:val="24"/>
            <w:lang w:val="hr-HR"/>
          </w:rPr>
          <w:delText xml:space="preserve">tj. </w:delText>
        </w:r>
      </w:del>
      <w:r w:rsidRPr="00A3423B">
        <w:rPr>
          <w:i/>
          <w:sz w:val="24"/>
          <w:lang w:val="hr-HR"/>
        </w:rPr>
        <w:t>Hydrogen</w:t>
      </w:r>
      <w:r w:rsidRPr="00A3423B">
        <w:rPr>
          <w:sz w:val="24"/>
          <w:lang w:val="hr-HR"/>
        </w:rPr>
        <w:t>.</w:t>
      </w:r>
    </w:p>
    <w:p w14:paraId="28F4BA1A" w14:textId="5E85DD49" w:rsidR="003149A4" w:rsidRPr="00A3423B" w:rsidRDefault="003149A4" w:rsidP="00937FA1">
      <w:pPr>
        <w:spacing w:line="360" w:lineRule="auto"/>
        <w:ind w:firstLine="720"/>
        <w:jc w:val="both"/>
        <w:rPr>
          <w:sz w:val="24"/>
          <w:lang w:val="hr-HR"/>
        </w:rPr>
      </w:pPr>
      <w:r w:rsidRPr="00A3423B">
        <w:rPr>
          <w:sz w:val="24"/>
          <w:lang w:val="hr-HR"/>
        </w:rPr>
        <w:t>OpenDaylight nudi podršku za veliki broj kako standardnih</w:t>
      </w:r>
      <w:ins w:id="487" w:author="Ognjen" w:date="2017-01-17T11:31:00Z">
        <w:r w:rsidR="00506C68">
          <w:rPr>
            <w:sz w:val="24"/>
            <w:lang w:val="hr-HR"/>
          </w:rPr>
          <w:t>,</w:t>
        </w:r>
      </w:ins>
      <w:r w:rsidRPr="00A3423B">
        <w:rPr>
          <w:sz w:val="24"/>
          <w:lang w:val="hr-HR"/>
        </w:rPr>
        <w:t xml:space="preserve"> tako i nadolazećih SDN protokola, od kojih je za </w:t>
      </w:r>
      <w:ins w:id="488" w:author="Ognjen" w:date="2017-01-17T11:31:00Z">
        <w:r w:rsidR="00506C68">
          <w:rPr>
            <w:sz w:val="24"/>
            <w:lang w:val="hr-HR"/>
          </w:rPr>
          <w:t xml:space="preserve">ovaj </w:t>
        </w:r>
      </w:ins>
      <w:r w:rsidRPr="00A3423B">
        <w:rPr>
          <w:sz w:val="24"/>
          <w:lang w:val="hr-HR"/>
        </w:rPr>
        <w:t xml:space="preserve">projekt najvažniji OpenFlow protokol. </w:t>
      </w:r>
      <w:r w:rsidR="007B43A0" w:rsidRPr="00A3423B">
        <w:rPr>
          <w:sz w:val="24"/>
          <w:lang w:val="hr-HR"/>
        </w:rPr>
        <w:t xml:space="preserve">Također pruža apstraktnu platformu usluga zasnovanu na modelu koja omogućuje korisnicima da pišu aplikacije koje mogu lako raditi na raznolikom </w:t>
      </w:r>
      <w:del w:id="489" w:author="Ognjen" w:date="2017-01-17T11:32:00Z">
        <w:r w:rsidR="007B43A0" w:rsidRPr="00A3423B" w:rsidDel="00506C68">
          <w:rPr>
            <w:sz w:val="24"/>
            <w:lang w:val="hr-HR"/>
          </w:rPr>
          <w:delText xml:space="preserve">hardveru </w:delText>
        </w:r>
      </w:del>
      <w:ins w:id="490" w:author="Ognjen" w:date="2017-01-17T11:32:00Z">
        <w:r w:rsidR="00506C68">
          <w:rPr>
            <w:sz w:val="24"/>
            <w:lang w:val="hr-HR"/>
          </w:rPr>
          <w:t>sklopovlju</w:t>
        </w:r>
        <w:r w:rsidR="00506C68" w:rsidRPr="00A3423B">
          <w:rPr>
            <w:sz w:val="24"/>
            <w:lang w:val="hr-HR"/>
          </w:rPr>
          <w:t xml:space="preserve"> </w:t>
        </w:r>
      </w:ins>
      <w:r w:rsidR="007B43A0" w:rsidRPr="00A3423B">
        <w:rPr>
          <w:sz w:val="24"/>
          <w:lang w:val="hr-HR"/>
        </w:rPr>
        <w:t xml:space="preserve">i </w:t>
      </w:r>
      <w:del w:id="491" w:author="Ognjen" w:date="2017-01-17T11:34:00Z">
        <w:r w:rsidR="007B43A0" w:rsidRPr="00A3423B" w:rsidDel="00100B8E">
          <w:rPr>
            <w:i/>
            <w:sz w:val="24"/>
            <w:lang w:val="hr-HR"/>
          </w:rPr>
          <w:delText>south</w:delText>
        </w:r>
      </w:del>
      <w:ins w:id="492" w:author="Ognjen" w:date="2017-01-17T11:34:00Z">
        <w:r w:rsidR="00100B8E">
          <w:rPr>
            <w:i/>
            <w:sz w:val="24"/>
            <w:lang w:val="hr-HR"/>
          </w:rPr>
          <w:t>S</w:t>
        </w:r>
        <w:r w:rsidR="00100B8E" w:rsidRPr="00A3423B">
          <w:rPr>
            <w:i/>
            <w:sz w:val="24"/>
            <w:lang w:val="hr-HR"/>
          </w:rPr>
          <w:t>outh</w:t>
        </w:r>
      </w:ins>
      <w:del w:id="493" w:author="Ognjen" w:date="2017-01-17T11:34:00Z">
        <w:r w:rsidR="007B43A0" w:rsidRPr="00A3423B" w:rsidDel="00100B8E">
          <w:rPr>
            <w:i/>
            <w:sz w:val="24"/>
            <w:lang w:val="hr-HR"/>
          </w:rPr>
          <w:delText>-</w:delText>
        </w:r>
      </w:del>
      <w:r w:rsidR="007B43A0" w:rsidRPr="00A3423B">
        <w:rPr>
          <w:i/>
          <w:sz w:val="24"/>
          <w:lang w:val="hr-HR"/>
        </w:rPr>
        <w:t>bound</w:t>
      </w:r>
      <w:r w:rsidR="007B43A0" w:rsidRPr="00A3423B">
        <w:rPr>
          <w:sz w:val="24"/>
          <w:lang w:val="hr-HR"/>
        </w:rPr>
        <w:t xml:space="preserve"> protokolima. </w:t>
      </w:r>
      <w:ins w:id="494" w:author="Ognjen" w:date="2017-01-17T11:34:00Z">
        <w:r w:rsidR="00100B8E">
          <w:rPr>
            <w:sz w:val="24"/>
            <w:lang w:val="hr-HR"/>
          </w:rPr>
          <w:t xml:space="preserve">OpenDaylight </w:t>
        </w:r>
      </w:ins>
      <w:del w:id="495" w:author="Ognjen" w:date="2017-01-17T11:34:00Z">
        <w:r w:rsidR="007B43A0" w:rsidRPr="00A3423B" w:rsidDel="00100B8E">
          <w:rPr>
            <w:sz w:val="24"/>
            <w:lang w:val="hr-HR"/>
          </w:rPr>
          <w:delText>O</w:delText>
        </w:r>
        <w:r w:rsidRPr="00A3423B" w:rsidDel="00100B8E">
          <w:rPr>
            <w:sz w:val="24"/>
            <w:lang w:val="hr-HR"/>
          </w:rPr>
          <w:delText xml:space="preserve">stvaruje </w:delText>
        </w:r>
      </w:del>
      <w:ins w:id="496" w:author="Ognjen" w:date="2017-01-17T11:34:00Z">
        <w:r w:rsidR="00100B8E">
          <w:rPr>
            <w:sz w:val="24"/>
            <w:lang w:val="hr-HR"/>
          </w:rPr>
          <w:t>o</w:t>
        </w:r>
        <w:r w:rsidR="00100B8E" w:rsidRPr="00A3423B">
          <w:rPr>
            <w:sz w:val="24"/>
            <w:lang w:val="hr-HR"/>
          </w:rPr>
          <w:t xml:space="preserve">stvaruje </w:t>
        </w:r>
      </w:ins>
      <w:r w:rsidRPr="00A3423B">
        <w:rPr>
          <w:sz w:val="24"/>
          <w:lang w:val="hr-HR"/>
        </w:rPr>
        <w:t xml:space="preserve">ulogu SDN upravljačkog uređaja koji je zadužen za kompleksne radnje poput usmjeravanja </w:t>
      </w:r>
      <w:del w:id="497" w:author="Ognjen" w:date="2017-01-17T11:35:00Z">
        <w:r w:rsidRPr="00A3423B" w:rsidDel="00100B8E">
          <w:rPr>
            <w:sz w:val="24"/>
            <w:lang w:val="hr-HR"/>
          </w:rPr>
          <w:delText xml:space="preserve">poruka </w:delText>
        </w:r>
      </w:del>
      <w:ins w:id="498" w:author="Ognjen" w:date="2017-01-17T11:35:00Z">
        <w:r w:rsidR="00100B8E">
          <w:rPr>
            <w:sz w:val="24"/>
            <w:lang w:val="hr-HR"/>
          </w:rPr>
          <w:t>paketa</w:t>
        </w:r>
        <w:r w:rsidR="00100B8E" w:rsidRPr="00A3423B">
          <w:rPr>
            <w:sz w:val="24"/>
            <w:lang w:val="hr-HR"/>
          </w:rPr>
          <w:t xml:space="preserve"> </w:t>
        </w:r>
      </w:ins>
      <w:r w:rsidRPr="00A3423B">
        <w:rPr>
          <w:sz w:val="24"/>
          <w:lang w:val="hr-HR"/>
        </w:rPr>
        <w:t>i sigurnosnih provjera. Kako bi te radnje bile moguće, koriste se OpenFlow poruke definirane OpenFlow specifikacijom.</w:t>
      </w:r>
      <w:r w:rsidR="00822D82" w:rsidRPr="00A3423B">
        <w:rPr>
          <w:sz w:val="24"/>
          <w:lang w:val="hr-HR"/>
        </w:rPr>
        <w:t xml:space="preserve"> </w:t>
      </w:r>
      <w:moveFromRangeStart w:id="499" w:author="Ognjen" w:date="2017-01-17T11:35:00Z" w:name="move472416258"/>
      <w:moveFrom w:id="500" w:author="Ognjen" w:date="2017-01-17T11:35:00Z">
        <w:r w:rsidR="00822D82" w:rsidRPr="00A3423B" w:rsidDel="00100B8E">
          <w:rPr>
            <w:sz w:val="24"/>
            <w:lang w:val="hr-HR"/>
          </w:rPr>
          <w:t>[9]</w:t>
        </w:r>
      </w:moveFrom>
      <w:moveFromRangeEnd w:id="499"/>
    </w:p>
    <w:p w14:paraId="4F9437E2" w14:textId="77777777" w:rsidR="003149A4" w:rsidRPr="00A3423B" w:rsidRDefault="003149A4" w:rsidP="00937FA1">
      <w:pPr>
        <w:widowControl/>
        <w:spacing w:line="360" w:lineRule="auto"/>
        <w:rPr>
          <w:sz w:val="24"/>
          <w:lang w:val="hr-HR"/>
        </w:rPr>
      </w:pPr>
      <w:r w:rsidRPr="00A3423B">
        <w:rPr>
          <w:sz w:val="24"/>
          <w:lang w:val="hr-HR"/>
        </w:rPr>
        <w:br w:type="page"/>
      </w:r>
    </w:p>
    <w:p w14:paraId="0430BB09" w14:textId="77777777" w:rsidR="003149A4" w:rsidRPr="00A3423B" w:rsidRDefault="003149A4" w:rsidP="00937FA1">
      <w:pPr>
        <w:spacing w:line="360" w:lineRule="auto"/>
        <w:jc w:val="both"/>
        <w:rPr>
          <w:sz w:val="24"/>
          <w:lang w:val="hr-HR"/>
        </w:rPr>
      </w:pPr>
    </w:p>
    <w:p w14:paraId="5C840B41" w14:textId="5688BDAD" w:rsidR="00D5628D" w:rsidRPr="00A3423B" w:rsidRDefault="00D5628D" w:rsidP="00937FA1">
      <w:pPr>
        <w:pStyle w:val="Heading1"/>
        <w:spacing w:line="360" w:lineRule="auto"/>
        <w:rPr>
          <w:szCs w:val="24"/>
          <w:lang w:val="hr-HR"/>
        </w:rPr>
      </w:pPr>
      <w:bookmarkStart w:id="501" w:name="_Toc472077968"/>
      <w:r w:rsidRPr="00A3423B">
        <w:rPr>
          <w:szCs w:val="24"/>
          <w:lang w:val="hr-HR"/>
        </w:rPr>
        <w:t>Analiza</w:t>
      </w:r>
      <w:bookmarkEnd w:id="501"/>
      <w:ins w:id="502" w:author="Ognjen" w:date="2017-01-17T11:36:00Z">
        <w:r w:rsidR="00953906">
          <w:rPr>
            <w:szCs w:val="24"/>
            <w:lang w:val="hr-HR"/>
          </w:rPr>
          <w:t xml:space="preserve"> izvedbe specifikacije OpenFlow u OpenDaylightu</w:t>
        </w:r>
      </w:ins>
    </w:p>
    <w:p w14:paraId="50B0A54A" w14:textId="3476B4CA" w:rsidR="004521FA" w:rsidRPr="00A3423B" w:rsidRDefault="00C9646E" w:rsidP="00937FA1">
      <w:pPr>
        <w:spacing w:line="360" w:lineRule="auto"/>
        <w:jc w:val="both"/>
        <w:rPr>
          <w:sz w:val="24"/>
          <w:szCs w:val="24"/>
          <w:lang w:val="hr-HR"/>
        </w:rPr>
      </w:pPr>
      <w:r w:rsidRPr="00A3423B">
        <w:rPr>
          <w:sz w:val="24"/>
          <w:szCs w:val="24"/>
          <w:lang w:val="hr-HR"/>
        </w:rPr>
        <w:t xml:space="preserve">OpenDaylight i mrežni uređaji u </w:t>
      </w:r>
      <w:commentRangeStart w:id="503"/>
      <w:r w:rsidRPr="00A3423B">
        <w:rPr>
          <w:sz w:val="24"/>
          <w:szCs w:val="24"/>
          <w:lang w:val="hr-HR"/>
        </w:rPr>
        <w:t>laboratorijskoj mreži</w:t>
      </w:r>
      <w:commentRangeEnd w:id="503"/>
      <w:r w:rsidR="001D4A32">
        <w:rPr>
          <w:rStyle w:val="CommentReference"/>
        </w:rPr>
        <w:commentReference w:id="503"/>
      </w:r>
      <w:r w:rsidRPr="00A3423B">
        <w:rPr>
          <w:sz w:val="24"/>
          <w:szCs w:val="24"/>
          <w:lang w:val="hr-HR"/>
        </w:rPr>
        <w:t xml:space="preserve"> </w:t>
      </w:r>
      <w:ins w:id="504" w:author="Ognjen" w:date="2017-01-17T11:38:00Z">
        <w:r w:rsidR="00FF5A81" w:rsidRPr="00A3423B">
          <w:rPr>
            <w:sz w:val="24"/>
            <w:szCs w:val="24"/>
            <w:lang w:val="hr-HR"/>
          </w:rPr>
          <w:t>Zavodu za te</w:t>
        </w:r>
      </w:ins>
      <w:ins w:id="505" w:author="Ognjen" w:date="2017-01-17T11:39:00Z">
        <w:r w:rsidR="00FF5A81">
          <w:rPr>
            <w:sz w:val="24"/>
            <w:szCs w:val="24"/>
            <w:lang w:val="hr-HR"/>
          </w:rPr>
          <w:t>l</w:t>
        </w:r>
      </w:ins>
      <w:ins w:id="506" w:author="Ognjen" w:date="2017-01-17T11:38:00Z">
        <w:r w:rsidR="00FF5A81" w:rsidRPr="00A3423B">
          <w:rPr>
            <w:sz w:val="24"/>
            <w:szCs w:val="24"/>
            <w:lang w:val="hr-HR"/>
          </w:rPr>
          <w:t xml:space="preserve">ekomunikacije </w:t>
        </w:r>
      </w:ins>
      <w:r w:rsidRPr="00A3423B">
        <w:rPr>
          <w:sz w:val="24"/>
          <w:szCs w:val="24"/>
          <w:lang w:val="hr-HR"/>
        </w:rPr>
        <w:t>razmjenjuju OpenFlow poruke koje su definirane verzijom 1.0 OpenFlow specifikacije.</w:t>
      </w:r>
      <w:r w:rsidR="006250B3" w:rsidRPr="00A3423B">
        <w:rPr>
          <w:sz w:val="24"/>
          <w:szCs w:val="24"/>
          <w:lang w:val="hr-HR"/>
        </w:rPr>
        <w:t xml:space="preserve"> Analizom poruka koje razmjenjuju Op</w:t>
      </w:r>
      <w:r w:rsidR="000E4D4F" w:rsidRPr="00A3423B">
        <w:rPr>
          <w:sz w:val="24"/>
          <w:szCs w:val="24"/>
          <w:lang w:val="hr-HR"/>
        </w:rPr>
        <w:t xml:space="preserve">enDaylight i mrežni uređaji pomoću alata Wireshark, </w:t>
      </w:r>
      <w:r w:rsidR="000C68E3" w:rsidRPr="00A3423B">
        <w:rPr>
          <w:sz w:val="24"/>
          <w:szCs w:val="24"/>
          <w:lang w:val="hr-HR"/>
        </w:rPr>
        <w:t>ustanovit će se koji su svi zahtjevi specifikacije</w:t>
      </w:r>
      <w:ins w:id="507" w:author="Ognjen" w:date="2017-01-17T11:39:00Z">
        <w:r w:rsidR="00FF5A81">
          <w:rPr>
            <w:sz w:val="24"/>
            <w:szCs w:val="24"/>
            <w:lang w:val="hr-HR"/>
          </w:rPr>
          <w:t xml:space="preserve"> OpenFlow</w:t>
        </w:r>
      </w:ins>
      <w:r w:rsidR="000C68E3" w:rsidRPr="00A3423B">
        <w:rPr>
          <w:sz w:val="24"/>
          <w:szCs w:val="24"/>
          <w:lang w:val="hr-HR"/>
        </w:rPr>
        <w:t xml:space="preserve"> implementirani unutar OpenDaylighta.</w:t>
      </w:r>
      <w:r w:rsidR="00830444" w:rsidRPr="00A3423B">
        <w:rPr>
          <w:sz w:val="24"/>
          <w:szCs w:val="24"/>
          <w:lang w:val="hr-HR"/>
        </w:rPr>
        <w:t xml:space="preserve"> </w:t>
      </w:r>
      <w:commentRangeStart w:id="508"/>
      <w:r w:rsidR="00830444" w:rsidRPr="00A3423B">
        <w:rPr>
          <w:sz w:val="24"/>
          <w:szCs w:val="24"/>
          <w:lang w:val="hr-HR"/>
        </w:rPr>
        <w:t xml:space="preserve">Sve poruke snimljene </w:t>
      </w:r>
      <w:del w:id="509" w:author="Ognjen" w:date="2017-01-17T11:39:00Z">
        <w:r w:rsidR="00830444" w:rsidRPr="00A3423B" w:rsidDel="00FF5A81">
          <w:rPr>
            <w:sz w:val="24"/>
            <w:szCs w:val="24"/>
            <w:lang w:val="hr-HR"/>
          </w:rPr>
          <w:delText xml:space="preserve">unutar </w:delText>
        </w:r>
      </w:del>
      <w:ins w:id="510" w:author="Ognjen" w:date="2017-01-17T11:39:00Z">
        <w:r w:rsidR="00FF5A81">
          <w:rPr>
            <w:sz w:val="24"/>
            <w:szCs w:val="24"/>
            <w:lang w:val="hr-HR"/>
          </w:rPr>
          <w:t>su alatom</w:t>
        </w:r>
      </w:ins>
      <w:commentRangeEnd w:id="508"/>
      <w:ins w:id="511" w:author="Ognjen" w:date="2017-01-17T18:28:00Z">
        <w:r w:rsidR="00110D99">
          <w:rPr>
            <w:rStyle w:val="CommentReference"/>
          </w:rPr>
          <w:commentReference w:id="508"/>
        </w:r>
      </w:ins>
      <w:ins w:id="512" w:author="Ognjen" w:date="2017-01-17T11:39:00Z">
        <w:r w:rsidR="00FF5A81" w:rsidRPr="00A3423B">
          <w:rPr>
            <w:sz w:val="24"/>
            <w:szCs w:val="24"/>
            <w:lang w:val="hr-HR"/>
          </w:rPr>
          <w:t xml:space="preserve"> </w:t>
        </w:r>
      </w:ins>
      <w:r w:rsidR="00830444" w:rsidRPr="00A3423B">
        <w:rPr>
          <w:sz w:val="24"/>
          <w:szCs w:val="24"/>
          <w:lang w:val="hr-HR"/>
        </w:rPr>
        <w:t>Wireshark</w:t>
      </w:r>
      <w:del w:id="513" w:author="Ognjen" w:date="2017-01-17T11:39:00Z">
        <w:r w:rsidR="00830444" w:rsidRPr="00A3423B" w:rsidDel="00FF5A81">
          <w:rPr>
            <w:sz w:val="24"/>
            <w:szCs w:val="24"/>
            <w:lang w:val="hr-HR"/>
          </w:rPr>
          <w:delText>a</w:delText>
        </w:r>
      </w:del>
      <w:r w:rsidR="00830444" w:rsidRPr="00A3423B">
        <w:rPr>
          <w:sz w:val="24"/>
          <w:szCs w:val="24"/>
          <w:lang w:val="hr-HR"/>
        </w:rPr>
        <w:t xml:space="preserve"> 1.6.7 </w:t>
      </w:r>
      <w:del w:id="514" w:author="Ognjen" w:date="2017-01-17T11:39:00Z">
        <w:r w:rsidR="00830444" w:rsidRPr="00A3423B" w:rsidDel="00FF5A81">
          <w:rPr>
            <w:sz w:val="24"/>
            <w:szCs w:val="24"/>
            <w:lang w:val="hr-HR"/>
          </w:rPr>
          <w:delText xml:space="preserve">snimljene su </w:delText>
        </w:r>
      </w:del>
      <w:r w:rsidR="00830444" w:rsidRPr="00A3423B">
        <w:rPr>
          <w:sz w:val="24"/>
          <w:szCs w:val="24"/>
          <w:lang w:val="hr-HR"/>
        </w:rPr>
        <w:t>na računalu</w:t>
      </w:r>
      <w:ins w:id="515" w:author="Ognjen" w:date="2017-01-17T11:39:00Z">
        <w:r w:rsidR="00FF5A81">
          <w:rPr>
            <w:sz w:val="24"/>
            <w:szCs w:val="24"/>
            <w:lang w:val="hr-HR"/>
          </w:rPr>
          <w:t xml:space="preserve"> s instalacijom SDNC-a OpenDaylight</w:t>
        </w:r>
      </w:ins>
      <w:r w:rsidR="00830444" w:rsidRPr="00A3423B">
        <w:rPr>
          <w:sz w:val="24"/>
          <w:szCs w:val="24"/>
          <w:lang w:val="hr-HR"/>
        </w:rPr>
        <w:t xml:space="preserve"> u laboratorijskom okruženju na Zavodu za telekomunikacije.</w:t>
      </w:r>
    </w:p>
    <w:p w14:paraId="23C1D835" w14:textId="3D335F5D" w:rsidR="006601C6" w:rsidRPr="00A3423B" w:rsidRDefault="006601C6" w:rsidP="00937FA1">
      <w:pPr>
        <w:pStyle w:val="Heading2"/>
        <w:spacing w:line="360" w:lineRule="auto"/>
        <w:rPr>
          <w:rFonts w:cs="Arial"/>
          <w:sz w:val="24"/>
          <w:szCs w:val="24"/>
          <w:lang w:val="hr-HR"/>
        </w:rPr>
      </w:pPr>
      <w:bookmarkStart w:id="516" w:name="_Zaglavlje_1"/>
      <w:bookmarkStart w:id="517" w:name="_Toc472077969"/>
      <w:bookmarkEnd w:id="516"/>
      <w:r w:rsidRPr="00A3423B">
        <w:rPr>
          <w:rFonts w:cs="Arial"/>
          <w:sz w:val="24"/>
          <w:szCs w:val="24"/>
          <w:lang w:val="hr-HR"/>
        </w:rPr>
        <w:t>Zaglavlje</w:t>
      </w:r>
      <w:bookmarkEnd w:id="517"/>
      <w:ins w:id="518" w:author="Ognjen" w:date="2017-01-17T11:45:00Z">
        <w:r w:rsidR="00AA7DA0">
          <w:rPr>
            <w:rFonts w:cs="Arial"/>
            <w:sz w:val="24"/>
            <w:szCs w:val="24"/>
            <w:lang w:val="hr-HR"/>
          </w:rPr>
          <w:t xml:space="preserve"> OpenFlow poruka</w:t>
        </w:r>
      </w:ins>
    </w:p>
    <w:p w14:paraId="5E90384D" w14:textId="7E79BD5F" w:rsidR="006601C6" w:rsidRPr="00A3423B" w:rsidRDefault="00FE153A" w:rsidP="00937FA1">
      <w:pPr>
        <w:spacing w:line="360" w:lineRule="auto"/>
        <w:jc w:val="both"/>
        <w:rPr>
          <w:sz w:val="24"/>
          <w:szCs w:val="24"/>
          <w:lang w:val="hr-HR"/>
        </w:rPr>
      </w:pPr>
      <w:bookmarkStart w:id="519" w:name="_Zaglavlje"/>
      <w:bookmarkEnd w:id="519"/>
      <w:r w:rsidRPr="00A3423B">
        <w:rPr>
          <w:noProof/>
          <w:sz w:val="24"/>
          <w:szCs w:val="24"/>
          <w:lang w:val="hr-HR" w:eastAsia="hr-HR"/>
        </w:rPr>
        <w:drawing>
          <wp:anchor distT="0" distB="0" distL="114300" distR="114300" simplePos="0" relativeHeight="251659264" behindDoc="0" locked="0" layoutInCell="1" allowOverlap="1" wp14:anchorId="1B674A98" wp14:editId="64A560BD">
            <wp:simplePos x="0" y="0"/>
            <wp:positionH relativeFrom="margin">
              <wp:posOffset>1466850</wp:posOffset>
            </wp:positionH>
            <wp:positionV relativeFrom="paragraph">
              <wp:posOffset>428625</wp:posOffset>
            </wp:positionV>
            <wp:extent cx="3002280" cy="676275"/>
            <wp:effectExtent l="0" t="0" r="7620" b="952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FP Hello.png"/>
                    <pic:cNvPicPr/>
                  </pic:nvPicPr>
                  <pic:blipFill rotWithShape="1">
                    <a:blip r:embed="rId16">
                      <a:extLst>
                        <a:ext uri="{28A0092B-C50C-407E-A947-70E740481C1C}">
                          <a14:useLocalDpi xmlns:a14="http://schemas.microsoft.com/office/drawing/2010/main" val="0"/>
                        </a:ext>
                      </a:extLst>
                    </a:blip>
                    <a:srcRect l="46131" t="47375" r="37431" b="46041"/>
                    <a:stretch/>
                  </pic:blipFill>
                  <pic:spPr bwMode="auto">
                    <a:xfrm>
                      <a:off x="0" y="0"/>
                      <a:ext cx="3002280" cy="6762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A3423B">
        <w:rPr>
          <w:noProof/>
          <w:lang w:val="hr-HR" w:eastAsia="hr-HR"/>
        </w:rPr>
        <mc:AlternateContent>
          <mc:Choice Requires="wps">
            <w:drawing>
              <wp:anchor distT="0" distB="0" distL="114300" distR="114300" simplePos="0" relativeHeight="251692032" behindDoc="0" locked="0" layoutInCell="1" allowOverlap="1" wp14:anchorId="377D235A" wp14:editId="56C214BA">
                <wp:simplePos x="0" y="0"/>
                <wp:positionH relativeFrom="margin">
                  <wp:posOffset>1466850</wp:posOffset>
                </wp:positionH>
                <wp:positionV relativeFrom="paragraph">
                  <wp:posOffset>1219200</wp:posOffset>
                </wp:positionV>
                <wp:extent cx="3002280" cy="635"/>
                <wp:effectExtent l="0" t="0" r="7620" b="0"/>
                <wp:wrapTopAndBottom/>
                <wp:docPr id="26" name="Text Box 26"/>
                <wp:cNvGraphicFramePr/>
                <a:graphic xmlns:a="http://schemas.openxmlformats.org/drawingml/2006/main">
                  <a:graphicData uri="http://schemas.microsoft.com/office/word/2010/wordprocessingShape">
                    <wps:wsp>
                      <wps:cNvSpPr txBox="1"/>
                      <wps:spPr>
                        <a:xfrm>
                          <a:off x="0" y="0"/>
                          <a:ext cx="3002280" cy="635"/>
                        </a:xfrm>
                        <a:prstGeom prst="rect">
                          <a:avLst/>
                        </a:prstGeom>
                        <a:solidFill>
                          <a:prstClr val="white"/>
                        </a:solidFill>
                        <a:ln>
                          <a:noFill/>
                        </a:ln>
                      </wps:spPr>
                      <wps:txbx>
                        <w:txbxContent>
                          <w:p w14:paraId="01F71897" w14:textId="46696023" w:rsidR="008E074F" w:rsidRPr="005B18FF" w:rsidRDefault="008E074F" w:rsidP="000C68E3">
                            <w:pPr>
                              <w:pStyle w:val="Caption"/>
                              <w:jc w:val="center"/>
                              <w:rPr>
                                <w:rFonts w:ascii="Times New Roman" w:eastAsia="Times New Roman" w:hAnsi="Times New Roman" w:cs="Times New Roman"/>
                                <w:noProof/>
                                <w:sz w:val="24"/>
                                <w:szCs w:val="24"/>
                              </w:rPr>
                            </w:pPr>
                            <w:bookmarkStart w:id="520" w:name="_Toc472075304"/>
                            <w:r>
                              <w:t xml:space="preserve">Slika </w:t>
                            </w:r>
                            <w:r>
                              <w:fldChar w:fldCharType="begin"/>
                            </w:r>
                            <w:r>
                              <w:instrText xml:space="preserve"> SEQ Slika \* ARABIC </w:instrText>
                            </w:r>
                            <w:r>
                              <w:fldChar w:fldCharType="separate"/>
                            </w:r>
                            <w:r>
                              <w:rPr>
                                <w:noProof/>
                              </w:rPr>
                              <w:t>5</w:t>
                            </w:r>
                            <w:r>
                              <w:rPr>
                                <w:noProof/>
                              </w:rPr>
                              <w:fldChar w:fldCharType="end"/>
                            </w:r>
                            <w:r>
                              <w:t xml:space="preserve"> Zaglavlje </w:t>
                            </w:r>
                            <w:del w:id="521" w:author="Ognjen" w:date="2017-01-17T11:45:00Z">
                              <w:r w:rsidDel="00DD5382">
                                <w:delText xml:space="preserve">OpenFlow </w:delText>
                              </w:r>
                            </w:del>
                            <w:r>
                              <w:t>poruke</w:t>
                            </w:r>
                            <w:del w:id="522" w:author="Ognjen" w:date="2017-01-17T11:45:00Z">
                              <w:r w:rsidDel="00DD5382">
                                <w:delText xml:space="preserve"> </w:delText>
                              </w:r>
                            </w:del>
                            <w:ins w:id="523" w:author="Ognjen" w:date="2017-01-17T11:45:00Z">
                              <w:r>
                                <w:t xml:space="preserve">OpenFlow </w:t>
                              </w:r>
                            </w:ins>
                            <w:ins w:id="524" w:author="Ognjen" w:date="2017-01-17T11:46:00Z">
                              <w:r>
                                <w:t>verzije 1.0</w:t>
                              </w:r>
                            </w:ins>
                            <w:del w:id="525" w:author="Ognjen" w:date="2017-01-17T11:45:00Z">
                              <w:r w:rsidDel="00DD5382">
                                <w:delText>unutar Wiresharka 1.6.7.</w:delText>
                              </w:r>
                            </w:del>
                            <w:bookmarkEnd w:id="5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7D235A" id="Text Box 26" o:spid="_x0000_s1030" type="#_x0000_t202" style="position:absolute;left:0;text-align:left;margin-left:115.5pt;margin-top:96pt;width:236.4pt;height:.05pt;z-index:25169203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" stroked="f">
                <v:textbox style="mso-fit-shape-to-text:t" inset="0,0,0,0">
                  <w:txbxContent>
                    <w:p w14:paraId="01F71897" w14:textId="46696023" w:rsidR="008E074F" w:rsidRPr="005B18FF" w:rsidRDefault="008E074F" w:rsidP="000C68E3">
                      <w:pPr>
                        <w:pStyle w:val="Caption"/>
                        <w:jc w:val="center"/>
                        <w:rPr>
                          <w:rFonts w:ascii="Times New Roman" w:eastAsia="Times New Roman" w:hAnsi="Times New Roman" w:cs="Times New Roman"/>
                          <w:noProof/>
                          <w:sz w:val="24"/>
                          <w:szCs w:val="24"/>
                        </w:rPr>
                      </w:pPr>
                      <w:bookmarkStart w:id="526" w:name="_Toc472075304"/>
                      <w:r>
                        <w:t xml:space="preserve">Slika </w:t>
                      </w:r>
                      <w:r>
                        <w:fldChar w:fldCharType="begin"/>
                      </w:r>
                      <w:r>
                        <w:instrText xml:space="preserve"> SEQ Slika \* ARABIC </w:instrText>
                      </w:r>
                      <w:r>
                        <w:fldChar w:fldCharType="separate"/>
                      </w:r>
                      <w:r>
                        <w:rPr>
                          <w:noProof/>
                        </w:rPr>
                        <w:t>5</w:t>
                      </w:r>
                      <w:r>
                        <w:rPr>
                          <w:noProof/>
                        </w:rPr>
                        <w:fldChar w:fldCharType="end"/>
                      </w:r>
                      <w:r>
                        <w:t xml:space="preserve"> Zaglavlje </w:t>
                      </w:r>
                      <w:del w:id="527" w:author="Ognjen" w:date="2017-01-17T11:45:00Z">
                        <w:r w:rsidDel="00DD5382">
                          <w:delText xml:space="preserve">OpenFlow </w:delText>
                        </w:r>
                      </w:del>
                      <w:r>
                        <w:t>poruke</w:t>
                      </w:r>
                      <w:del w:id="528" w:author="Ognjen" w:date="2017-01-17T11:45:00Z">
                        <w:r w:rsidDel="00DD5382">
                          <w:delText xml:space="preserve"> </w:delText>
                        </w:r>
                      </w:del>
                      <w:ins w:id="529" w:author="Ognjen" w:date="2017-01-17T11:45:00Z">
                        <w:r>
                          <w:t xml:space="preserve">OpenFlow </w:t>
                        </w:r>
                      </w:ins>
                      <w:ins w:id="530" w:author="Ognjen" w:date="2017-01-17T11:46:00Z">
                        <w:r>
                          <w:t>verzije 1.0</w:t>
                        </w:r>
                      </w:ins>
                      <w:del w:id="531" w:author="Ognjen" w:date="2017-01-17T11:45:00Z">
                        <w:r w:rsidDel="00DD5382">
                          <w:delText>unutar Wiresharka 1.6.7.</w:delText>
                        </w:r>
                      </w:del>
                      <w:bookmarkEnd w:id="526"/>
                    </w:p>
                  </w:txbxContent>
                </v:textbox>
                <w10:wrap type="topAndBottom" anchorx="margin"/>
              </v:shape>
            </w:pict>
          </mc:Fallback>
        </mc:AlternateContent>
      </w:r>
      <w:r w:rsidR="006601C6" w:rsidRPr="00A3423B">
        <w:rPr>
          <w:sz w:val="24"/>
          <w:szCs w:val="24"/>
          <w:lang w:val="hr-HR"/>
        </w:rPr>
        <w:t xml:space="preserve">Zaglavlje OpenFlow </w:t>
      </w:r>
      <w:del w:id="532" w:author="Ognjen" w:date="2017-01-17T11:45:00Z">
        <w:r w:rsidR="006601C6" w:rsidRPr="00A3423B" w:rsidDel="00DD5382">
          <w:rPr>
            <w:sz w:val="24"/>
            <w:szCs w:val="24"/>
            <w:lang w:val="hr-HR"/>
          </w:rPr>
          <w:delText xml:space="preserve">poruke </w:delText>
        </w:r>
      </w:del>
      <w:ins w:id="533" w:author="Ognjen" w:date="2017-01-17T11:45:00Z">
        <w:r w:rsidR="00DD5382" w:rsidRPr="00A3423B">
          <w:rPr>
            <w:sz w:val="24"/>
            <w:szCs w:val="24"/>
            <w:lang w:val="hr-HR"/>
          </w:rPr>
          <w:t>poruk</w:t>
        </w:r>
        <w:r w:rsidR="00DD5382">
          <w:rPr>
            <w:sz w:val="24"/>
            <w:szCs w:val="24"/>
            <w:lang w:val="hr-HR"/>
          </w:rPr>
          <w:t>a</w:t>
        </w:r>
        <w:r w:rsidR="00DD5382" w:rsidRPr="00A3423B">
          <w:rPr>
            <w:sz w:val="24"/>
            <w:szCs w:val="24"/>
            <w:lang w:val="hr-HR"/>
          </w:rPr>
          <w:t xml:space="preserve"> </w:t>
        </w:r>
      </w:ins>
      <w:r w:rsidR="006601C6" w:rsidRPr="00A3423B">
        <w:rPr>
          <w:sz w:val="24"/>
          <w:szCs w:val="24"/>
          <w:lang w:val="hr-HR"/>
        </w:rPr>
        <w:t>sadrži najelementarnije informacije o poruci</w:t>
      </w:r>
      <w:ins w:id="534" w:author="Ognjen" w:date="2017-01-17T11:45:00Z">
        <w:r w:rsidR="00DD5382">
          <w:rPr>
            <w:sz w:val="24"/>
            <w:szCs w:val="24"/>
            <w:lang w:val="hr-HR"/>
          </w:rPr>
          <w:t xml:space="preserve"> </w:t>
        </w:r>
      </w:ins>
      <w:del w:id="535" w:author="Ognjen" w:date="2017-01-17T11:45:00Z">
        <w:r w:rsidR="006601C6" w:rsidRPr="00A3423B" w:rsidDel="00DD5382">
          <w:rPr>
            <w:sz w:val="24"/>
            <w:szCs w:val="24"/>
            <w:lang w:val="hr-HR"/>
          </w:rPr>
          <w:delText>.</w:delText>
        </w:r>
      </w:del>
      <w:ins w:id="536" w:author="Ognjen" w:date="2017-01-17T11:45:00Z">
        <w:r w:rsidR="00DD5382">
          <w:rPr>
            <w:sz w:val="24"/>
            <w:szCs w:val="24"/>
            <w:lang w:val="hr-HR"/>
          </w:rPr>
          <w:t>(slika 5):</w:t>
        </w:r>
      </w:ins>
    </w:p>
    <w:p w14:paraId="5DCCD403" w14:textId="77777777" w:rsidR="006601C6" w:rsidRPr="00A3423B" w:rsidRDefault="006601C6" w:rsidP="00937FA1">
      <w:pPr>
        <w:spacing w:line="360" w:lineRule="auto"/>
        <w:rPr>
          <w:sz w:val="24"/>
          <w:szCs w:val="24"/>
          <w:lang w:val="hr-HR"/>
        </w:rPr>
      </w:pPr>
    </w:p>
    <w:p w14:paraId="15EE6277" w14:textId="593E7FA4" w:rsidR="006601C6" w:rsidRPr="00A3423B" w:rsidRDefault="006601C6" w:rsidP="00937FA1">
      <w:pPr>
        <w:spacing w:line="360" w:lineRule="auto"/>
        <w:rPr>
          <w:sz w:val="24"/>
          <w:szCs w:val="24"/>
          <w:lang w:val="hr-HR"/>
        </w:rPr>
      </w:pPr>
      <w:r w:rsidRPr="00A3423B">
        <w:rPr>
          <w:sz w:val="24"/>
          <w:szCs w:val="24"/>
          <w:lang w:val="hr-HR"/>
        </w:rPr>
        <w:t xml:space="preserve">Svaka OpenFlow poruka počinje sa zaglavljem </w:t>
      </w:r>
      <w:del w:id="537" w:author="Ognjen" w:date="2017-01-17T11:46:00Z">
        <w:r w:rsidRPr="00A3423B" w:rsidDel="00DD5382">
          <w:rPr>
            <w:sz w:val="24"/>
            <w:szCs w:val="24"/>
            <w:lang w:val="hr-HR"/>
          </w:rPr>
          <w:delText xml:space="preserve">sa sljedećom </w:delText>
        </w:r>
      </w:del>
      <w:ins w:id="538" w:author="Ognjen" w:date="2017-01-17T11:46:00Z">
        <w:r w:rsidR="00DD5382" w:rsidRPr="00A3423B">
          <w:rPr>
            <w:sz w:val="24"/>
            <w:szCs w:val="24"/>
            <w:lang w:val="hr-HR"/>
          </w:rPr>
          <w:t>sljedeć</w:t>
        </w:r>
        <w:r w:rsidR="00DD5382">
          <w:rPr>
            <w:sz w:val="24"/>
            <w:szCs w:val="24"/>
            <w:lang w:val="hr-HR"/>
          </w:rPr>
          <w:t>e</w:t>
        </w:r>
        <w:r w:rsidR="00DD5382" w:rsidRPr="00A3423B">
          <w:rPr>
            <w:sz w:val="24"/>
            <w:szCs w:val="24"/>
            <w:lang w:val="hr-HR"/>
          </w:rPr>
          <w:t xml:space="preserve"> </w:t>
        </w:r>
      </w:ins>
      <w:del w:id="539" w:author="Ognjen" w:date="2017-01-17T11:46:00Z">
        <w:r w:rsidRPr="00A3423B" w:rsidDel="00DD5382">
          <w:rPr>
            <w:sz w:val="24"/>
            <w:szCs w:val="24"/>
            <w:lang w:val="hr-HR"/>
          </w:rPr>
          <w:delText>strukturom</w:delText>
        </w:r>
      </w:del>
      <w:ins w:id="540" w:author="Ognjen" w:date="2017-01-17T11:46:00Z">
        <w:r w:rsidR="00DD5382" w:rsidRPr="00A3423B">
          <w:rPr>
            <w:sz w:val="24"/>
            <w:szCs w:val="24"/>
            <w:lang w:val="hr-HR"/>
          </w:rPr>
          <w:t>struktur</w:t>
        </w:r>
        <w:r w:rsidR="00DD5382">
          <w:rPr>
            <w:sz w:val="24"/>
            <w:szCs w:val="24"/>
            <w:lang w:val="hr-HR"/>
          </w:rPr>
          <w:t>e</w:t>
        </w:r>
      </w:ins>
      <w:r w:rsidRPr="00A3423B">
        <w:rPr>
          <w:sz w:val="24"/>
          <w:szCs w:val="24"/>
          <w:lang w:val="hr-HR"/>
        </w:rPr>
        <w:t>:</w:t>
      </w:r>
    </w:p>
    <w:p w14:paraId="75442DDE" w14:textId="32A32656" w:rsidR="006601C6" w:rsidRPr="00A3423B" w:rsidRDefault="006601C6" w:rsidP="00937FA1">
      <w:pPr>
        <w:pStyle w:val="ListParagraph"/>
        <w:numPr>
          <w:ilvl w:val="0"/>
          <w:numId w:val="8"/>
        </w:numPr>
        <w:spacing w:line="360" w:lineRule="auto"/>
        <w:rPr>
          <w:rFonts w:ascii="Times New Roman" w:hAnsi="Times New Roman" w:cs="Times New Roman"/>
          <w:sz w:val="24"/>
          <w:szCs w:val="24"/>
        </w:rPr>
      </w:pPr>
      <w:del w:id="541" w:author="Ognjen" w:date="2017-01-17T11:46:00Z">
        <w:r w:rsidRPr="00A3423B" w:rsidDel="008158A9">
          <w:rPr>
            <w:rFonts w:ascii="Times New Roman" w:hAnsi="Times New Roman" w:cs="Times New Roman"/>
            <w:sz w:val="24"/>
            <w:szCs w:val="24"/>
          </w:rPr>
          <w:delText xml:space="preserve">Verzija </w:delText>
        </w:r>
      </w:del>
      <w:ins w:id="542" w:author="Ognjen" w:date="2017-01-17T11:46:00Z">
        <w:r w:rsidR="008158A9">
          <w:rPr>
            <w:rFonts w:ascii="Times New Roman" w:hAnsi="Times New Roman" w:cs="Times New Roman"/>
            <w:sz w:val="24"/>
            <w:szCs w:val="24"/>
          </w:rPr>
          <w:t>v</w:t>
        </w:r>
        <w:r w:rsidR="008158A9" w:rsidRPr="00A3423B">
          <w:rPr>
            <w:rFonts w:ascii="Times New Roman" w:hAnsi="Times New Roman" w:cs="Times New Roman"/>
            <w:sz w:val="24"/>
            <w:szCs w:val="24"/>
          </w:rPr>
          <w:t>erzija</w:t>
        </w:r>
      </w:ins>
      <w:ins w:id="543" w:author="Ognjen" w:date="2017-01-17T11:52:00Z">
        <w:r w:rsidR="00822180">
          <w:rPr>
            <w:rFonts w:ascii="Times New Roman" w:hAnsi="Times New Roman" w:cs="Times New Roman"/>
            <w:sz w:val="24"/>
            <w:szCs w:val="24"/>
          </w:rPr>
          <w:t xml:space="preserve"> </w:t>
        </w:r>
        <w:commentRangeStart w:id="544"/>
        <w:r w:rsidR="00822180">
          <w:rPr>
            <w:rFonts w:ascii="Times New Roman" w:hAnsi="Times New Roman" w:cs="Times New Roman"/>
            <w:sz w:val="24"/>
            <w:szCs w:val="24"/>
          </w:rPr>
          <w:t>(„Version“)</w:t>
        </w:r>
        <w:commentRangeEnd w:id="544"/>
        <w:r w:rsidR="00822180">
          <w:rPr>
            <w:rStyle w:val="CommentReference"/>
            <w:rFonts w:ascii="Times New Roman" w:eastAsia="Times New Roman" w:hAnsi="Times New Roman" w:cs="Times New Roman"/>
            <w:lang w:val="en-US"/>
          </w:rPr>
          <w:commentReference w:id="544"/>
        </w:r>
      </w:ins>
      <w:ins w:id="545" w:author="Ognjen" w:date="2017-01-17T11:46:00Z">
        <w:r w:rsidR="008158A9" w:rsidRPr="00A3423B">
          <w:rPr>
            <w:rFonts w:ascii="Times New Roman" w:hAnsi="Times New Roman" w:cs="Times New Roman"/>
            <w:sz w:val="24"/>
            <w:szCs w:val="24"/>
          </w:rPr>
          <w:t xml:space="preserve"> </w:t>
        </w:r>
      </w:ins>
      <w:r w:rsidRPr="00A3423B">
        <w:rPr>
          <w:rFonts w:ascii="Times New Roman" w:hAnsi="Times New Roman" w:cs="Times New Roman"/>
          <w:sz w:val="24"/>
          <w:szCs w:val="24"/>
        </w:rPr>
        <w:t>OpenFlow protokola koja se koristi</w:t>
      </w:r>
      <w:del w:id="546" w:author="Ognjen" w:date="2017-01-17T11:46:00Z">
        <w:r w:rsidRPr="00A3423B" w:rsidDel="008158A9">
          <w:rPr>
            <w:rFonts w:ascii="Times New Roman" w:hAnsi="Times New Roman" w:cs="Times New Roman"/>
            <w:sz w:val="24"/>
            <w:szCs w:val="24"/>
          </w:rPr>
          <w:delText>.</w:delText>
        </w:r>
      </w:del>
      <w:ins w:id="547" w:author="Ognjen" w:date="2017-01-17T11:46:00Z">
        <w:r w:rsidR="008158A9">
          <w:rPr>
            <w:rFonts w:ascii="Times New Roman" w:hAnsi="Times New Roman" w:cs="Times New Roman"/>
            <w:sz w:val="24"/>
            <w:szCs w:val="24"/>
          </w:rPr>
          <w:t>;</w:t>
        </w:r>
      </w:ins>
    </w:p>
    <w:p w14:paraId="53A09828" w14:textId="2D8E0680" w:rsidR="006601C6" w:rsidRPr="00A3423B" w:rsidRDefault="006601C6" w:rsidP="00937FA1">
      <w:pPr>
        <w:pStyle w:val="ListParagraph"/>
        <w:numPr>
          <w:ilvl w:val="0"/>
          <w:numId w:val="8"/>
        </w:numPr>
        <w:spacing w:line="360" w:lineRule="auto"/>
        <w:rPr>
          <w:rFonts w:ascii="Times New Roman" w:hAnsi="Times New Roman" w:cs="Times New Roman"/>
          <w:sz w:val="24"/>
          <w:szCs w:val="24"/>
        </w:rPr>
      </w:pPr>
      <w:del w:id="548" w:author="Ognjen" w:date="2017-01-17T11:46:00Z">
        <w:r w:rsidRPr="00A3423B" w:rsidDel="008158A9">
          <w:rPr>
            <w:rFonts w:ascii="Times New Roman" w:hAnsi="Times New Roman" w:cs="Times New Roman"/>
            <w:sz w:val="24"/>
            <w:szCs w:val="24"/>
          </w:rPr>
          <w:delText xml:space="preserve">Vrsta </w:delText>
        </w:r>
      </w:del>
      <w:ins w:id="549" w:author="Ognjen" w:date="2017-01-17T11:46:00Z">
        <w:r w:rsidR="008158A9">
          <w:rPr>
            <w:rFonts w:ascii="Times New Roman" w:hAnsi="Times New Roman" w:cs="Times New Roman"/>
            <w:sz w:val="24"/>
            <w:szCs w:val="24"/>
          </w:rPr>
          <w:t>v</w:t>
        </w:r>
        <w:r w:rsidR="008158A9" w:rsidRPr="00A3423B">
          <w:rPr>
            <w:rFonts w:ascii="Times New Roman" w:hAnsi="Times New Roman" w:cs="Times New Roman"/>
            <w:sz w:val="24"/>
            <w:szCs w:val="24"/>
          </w:rPr>
          <w:t xml:space="preserve">rsta </w:t>
        </w:r>
      </w:ins>
      <w:ins w:id="550" w:author="Ognjen" w:date="2017-01-17T11:52:00Z">
        <w:r w:rsidR="00822180">
          <w:rPr>
            <w:rFonts w:ascii="Times New Roman" w:hAnsi="Times New Roman" w:cs="Times New Roman"/>
            <w:sz w:val="24"/>
            <w:szCs w:val="24"/>
          </w:rPr>
          <w:t xml:space="preserve">(„Type“) </w:t>
        </w:r>
      </w:ins>
      <w:r w:rsidRPr="00A3423B">
        <w:rPr>
          <w:rFonts w:ascii="Times New Roman" w:hAnsi="Times New Roman" w:cs="Times New Roman"/>
          <w:sz w:val="24"/>
          <w:szCs w:val="24"/>
        </w:rPr>
        <w:t>poruke</w:t>
      </w:r>
      <w:del w:id="551" w:author="Ognjen" w:date="2017-01-17T11:46:00Z">
        <w:r w:rsidRPr="00A3423B" w:rsidDel="008158A9">
          <w:rPr>
            <w:rFonts w:ascii="Times New Roman" w:hAnsi="Times New Roman" w:cs="Times New Roman"/>
            <w:sz w:val="24"/>
            <w:szCs w:val="24"/>
          </w:rPr>
          <w:delText>.</w:delText>
        </w:r>
      </w:del>
      <w:ins w:id="552" w:author="Ognjen" w:date="2017-01-17T11:46:00Z">
        <w:r w:rsidR="008158A9">
          <w:rPr>
            <w:rFonts w:ascii="Times New Roman" w:hAnsi="Times New Roman" w:cs="Times New Roman"/>
            <w:sz w:val="24"/>
            <w:szCs w:val="24"/>
          </w:rPr>
          <w:t>;</w:t>
        </w:r>
      </w:ins>
    </w:p>
    <w:p w14:paraId="52FA0FC5" w14:textId="703A9441" w:rsidR="006601C6" w:rsidRPr="00A3423B" w:rsidRDefault="006601C6" w:rsidP="00937FA1">
      <w:pPr>
        <w:pStyle w:val="ListParagraph"/>
        <w:numPr>
          <w:ilvl w:val="0"/>
          <w:numId w:val="8"/>
        </w:numPr>
        <w:spacing w:line="360" w:lineRule="auto"/>
        <w:rPr>
          <w:rFonts w:ascii="Times New Roman" w:hAnsi="Times New Roman" w:cs="Times New Roman"/>
          <w:sz w:val="24"/>
          <w:szCs w:val="24"/>
        </w:rPr>
      </w:pPr>
      <w:del w:id="553" w:author="Ognjen" w:date="2017-01-17T11:46:00Z">
        <w:r w:rsidRPr="00A3423B" w:rsidDel="008158A9">
          <w:rPr>
            <w:rFonts w:ascii="Times New Roman" w:hAnsi="Times New Roman" w:cs="Times New Roman"/>
            <w:sz w:val="24"/>
            <w:szCs w:val="24"/>
          </w:rPr>
          <w:delText xml:space="preserve">Veličina </w:delText>
        </w:r>
      </w:del>
      <w:ins w:id="554" w:author="Ognjen" w:date="2017-01-17T11:46:00Z">
        <w:r w:rsidR="008158A9">
          <w:rPr>
            <w:rFonts w:ascii="Times New Roman" w:hAnsi="Times New Roman" w:cs="Times New Roman"/>
            <w:sz w:val="24"/>
            <w:szCs w:val="24"/>
          </w:rPr>
          <w:t>v</w:t>
        </w:r>
        <w:r w:rsidR="008158A9" w:rsidRPr="00A3423B">
          <w:rPr>
            <w:rFonts w:ascii="Times New Roman" w:hAnsi="Times New Roman" w:cs="Times New Roman"/>
            <w:sz w:val="24"/>
            <w:szCs w:val="24"/>
          </w:rPr>
          <w:t xml:space="preserve">eličina </w:t>
        </w:r>
      </w:ins>
      <w:ins w:id="555" w:author="Ognjen" w:date="2017-01-17T11:52:00Z">
        <w:r w:rsidR="00822180">
          <w:rPr>
            <w:rFonts w:ascii="Times New Roman" w:hAnsi="Times New Roman" w:cs="Times New Roman"/>
            <w:sz w:val="24"/>
            <w:szCs w:val="24"/>
          </w:rPr>
          <w:t xml:space="preserve">(„Length“) </w:t>
        </w:r>
      </w:ins>
      <w:r w:rsidRPr="00A3423B">
        <w:rPr>
          <w:rFonts w:ascii="Times New Roman" w:hAnsi="Times New Roman" w:cs="Times New Roman"/>
          <w:sz w:val="24"/>
          <w:szCs w:val="24"/>
        </w:rPr>
        <w:t>poruke</w:t>
      </w:r>
      <w:del w:id="556" w:author="Ognjen" w:date="2017-01-17T11:46:00Z">
        <w:r w:rsidRPr="00A3423B" w:rsidDel="008158A9">
          <w:rPr>
            <w:rFonts w:ascii="Times New Roman" w:hAnsi="Times New Roman" w:cs="Times New Roman"/>
            <w:sz w:val="24"/>
            <w:szCs w:val="24"/>
          </w:rPr>
          <w:delText>.</w:delText>
        </w:r>
      </w:del>
      <w:ins w:id="557" w:author="Ognjen" w:date="2017-01-17T11:46:00Z">
        <w:r w:rsidR="008158A9">
          <w:rPr>
            <w:rFonts w:ascii="Times New Roman" w:hAnsi="Times New Roman" w:cs="Times New Roman"/>
            <w:sz w:val="24"/>
            <w:szCs w:val="24"/>
          </w:rPr>
          <w:t>:</w:t>
        </w:r>
      </w:ins>
      <w:r w:rsidRPr="00A3423B">
        <w:rPr>
          <w:rFonts w:ascii="Times New Roman" w:hAnsi="Times New Roman" w:cs="Times New Roman"/>
          <w:sz w:val="24"/>
          <w:szCs w:val="24"/>
        </w:rPr>
        <w:br/>
        <w:t xml:space="preserve">– </w:t>
      </w:r>
      <w:del w:id="558" w:author="Ognjen" w:date="2017-01-17T11:46:00Z">
        <w:r w:rsidRPr="00A3423B" w:rsidDel="008158A9">
          <w:rPr>
            <w:rFonts w:ascii="Times New Roman" w:hAnsi="Times New Roman" w:cs="Times New Roman"/>
            <w:sz w:val="24"/>
            <w:szCs w:val="24"/>
          </w:rPr>
          <w:delText xml:space="preserve">Zaglavlje </w:delText>
        </w:r>
      </w:del>
      <w:ins w:id="559" w:author="Ognjen" w:date="2017-01-17T11:46:00Z">
        <w:r w:rsidR="008158A9">
          <w:rPr>
            <w:rFonts w:ascii="Times New Roman" w:hAnsi="Times New Roman" w:cs="Times New Roman"/>
            <w:sz w:val="24"/>
            <w:szCs w:val="24"/>
          </w:rPr>
          <w:t>z</w:t>
        </w:r>
        <w:r w:rsidR="008158A9" w:rsidRPr="00A3423B">
          <w:rPr>
            <w:rFonts w:ascii="Times New Roman" w:hAnsi="Times New Roman" w:cs="Times New Roman"/>
            <w:sz w:val="24"/>
            <w:szCs w:val="24"/>
          </w:rPr>
          <w:t xml:space="preserve">aglavlje </w:t>
        </w:r>
      </w:ins>
      <w:r w:rsidRPr="00A3423B">
        <w:rPr>
          <w:rFonts w:ascii="Times New Roman" w:hAnsi="Times New Roman" w:cs="Times New Roman"/>
          <w:sz w:val="24"/>
          <w:szCs w:val="24"/>
        </w:rPr>
        <w:t>i tijelo poruke čine cijelu poruku</w:t>
      </w:r>
      <w:del w:id="560" w:author="Ognjen" w:date="2017-01-17T11:46:00Z">
        <w:r w:rsidRPr="00A3423B" w:rsidDel="008158A9">
          <w:rPr>
            <w:rFonts w:ascii="Times New Roman" w:hAnsi="Times New Roman" w:cs="Times New Roman"/>
            <w:sz w:val="24"/>
            <w:szCs w:val="24"/>
          </w:rPr>
          <w:delText xml:space="preserve">. </w:delText>
        </w:r>
      </w:del>
      <w:ins w:id="561" w:author="Ognjen" w:date="2017-01-17T11:46:00Z">
        <w:r w:rsidR="008158A9">
          <w:rPr>
            <w:rFonts w:ascii="Times New Roman" w:hAnsi="Times New Roman" w:cs="Times New Roman"/>
            <w:sz w:val="24"/>
            <w:szCs w:val="24"/>
          </w:rPr>
          <w:t>,</w:t>
        </w:r>
        <w:r w:rsidR="008158A9" w:rsidRPr="00A3423B">
          <w:rPr>
            <w:rFonts w:ascii="Times New Roman" w:hAnsi="Times New Roman" w:cs="Times New Roman"/>
            <w:sz w:val="24"/>
            <w:szCs w:val="24"/>
          </w:rPr>
          <w:t xml:space="preserve"> </w:t>
        </w:r>
      </w:ins>
      <w:ins w:id="562" w:author="Ognjen" w:date="2017-01-17T11:47:00Z">
        <w:r w:rsidR="008158A9">
          <w:rPr>
            <w:rFonts w:ascii="Times New Roman" w:hAnsi="Times New Roman" w:cs="Times New Roman"/>
            <w:sz w:val="24"/>
            <w:szCs w:val="24"/>
          </w:rPr>
          <w:t xml:space="preserve">a </w:t>
        </w:r>
      </w:ins>
      <w:del w:id="563" w:author="Ognjen" w:date="2017-01-17T11:47:00Z">
        <w:r w:rsidRPr="00A3423B" w:rsidDel="008158A9">
          <w:rPr>
            <w:rFonts w:ascii="Times New Roman" w:hAnsi="Times New Roman" w:cs="Times New Roman"/>
            <w:sz w:val="24"/>
            <w:szCs w:val="24"/>
          </w:rPr>
          <w:delText xml:space="preserve">Veličina </w:delText>
        </w:r>
      </w:del>
      <w:ins w:id="564" w:author="Ognjen" w:date="2017-01-17T11:47:00Z">
        <w:r w:rsidR="008158A9">
          <w:rPr>
            <w:rFonts w:ascii="Times New Roman" w:hAnsi="Times New Roman" w:cs="Times New Roman"/>
            <w:sz w:val="24"/>
            <w:szCs w:val="24"/>
          </w:rPr>
          <w:t>v</w:t>
        </w:r>
        <w:r w:rsidR="008158A9" w:rsidRPr="00A3423B">
          <w:rPr>
            <w:rFonts w:ascii="Times New Roman" w:hAnsi="Times New Roman" w:cs="Times New Roman"/>
            <w:sz w:val="24"/>
            <w:szCs w:val="24"/>
          </w:rPr>
          <w:t xml:space="preserve">eličina </w:t>
        </w:r>
      </w:ins>
      <w:r w:rsidRPr="00A3423B">
        <w:rPr>
          <w:rFonts w:ascii="Times New Roman" w:hAnsi="Times New Roman" w:cs="Times New Roman"/>
          <w:sz w:val="24"/>
          <w:szCs w:val="24"/>
        </w:rPr>
        <w:t>poruke izražena je u oktetima</w:t>
      </w:r>
      <w:del w:id="565" w:author="Ognjen" w:date="2017-01-17T11:47:00Z">
        <w:r w:rsidRPr="00A3423B" w:rsidDel="008158A9">
          <w:rPr>
            <w:rFonts w:ascii="Times New Roman" w:hAnsi="Times New Roman" w:cs="Times New Roman"/>
            <w:sz w:val="24"/>
            <w:szCs w:val="24"/>
          </w:rPr>
          <w:delText>.</w:delText>
        </w:r>
      </w:del>
      <w:ins w:id="566" w:author="Ognjen" w:date="2017-01-17T11:47:00Z">
        <w:r w:rsidR="008158A9">
          <w:rPr>
            <w:rFonts w:ascii="Times New Roman" w:hAnsi="Times New Roman" w:cs="Times New Roman"/>
            <w:sz w:val="24"/>
            <w:szCs w:val="24"/>
          </w:rPr>
          <w:t>;</w:t>
        </w:r>
      </w:ins>
    </w:p>
    <w:p w14:paraId="5E3BDF37" w14:textId="0A172F47" w:rsidR="006601C6" w:rsidRPr="00A3423B" w:rsidRDefault="006601C6" w:rsidP="00937FA1">
      <w:pPr>
        <w:pStyle w:val="ListParagraph"/>
        <w:numPr>
          <w:ilvl w:val="0"/>
          <w:numId w:val="8"/>
        </w:numPr>
        <w:spacing w:line="360" w:lineRule="auto"/>
        <w:rPr>
          <w:rFonts w:ascii="Times New Roman" w:hAnsi="Times New Roman" w:cs="Times New Roman"/>
          <w:sz w:val="24"/>
          <w:szCs w:val="24"/>
        </w:rPr>
      </w:pPr>
      <w:del w:id="567" w:author="Ognjen" w:date="2017-01-17T11:47:00Z">
        <w:r w:rsidRPr="00A3423B" w:rsidDel="008158A9">
          <w:rPr>
            <w:rFonts w:ascii="Times New Roman" w:hAnsi="Times New Roman" w:cs="Times New Roman"/>
            <w:sz w:val="24"/>
            <w:szCs w:val="24"/>
          </w:rPr>
          <w:delText xml:space="preserve">Transakcijski </w:delText>
        </w:r>
      </w:del>
      <w:ins w:id="568" w:author="Ognjen" w:date="2017-01-17T11:47:00Z">
        <w:r w:rsidR="008158A9">
          <w:rPr>
            <w:rFonts w:ascii="Times New Roman" w:hAnsi="Times New Roman" w:cs="Times New Roman"/>
            <w:sz w:val="24"/>
            <w:szCs w:val="24"/>
          </w:rPr>
          <w:t>t</w:t>
        </w:r>
        <w:r w:rsidR="008158A9" w:rsidRPr="00A3423B">
          <w:rPr>
            <w:rFonts w:ascii="Times New Roman" w:hAnsi="Times New Roman" w:cs="Times New Roman"/>
            <w:sz w:val="24"/>
            <w:szCs w:val="24"/>
          </w:rPr>
          <w:t xml:space="preserve">ransakcijski </w:t>
        </w:r>
      </w:ins>
      <w:r w:rsidRPr="00A3423B">
        <w:rPr>
          <w:rFonts w:ascii="Times New Roman" w:hAnsi="Times New Roman" w:cs="Times New Roman"/>
          <w:sz w:val="24"/>
          <w:szCs w:val="24"/>
        </w:rPr>
        <w:t>identifikacijski broj</w:t>
      </w:r>
      <w:ins w:id="569" w:author="Ognjen" w:date="2017-01-17T11:52:00Z">
        <w:r w:rsidR="00822180">
          <w:rPr>
            <w:rFonts w:ascii="Times New Roman" w:hAnsi="Times New Roman" w:cs="Times New Roman"/>
            <w:sz w:val="24"/>
            <w:szCs w:val="24"/>
          </w:rPr>
          <w:t xml:space="preserve"> („Transaction ID“)</w:t>
        </w:r>
      </w:ins>
      <w:del w:id="570" w:author="Ognjen" w:date="2017-01-17T11:47:00Z">
        <w:r w:rsidRPr="00A3423B" w:rsidDel="008158A9">
          <w:rPr>
            <w:rFonts w:ascii="Times New Roman" w:hAnsi="Times New Roman" w:cs="Times New Roman"/>
            <w:sz w:val="24"/>
            <w:szCs w:val="24"/>
          </w:rPr>
          <w:delText>.</w:delText>
        </w:r>
      </w:del>
      <w:ins w:id="571" w:author="Ognjen" w:date="2017-01-17T11:47:00Z">
        <w:r w:rsidR="008158A9">
          <w:rPr>
            <w:rFonts w:ascii="Times New Roman" w:hAnsi="Times New Roman" w:cs="Times New Roman"/>
            <w:sz w:val="24"/>
            <w:szCs w:val="24"/>
          </w:rPr>
          <w:t>:</w:t>
        </w:r>
      </w:ins>
      <w:r w:rsidRPr="00A3423B">
        <w:rPr>
          <w:rFonts w:ascii="Times New Roman" w:hAnsi="Times New Roman" w:cs="Times New Roman"/>
          <w:sz w:val="24"/>
          <w:szCs w:val="24"/>
        </w:rPr>
        <w:br/>
        <w:t xml:space="preserve">– </w:t>
      </w:r>
      <w:del w:id="572" w:author="Ognjen" w:date="2017-01-17T11:47:00Z">
        <w:r w:rsidRPr="00A3423B" w:rsidDel="008158A9">
          <w:rPr>
            <w:rFonts w:ascii="Times New Roman" w:hAnsi="Times New Roman" w:cs="Times New Roman"/>
            <w:sz w:val="24"/>
            <w:szCs w:val="24"/>
          </w:rPr>
          <w:delText xml:space="preserve">Služi </w:delText>
        </w:r>
      </w:del>
      <w:ins w:id="573" w:author="Ognjen" w:date="2017-01-17T11:47:00Z">
        <w:r w:rsidR="008158A9">
          <w:rPr>
            <w:rFonts w:ascii="Times New Roman" w:hAnsi="Times New Roman" w:cs="Times New Roman"/>
            <w:sz w:val="24"/>
            <w:szCs w:val="24"/>
          </w:rPr>
          <w:t>s</w:t>
        </w:r>
        <w:r w:rsidR="008158A9" w:rsidRPr="00A3423B">
          <w:rPr>
            <w:rFonts w:ascii="Times New Roman" w:hAnsi="Times New Roman" w:cs="Times New Roman"/>
            <w:sz w:val="24"/>
            <w:szCs w:val="24"/>
          </w:rPr>
          <w:t xml:space="preserve">luži </w:t>
        </w:r>
      </w:ins>
      <w:r w:rsidRPr="00A3423B">
        <w:rPr>
          <w:rFonts w:ascii="Times New Roman" w:hAnsi="Times New Roman" w:cs="Times New Roman"/>
          <w:sz w:val="24"/>
          <w:szCs w:val="24"/>
        </w:rPr>
        <w:t xml:space="preserve">za uparivanje </w:t>
      </w:r>
      <w:ins w:id="574" w:author="Ognjen" w:date="2017-01-17T11:47:00Z">
        <w:r w:rsidR="008158A9">
          <w:rPr>
            <w:rFonts w:ascii="Times New Roman" w:hAnsi="Times New Roman" w:cs="Times New Roman"/>
            <w:sz w:val="24"/>
            <w:szCs w:val="24"/>
          </w:rPr>
          <w:t xml:space="preserve">OpenFlow </w:t>
        </w:r>
      </w:ins>
      <w:r w:rsidRPr="00A3423B">
        <w:rPr>
          <w:rFonts w:ascii="Times New Roman" w:hAnsi="Times New Roman" w:cs="Times New Roman"/>
          <w:sz w:val="24"/>
          <w:szCs w:val="24"/>
        </w:rPr>
        <w:t xml:space="preserve">poruka. Tipičan par poruka sastoji se od poruke koja zahtijeva neku informaciju te poruke koja šalje nazad traženu informaciju. </w:t>
      </w:r>
    </w:p>
    <w:p w14:paraId="39EF3B57" w14:textId="77777777" w:rsidR="006601C6" w:rsidRPr="00A3423B" w:rsidRDefault="006601C6" w:rsidP="00937FA1">
      <w:pPr>
        <w:spacing w:line="360" w:lineRule="auto"/>
        <w:rPr>
          <w:rFonts w:eastAsiaTheme="majorEastAsia"/>
          <w:color w:val="2F5496" w:themeColor="accent1" w:themeShade="BF"/>
          <w:sz w:val="24"/>
          <w:szCs w:val="24"/>
          <w:lang w:val="hr-HR"/>
        </w:rPr>
      </w:pPr>
      <w:bookmarkStart w:id="575" w:name="_Struktura_fizičkog_porta"/>
      <w:bookmarkEnd w:id="575"/>
      <w:r w:rsidRPr="00A3423B">
        <w:rPr>
          <w:sz w:val="24"/>
          <w:szCs w:val="24"/>
          <w:lang w:val="hr-HR"/>
        </w:rPr>
        <w:br w:type="page"/>
      </w:r>
    </w:p>
    <w:p w14:paraId="29C443D6" w14:textId="7EEB91F1" w:rsidR="006601C6" w:rsidRPr="00A3423B" w:rsidRDefault="00FE153A" w:rsidP="00937FA1">
      <w:pPr>
        <w:pStyle w:val="Heading2"/>
        <w:spacing w:line="360" w:lineRule="auto"/>
        <w:rPr>
          <w:rFonts w:cs="Arial"/>
          <w:sz w:val="24"/>
          <w:szCs w:val="24"/>
          <w:lang w:val="hr-HR"/>
        </w:rPr>
      </w:pPr>
      <w:bookmarkStart w:id="576" w:name="_Toc472077970"/>
      <w:commentRangeStart w:id="577"/>
      <w:r w:rsidRPr="00A3423B">
        <w:rPr>
          <w:rFonts w:cs="Arial"/>
          <w:noProof/>
          <w:sz w:val="24"/>
          <w:szCs w:val="24"/>
          <w:lang w:val="hr-HR" w:eastAsia="hr-HR"/>
        </w:rPr>
        <w:lastRenderedPageBreak/>
        <w:drawing>
          <wp:anchor distT="0" distB="0" distL="114300" distR="114300" simplePos="0" relativeHeight="251660288" behindDoc="0" locked="0" layoutInCell="1" allowOverlap="1" wp14:anchorId="6EA20606" wp14:editId="58CE07F1">
            <wp:simplePos x="0" y="0"/>
            <wp:positionH relativeFrom="margin">
              <wp:posOffset>-270510</wp:posOffset>
            </wp:positionH>
            <wp:positionV relativeFrom="paragraph">
              <wp:posOffset>405130</wp:posOffset>
            </wp:positionV>
            <wp:extent cx="6465570" cy="319024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16-12-12 20.09.40.png"/>
                    <pic:cNvPicPr/>
                  </pic:nvPicPr>
                  <pic:blipFill rotWithShape="1">
                    <a:blip r:embed="rId17">
                      <a:extLst>
                        <a:ext uri="{28A0092B-C50C-407E-A947-70E740481C1C}">
                          <a14:useLocalDpi xmlns:a14="http://schemas.microsoft.com/office/drawing/2010/main" val="0"/>
                        </a:ext>
                      </a:extLst>
                    </a:blip>
                    <a:srcRect l="47123" t="29100" r="1951" b="26220"/>
                    <a:stretch/>
                  </pic:blipFill>
                  <pic:spPr bwMode="auto">
                    <a:xfrm>
                      <a:off x="0" y="0"/>
                      <a:ext cx="6465570" cy="31902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commentRangeEnd w:id="577"/>
      <w:r w:rsidR="00E41886">
        <w:rPr>
          <w:rStyle w:val="CommentReference"/>
          <w:rFonts w:ascii="Times New Roman" w:hAnsi="Times New Roman"/>
          <w:b w:val="0"/>
        </w:rPr>
        <w:commentReference w:id="577"/>
      </w:r>
      <w:r w:rsidRPr="00A3423B">
        <w:rPr>
          <w:noProof/>
          <w:lang w:val="hr-HR" w:eastAsia="hr-HR"/>
        </w:rPr>
        <mc:AlternateContent>
          <mc:Choice Requires="wps">
            <w:drawing>
              <wp:anchor distT="0" distB="0" distL="114300" distR="114300" simplePos="0" relativeHeight="251694080" behindDoc="0" locked="0" layoutInCell="1" allowOverlap="1" wp14:anchorId="73139AD0" wp14:editId="52271DD7">
                <wp:simplePos x="0" y="0"/>
                <wp:positionH relativeFrom="margin">
                  <wp:posOffset>-270510</wp:posOffset>
                </wp:positionH>
                <wp:positionV relativeFrom="paragraph">
                  <wp:posOffset>3700145</wp:posOffset>
                </wp:positionV>
                <wp:extent cx="6465570" cy="635"/>
                <wp:effectExtent l="0" t="0" r="0" b="0"/>
                <wp:wrapTopAndBottom/>
                <wp:docPr id="27" name="Text Box 27"/>
                <wp:cNvGraphicFramePr/>
                <a:graphic xmlns:a="http://schemas.openxmlformats.org/drawingml/2006/main">
                  <a:graphicData uri="http://schemas.microsoft.com/office/word/2010/wordprocessingShape">
                    <wps:wsp>
                      <wps:cNvSpPr txBox="1"/>
                      <wps:spPr>
                        <a:xfrm>
                          <a:off x="0" y="0"/>
                          <a:ext cx="6465570" cy="635"/>
                        </a:xfrm>
                        <a:prstGeom prst="rect">
                          <a:avLst/>
                        </a:prstGeom>
                        <a:solidFill>
                          <a:prstClr val="white"/>
                        </a:solidFill>
                        <a:ln>
                          <a:noFill/>
                        </a:ln>
                      </wps:spPr>
                      <wps:txbx>
                        <w:txbxContent>
                          <w:p w14:paraId="1565E774" w14:textId="4D6FB451" w:rsidR="008E074F" w:rsidRPr="00B73BDD" w:rsidRDefault="008E074F" w:rsidP="000E4D4F">
                            <w:pPr>
                              <w:pStyle w:val="Caption"/>
                              <w:jc w:val="center"/>
                              <w:rPr>
                                <w:rFonts w:ascii="Arial" w:eastAsia="Times New Roman" w:hAnsi="Arial" w:cs="Arial"/>
                                <w:b/>
                                <w:noProof/>
                                <w:color w:val="auto"/>
                                <w:sz w:val="24"/>
                                <w:szCs w:val="24"/>
                              </w:rPr>
                            </w:pPr>
                            <w:bookmarkStart w:id="578" w:name="_Toc472075305"/>
                            <w:r>
                              <w:t xml:space="preserve">Slika </w:t>
                            </w:r>
                            <w:r>
                              <w:fldChar w:fldCharType="begin"/>
                            </w:r>
                            <w:r>
                              <w:instrText xml:space="preserve"> SEQ Slika \* ARABIC </w:instrText>
                            </w:r>
                            <w:r>
                              <w:fldChar w:fldCharType="separate"/>
                            </w:r>
                            <w:r>
                              <w:rPr>
                                <w:noProof/>
                              </w:rPr>
                              <w:t>6</w:t>
                            </w:r>
                            <w:r>
                              <w:rPr>
                                <w:noProof/>
                              </w:rPr>
                              <w:fldChar w:fldCharType="end"/>
                            </w:r>
                            <w:r>
                              <w:t xml:space="preserve"> Struktura fizičkog </w:t>
                            </w:r>
                            <w:del w:id="579" w:author="Ognjen" w:date="2017-01-17T11:49:00Z">
                              <w:r w:rsidDel="008202F0">
                                <w:delText xml:space="preserve">porta </w:delText>
                              </w:r>
                            </w:del>
                            <w:ins w:id="580" w:author="Ognjen" w:date="2017-01-17T11:49:00Z">
                              <w:r>
                                <w:t xml:space="preserve">priključka </w:t>
                              </w:r>
                            </w:ins>
                            <w:del w:id="581" w:author="Ognjen" w:date="2017-01-17T11:49:00Z">
                              <w:r w:rsidRPr="00A6334B" w:rsidDel="008202F0">
                                <w:delText>unutar Wiresharka 1.6.7</w:delText>
                              </w:r>
                              <w:r w:rsidDel="008202F0">
                                <w:delText>.</w:delText>
                              </w:r>
                            </w:del>
                            <w:bookmarkEnd w:id="57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139AD0" id="Text Box 27" o:spid="_x0000_s1031" type="#_x0000_t202" style="position:absolute;left:0;text-align:left;margin-left:-21.3pt;margin-top:291.35pt;width:509.1pt;height:.05pt;z-index:25169408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" stroked="f">
                <v:textbox style="mso-fit-shape-to-text:t" inset="0,0,0,0">
                  <w:txbxContent>
                    <w:p w14:paraId="1565E774" w14:textId="4D6FB451" w:rsidR="008E074F" w:rsidRPr="00B73BDD" w:rsidRDefault="008E074F" w:rsidP="000E4D4F">
                      <w:pPr>
                        <w:pStyle w:val="Caption"/>
                        <w:jc w:val="center"/>
                        <w:rPr>
                          <w:rFonts w:ascii="Arial" w:eastAsia="Times New Roman" w:hAnsi="Arial" w:cs="Arial"/>
                          <w:b/>
                          <w:noProof/>
                          <w:color w:val="auto"/>
                          <w:sz w:val="24"/>
                          <w:szCs w:val="24"/>
                        </w:rPr>
                      </w:pPr>
                      <w:bookmarkStart w:id="582" w:name="_Toc472075305"/>
                      <w:r>
                        <w:t xml:space="preserve">Slika </w:t>
                      </w:r>
                      <w:r>
                        <w:fldChar w:fldCharType="begin"/>
                      </w:r>
                      <w:r>
                        <w:instrText xml:space="preserve"> SEQ Slika \* ARABIC </w:instrText>
                      </w:r>
                      <w:r>
                        <w:fldChar w:fldCharType="separate"/>
                      </w:r>
                      <w:r>
                        <w:rPr>
                          <w:noProof/>
                        </w:rPr>
                        <w:t>6</w:t>
                      </w:r>
                      <w:r>
                        <w:rPr>
                          <w:noProof/>
                        </w:rPr>
                        <w:fldChar w:fldCharType="end"/>
                      </w:r>
                      <w:r>
                        <w:t xml:space="preserve"> Struktura fizičkog </w:t>
                      </w:r>
                      <w:del w:id="583" w:author="Ognjen" w:date="2017-01-17T11:49:00Z">
                        <w:r w:rsidDel="008202F0">
                          <w:delText xml:space="preserve">porta </w:delText>
                        </w:r>
                      </w:del>
                      <w:ins w:id="584" w:author="Ognjen" w:date="2017-01-17T11:49:00Z">
                        <w:r>
                          <w:t xml:space="preserve">priključka </w:t>
                        </w:r>
                      </w:ins>
                      <w:del w:id="585" w:author="Ognjen" w:date="2017-01-17T11:49:00Z">
                        <w:r w:rsidRPr="00A6334B" w:rsidDel="008202F0">
                          <w:delText>unutar Wiresharka 1.6.7</w:delText>
                        </w:r>
                        <w:r w:rsidDel="008202F0">
                          <w:delText>.</w:delText>
                        </w:r>
                      </w:del>
                      <w:bookmarkEnd w:id="582"/>
                    </w:p>
                  </w:txbxContent>
                </v:textbox>
                <w10:wrap type="topAndBottom" anchorx="margin"/>
              </v:shape>
            </w:pict>
          </mc:Fallback>
        </mc:AlternateContent>
      </w:r>
      <w:r w:rsidR="006601C6" w:rsidRPr="00A3423B">
        <w:rPr>
          <w:rFonts w:cs="Arial"/>
          <w:sz w:val="24"/>
          <w:szCs w:val="24"/>
          <w:lang w:val="hr-HR"/>
        </w:rPr>
        <w:t xml:space="preserve">Struktura fizičkog </w:t>
      </w:r>
      <w:del w:id="586" w:author="Ognjen" w:date="2017-01-17T11:47:00Z">
        <w:r w:rsidR="006601C6" w:rsidRPr="00A3423B" w:rsidDel="008158A9">
          <w:rPr>
            <w:rFonts w:cs="Arial"/>
            <w:sz w:val="24"/>
            <w:szCs w:val="24"/>
            <w:lang w:val="hr-HR"/>
          </w:rPr>
          <w:delText>porta</w:delText>
        </w:r>
      </w:del>
      <w:bookmarkEnd w:id="576"/>
      <w:ins w:id="587" w:author="Ognjen" w:date="2017-01-17T11:47:00Z">
        <w:r w:rsidR="008158A9">
          <w:rPr>
            <w:rFonts w:cs="Arial"/>
            <w:sz w:val="24"/>
            <w:szCs w:val="24"/>
            <w:lang w:val="hr-HR"/>
          </w:rPr>
          <w:t>priključka</w:t>
        </w:r>
      </w:ins>
    </w:p>
    <w:p w14:paraId="696B2A4D" w14:textId="77777777" w:rsidR="006601C6" w:rsidRPr="00A3423B" w:rsidRDefault="006601C6" w:rsidP="00937FA1">
      <w:pPr>
        <w:spacing w:line="360" w:lineRule="auto"/>
        <w:rPr>
          <w:sz w:val="24"/>
          <w:szCs w:val="24"/>
          <w:lang w:val="hr-HR"/>
        </w:rPr>
      </w:pPr>
    </w:p>
    <w:p w14:paraId="4F42C9B4" w14:textId="25DCD0C6" w:rsidR="006601C6" w:rsidRPr="00A3423B" w:rsidRDefault="006601C6" w:rsidP="00937FA1">
      <w:pPr>
        <w:spacing w:line="360" w:lineRule="auto"/>
        <w:rPr>
          <w:sz w:val="24"/>
          <w:szCs w:val="24"/>
          <w:lang w:val="hr-HR"/>
        </w:rPr>
      </w:pPr>
      <w:r w:rsidRPr="00A3423B">
        <w:rPr>
          <w:sz w:val="24"/>
          <w:szCs w:val="24"/>
          <w:lang w:val="hr-HR"/>
        </w:rPr>
        <w:t xml:space="preserve">Fizički </w:t>
      </w:r>
      <w:del w:id="588" w:author="Ognjen" w:date="2017-01-17T11:50:00Z">
        <w:r w:rsidRPr="00A3423B" w:rsidDel="00B47BBE">
          <w:rPr>
            <w:sz w:val="24"/>
            <w:szCs w:val="24"/>
            <w:lang w:val="hr-HR"/>
          </w:rPr>
          <w:delText xml:space="preserve">port </w:delText>
        </w:r>
      </w:del>
      <w:ins w:id="589" w:author="Ognjen" w:date="2017-01-17T11:50:00Z">
        <w:r w:rsidR="00B47BBE">
          <w:rPr>
            <w:sz w:val="24"/>
            <w:szCs w:val="24"/>
            <w:lang w:val="hr-HR"/>
          </w:rPr>
          <w:t>priključak</w:t>
        </w:r>
      </w:ins>
      <w:ins w:id="590" w:author="Ognjen" w:date="2017-01-17T11:53:00Z">
        <w:r w:rsidR="006D0C67">
          <w:rPr>
            <w:sz w:val="24"/>
            <w:szCs w:val="24"/>
            <w:lang w:val="hr-HR"/>
          </w:rPr>
          <w:t xml:space="preserve"> </w:t>
        </w:r>
        <w:commentRangeStart w:id="591"/>
        <w:r w:rsidR="006D0C67">
          <w:rPr>
            <w:sz w:val="24"/>
            <w:szCs w:val="24"/>
            <w:lang w:val="hr-HR"/>
          </w:rPr>
          <w:t>(„Port data“)</w:t>
        </w:r>
      </w:ins>
      <w:commentRangeEnd w:id="591"/>
      <w:ins w:id="592" w:author="Ognjen" w:date="2017-01-17T11:54:00Z">
        <w:r w:rsidR="006D0C67">
          <w:rPr>
            <w:rStyle w:val="CommentReference"/>
          </w:rPr>
          <w:commentReference w:id="591"/>
        </w:r>
      </w:ins>
      <w:ins w:id="593" w:author="Ognjen" w:date="2017-01-17T11:50:00Z">
        <w:r w:rsidR="00B47BBE" w:rsidRPr="00A3423B">
          <w:rPr>
            <w:sz w:val="24"/>
            <w:szCs w:val="24"/>
            <w:lang w:val="hr-HR"/>
          </w:rPr>
          <w:t xml:space="preserve"> </w:t>
        </w:r>
      </w:ins>
      <w:r w:rsidRPr="00A3423B">
        <w:rPr>
          <w:sz w:val="24"/>
          <w:szCs w:val="24"/>
          <w:lang w:val="hr-HR"/>
        </w:rPr>
        <w:t>opisan je sljedećom strukturom</w:t>
      </w:r>
      <w:ins w:id="594" w:author="Ognjen" w:date="2017-01-17T11:50:00Z">
        <w:r w:rsidR="00822180">
          <w:rPr>
            <w:sz w:val="24"/>
            <w:szCs w:val="24"/>
            <w:lang w:val="hr-HR"/>
          </w:rPr>
          <w:t xml:space="preserve"> (slika 6)</w:t>
        </w:r>
      </w:ins>
      <w:r w:rsidRPr="00A3423B">
        <w:rPr>
          <w:sz w:val="24"/>
          <w:szCs w:val="24"/>
          <w:lang w:val="hr-HR"/>
        </w:rPr>
        <w:t>:</w:t>
      </w:r>
    </w:p>
    <w:p w14:paraId="5040D049" w14:textId="060866CD" w:rsidR="006601C6" w:rsidRPr="00A3423B" w:rsidRDefault="006601C6" w:rsidP="00937FA1">
      <w:pPr>
        <w:pStyle w:val="ListParagraph"/>
        <w:numPr>
          <w:ilvl w:val="0"/>
          <w:numId w:val="9"/>
        </w:numPr>
        <w:spacing w:line="360" w:lineRule="auto"/>
        <w:rPr>
          <w:rFonts w:ascii="Times New Roman" w:hAnsi="Times New Roman" w:cs="Times New Roman"/>
          <w:sz w:val="24"/>
          <w:szCs w:val="24"/>
        </w:rPr>
      </w:pPr>
      <w:del w:id="595" w:author="Ognjen" w:date="2017-01-17T11:50:00Z">
        <w:r w:rsidRPr="00A3423B" w:rsidDel="00822180">
          <w:rPr>
            <w:rFonts w:ascii="Times New Roman" w:hAnsi="Times New Roman" w:cs="Times New Roman"/>
            <w:sz w:val="24"/>
            <w:szCs w:val="24"/>
          </w:rPr>
          <w:delText xml:space="preserve">Identifikacijski </w:delText>
        </w:r>
      </w:del>
      <w:ins w:id="596" w:author="Ognjen" w:date="2017-01-17T11:50:00Z">
        <w:r w:rsidR="00822180">
          <w:rPr>
            <w:rFonts w:ascii="Times New Roman" w:hAnsi="Times New Roman" w:cs="Times New Roman"/>
            <w:sz w:val="24"/>
            <w:szCs w:val="24"/>
          </w:rPr>
          <w:t>i</w:t>
        </w:r>
        <w:r w:rsidR="00822180" w:rsidRPr="00A3423B">
          <w:rPr>
            <w:rFonts w:ascii="Times New Roman" w:hAnsi="Times New Roman" w:cs="Times New Roman"/>
            <w:sz w:val="24"/>
            <w:szCs w:val="24"/>
          </w:rPr>
          <w:t xml:space="preserve">dentifikacijski </w:t>
        </w:r>
      </w:ins>
      <w:r w:rsidRPr="00A3423B">
        <w:rPr>
          <w:rFonts w:ascii="Times New Roman" w:hAnsi="Times New Roman" w:cs="Times New Roman"/>
          <w:sz w:val="24"/>
          <w:szCs w:val="24"/>
        </w:rPr>
        <w:t xml:space="preserve">broj </w:t>
      </w:r>
      <w:del w:id="597" w:author="Ognjen" w:date="2017-01-17T11:50:00Z">
        <w:r w:rsidRPr="00A3423B" w:rsidDel="00822180">
          <w:rPr>
            <w:rFonts w:ascii="Times New Roman" w:hAnsi="Times New Roman" w:cs="Times New Roman"/>
            <w:sz w:val="24"/>
            <w:szCs w:val="24"/>
          </w:rPr>
          <w:delText>porta.</w:delText>
        </w:r>
      </w:del>
      <w:ins w:id="598" w:author="Ognjen" w:date="2017-01-17T11:50:00Z">
        <w:r w:rsidR="00822180">
          <w:rPr>
            <w:rFonts w:ascii="Times New Roman" w:hAnsi="Times New Roman" w:cs="Times New Roman"/>
            <w:sz w:val="24"/>
            <w:szCs w:val="24"/>
          </w:rPr>
          <w:t>priključka</w:t>
        </w:r>
      </w:ins>
      <w:ins w:id="599" w:author="Ognjen" w:date="2017-01-17T11:53:00Z">
        <w:r w:rsidR="006D0C67">
          <w:rPr>
            <w:rFonts w:ascii="Times New Roman" w:hAnsi="Times New Roman" w:cs="Times New Roman"/>
            <w:sz w:val="24"/>
            <w:szCs w:val="24"/>
          </w:rPr>
          <w:t xml:space="preserve"> („Port number“)</w:t>
        </w:r>
      </w:ins>
      <w:ins w:id="600" w:author="Ognjen" w:date="2017-01-17T11:50:00Z">
        <w:r w:rsidR="00822180">
          <w:rPr>
            <w:rFonts w:ascii="Times New Roman" w:hAnsi="Times New Roman" w:cs="Times New Roman"/>
            <w:sz w:val="24"/>
            <w:szCs w:val="24"/>
          </w:rPr>
          <w:t>:</w:t>
        </w:r>
      </w:ins>
      <w:r w:rsidRPr="00A3423B">
        <w:rPr>
          <w:rFonts w:ascii="Times New Roman" w:hAnsi="Times New Roman" w:cs="Times New Roman"/>
          <w:sz w:val="24"/>
          <w:szCs w:val="24"/>
        </w:rPr>
        <w:br/>
        <w:t xml:space="preserve">– </w:t>
      </w:r>
      <w:del w:id="601" w:author="Ognjen" w:date="2017-01-17T11:50:00Z">
        <w:r w:rsidRPr="00A3423B" w:rsidDel="00822180">
          <w:rPr>
            <w:rFonts w:ascii="Times New Roman" w:hAnsi="Times New Roman" w:cs="Times New Roman"/>
            <w:sz w:val="24"/>
            <w:szCs w:val="24"/>
          </w:rPr>
          <w:delText xml:space="preserve">Služi </w:delText>
        </w:r>
      </w:del>
      <w:ins w:id="602" w:author="Ognjen" w:date="2017-01-17T11:50:00Z">
        <w:r w:rsidR="00822180">
          <w:rPr>
            <w:rFonts w:ascii="Times New Roman" w:hAnsi="Times New Roman" w:cs="Times New Roman"/>
            <w:sz w:val="24"/>
            <w:szCs w:val="24"/>
          </w:rPr>
          <w:t>s</w:t>
        </w:r>
        <w:r w:rsidR="00822180" w:rsidRPr="00A3423B">
          <w:rPr>
            <w:rFonts w:ascii="Times New Roman" w:hAnsi="Times New Roman" w:cs="Times New Roman"/>
            <w:sz w:val="24"/>
            <w:szCs w:val="24"/>
          </w:rPr>
          <w:t xml:space="preserve">luži </w:t>
        </w:r>
      </w:ins>
      <w:r w:rsidRPr="00A3423B">
        <w:rPr>
          <w:rFonts w:ascii="Times New Roman" w:hAnsi="Times New Roman" w:cs="Times New Roman"/>
          <w:sz w:val="24"/>
          <w:szCs w:val="24"/>
        </w:rPr>
        <w:t xml:space="preserve">za povezivanje puta podataka s fizičkim </w:t>
      </w:r>
      <w:del w:id="603" w:author="Ognjen" w:date="2017-01-17T11:50:00Z">
        <w:r w:rsidRPr="00A3423B" w:rsidDel="00822180">
          <w:rPr>
            <w:rFonts w:ascii="Times New Roman" w:hAnsi="Times New Roman" w:cs="Times New Roman"/>
            <w:sz w:val="24"/>
            <w:szCs w:val="24"/>
          </w:rPr>
          <w:delText>portom</w:delText>
        </w:r>
      </w:del>
      <w:ins w:id="604" w:author="Ognjen" w:date="2017-01-17T11:50:00Z">
        <w:r w:rsidR="00822180">
          <w:rPr>
            <w:rFonts w:ascii="Times New Roman" w:hAnsi="Times New Roman" w:cs="Times New Roman"/>
            <w:sz w:val="24"/>
            <w:szCs w:val="24"/>
          </w:rPr>
          <w:t>priključkom</w:t>
        </w:r>
      </w:ins>
      <w:del w:id="605" w:author="Ognjen" w:date="2017-01-17T11:50:00Z">
        <w:r w:rsidRPr="00A3423B" w:rsidDel="00822180">
          <w:rPr>
            <w:rFonts w:ascii="Times New Roman" w:hAnsi="Times New Roman" w:cs="Times New Roman"/>
            <w:sz w:val="24"/>
            <w:szCs w:val="24"/>
          </w:rPr>
          <w:delText>.</w:delText>
        </w:r>
      </w:del>
      <w:ins w:id="606" w:author="Ognjen" w:date="2017-01-17T11:50:00Z">
        <w:r w:rsidR="00822180">
          <w:rPr>
            <w:rFonts w:ascii="Times New Roman" w:hAnsi="Times New Roman" w:cs="Times New Roman"/>
            <w:sz w:val="24"/>
            <w:szCs w:val="24"/>
          </w:rPr>
          <w:t>;</w:t>
        </w:r>
      </w:ins>
    </w:p>
    <w:p w14:paraId="61836ED0" w14:textId="47435C7E" w:rsidR="006601C6" w:rsidRPr="00A3423B" w:rsidRDefault="006601C6" w:rsidP="00937FA1">
      <w:pPr>
        <w:pStyle w:val="ListParagraph"/>
        <w:numPr>
          <w:ilvl w:val="0"/>
          <w:numId w:val="9"/>
        </w:numPr>
        <w:spacing w:line="360" w:lineRule="auto"/>
        <w:rPr>
          <w:rFonts w:ascii="Times New Roman" w:hAnsi="Times New Roman" w:cs="Times New Roman"/>
          <w:sz w:val="24"/>
          <w:szCs w:val="24"/>
        </w:rPr>
      </w:pPr>
      <w:r w:rsidRPr="00A3423B">
        <w:rPr>
          <w:rFonts w:ascii="Times New Roman" w:hAnsi="Times New Roman" w:cs="Times New Roman"/>
          <w:sz w:val="24"/>
          <w:szCs w:val="24"/>
        </w:rPr>
        <w:t xml:space="preserve">MAC adresa </w:t>
      </w:r>
      <w:del w:id="607" w:author="Ognjen" w:date="2017-01-17T11:50:00Z">
        <w:r w:rsidRPr="00A3423B" w:rsidDel="00822180">
          <w:rPr>
            <w:rFonts w:ascii="Times New Roman" w:hAnsi="Times New Roman" w:cs="Times New Roman"/>
            <w:sz w:val="24"/>
            <w:szCs w:val="24"/>
          </w:rPr>
          <w:delText>porta</w:delText>
        </w:r>
      </w:del>
      <w:ins w:id="608" w:author="Ognjen" w:date="2017-01-17T11:50:00Z">
        <w:r w:rsidR="00822180">
          <w:rPr>
            <w:rFonts w:ascii="Times New Roman" w:hAnsi="Times New Roman" w:cs="Times New Roman"/>
            <w:sz w:val="24"/>
            <w:szCs w:val="24"/>
          </w:rPr>
          <w:t>priključka</w:t>
        </w:r>
      </w:ins>
      <w:del w:id="609" w:author="Ognjen" w:date="2017-01-17T11:50:00Z">
        <w:r w:rsidRPr="00A3423B" w:rsidDel="00822180">
          <w:rPr>
            <w:rFonts w:ascii="Times New Roman" w:hAnsi="Times New Roman" w:cs="Times New Roman"/>
            <w:sz w:val="24"/>
            <w:szCs w:val="24"/>
          </w:rPr>
          <w:delText>.</w:delText>
        </w:r>
      </w:del>
      <w:ins w:id="610" w:author="Ognjen" w:date="2017-01-17T11:50:00Z">
        <w:r w:rsidR="00822180">
          <w:rPr>
            <w:rFonts w:ascii="Times New Roman" w:hAnsi="Times New Roman" w:cs="Times New Roman"/>
            <w:sz w:val="24"/>
            <w:szCs w:val="24"/>
          </w:rPr>
          <w:t>;</w:t>
        </w:r>
      </w:ins>
    </w:p>
    <w:p w14:paraId="0A3F09CB" w14:textId="0B76C82C" w:rsidR="006601C6" w:rsidRPr="00A3423B" w:rsidRDefault="006601C6" w:rsidP="00937FA1">
      <w:pPr>
        <w:pStyle w:val="ListParagraph"/>
        <w:numPr>
          <w:ilvl w:val="0"/>
          <w:numId w:val="9"/>
        </w:numPr>
        <w:spacing w:line="360" w:lineRule="auto"/>
        <w:rPr>
          <w:rFonts w:ascii="Times New Roman" w:hAnsi="Times New Roman" w:cs="Times New Roman"/>
          <w:sz w:val="24"/>
          <w:szCs w:val="24"/>
        </w:rPr>
      </w:pPr>
      <w:del w:id="611" w:author="Ognjen" w:date="2017-01-17T11:51:00Z">
        <w:r w:rsidRPr="00A3423B" w:rsidDel="00822180">
          <w:rPr>
            <w:rFonts w:ascii="Times New Roman" w:hAnsi="Times New Roman" w:cs="Times New Roman"/>
            <w:sz w:val="24"/>
            <w:szCs w:val="24"/>
          </w:rPr>
          <w:delText xml:space="preserve">Ime </w:delText>
        </w:r>
      </w:del>
      <w:ins w:id="612" w:author="Ognjen" w:date="2017-01-17T11:51:00Z">
        <w:r w:rsidR="00822180">
          <w:rPr>
            <w:rFonts w:ascii="Times New Roman" w:hAnsi="Times New Roman" w:cs="Times New Roman"/>
            <w:sz w:val="24"/>
            <w:szCs w:val="24"/>
          </w:rPr>
          <w:t>i</w:t>
        </w:r>
        <w:r w:rsidR="00822180" w:rsidRPr="00A3423B">
          <w:rPr>
            <w:rFonts w:ascii="Times New Roman" w:hAnsi="Times New Roman" w:cs="Times New Roman"/>
            <w:sz w:val="24"/>
            <w:szCs w:val="24"/>
          </w:rPr>
          <w:t xml:space="preserve">me </w:t>
        </w:r>
        <w:r w:rsidR="00822180">
          <w:rPr>
            <w:rFonts w:ascii="Times New Roman" w:hAnsi="Times New Roman" w:cs="Times New Roman"/>
            <w:sz w:val="24"/>
            <w:szCs w:val="24"/>
          </w:rPr>
          <w:t>priključka;</w:t>
        </w:r>
      </w:ins>
      <w:del w:id="613" w:author="Ognjen" w:date="2017-01-17T11:51:00Z">
        <w:r w:rsidRPr="00A3423B" w:rsidDel="00822180">
          <w:rPr>
            <w:rFonts w:ascii="Times New Roman" w:hAnsi="Times New Roman" w:cs="Times New Roman"/>
            <w:sz w:val="24"/>
            <w:szCs w:val="24"/>
          </w:rPr>
          <w:delText>porta.</w:delText>
        </w:r>
      </w:del>
      <w:r w:rsidRPr="00A3423B">
        <w:rPr>
          <w:rFonts w:ascii="Times New Roman" w:hAnsi="Times New Roman" w:cs="Times New Roman"/>
          <w:sz w:val="24"/>
          <w:szCs w:val="24"/>
        </w:rPr>
        <w:br/>
        <w:t xml:space="preserve">– </w:t>
      </w:r>
      <w:del w:id="614" w:author="Ognjen" w:date="2017-01-17T11:51:00Z">
        <w:r w:rsidRPr="00A3423B" w:rsidDel="00822180">
          <w:rPr>
            <w:rFonts w:ascii="Times New Roman" w:hAnsi="Times New Roman" w:cs="Times New Roman"/>
            <w:sz w:val="24"/>
            <w:szCs w:val="24"/>
          </w:rPr>
          <w:delText xml:space="preserve">U </w:delText>
        </w:r>
      </w:del>
      <w:ins w:id="615" w:author="Ognjen" w:date="2017-01-17T11:51:00Z">
        <w:r w:rsidR="00822180">
          <w:rPr>
            <w:rFonts w:ascii="Times New Roman" w:hAnsi="Times New Roman" w:cs="Times New Roman"/>
            <w:sz w:val="24"/>
            <w:szCs w:val="24"/>
          </w:rPr>
          <w:t>u</w:t>
        </w:r>
        <w:r w:rsidR="00822180" w:rsidRPr="00A3423B">
          <w:rPr>
            <w:rFonts w:ascii="Times New Roman" w:hAnsi="Times New Roman" w:cs="Times New Roman"/>
            <w:sz w:val="24"/>
            <w:szCs w:val="24"/>
          </w:rPr>
          <w:t xml:space="preserve"> </w:t>
        </w:r>
      </w:ins>
      <w:r w:rsidRPr="00A3423B">
        <w:rPr>
          <w:rFonts w:ascii="Times New Roman" w:hAnsi="Times New Roman" w:cs="Times New Roman"/>
          <w:sz w:val="24"/>
          <w:szCs w:val="24"/>
        </w:rPr>
        <w:t>čitljivom formatu; namijenjeno korisnicima</w:t>
      </w:r>
      <w:del w:id="616" w:author="Ognjen" w:date="2017-01-17T11:51:00Z">
        <w:r w:rsidRPr="00A3423B" w:rsidDel="00822180">
          <w:rPr>
            <w:rFonts w:ascii="Times New Roman" w:hAnsi="Times New Roman" w:cs="Times New Roman"/>
            <w:sz w:val="24"/>
            <w:szCs w:val="24"/>
          </w:rPr>
          <w:delText>.</w:delText>
        </w:r>
      </w:del>
      <w:ins w:id="617" w:author="Ognjen" w:date="2017-01-17T11:51:00Z">
        <w:r w:rsidR="00822180">
          <w:rPr>
            <w:rFonts w:ascii="Times New Roman" w:hAnsi="Times New Roman" w:cs="Times New Roman"/>
            <w:sz w:val="24"/>
            <w:szCs w:val="24"/>
          </w:rPr>
          <w:t>;</w:t>
        </w:r>
      </w:ins>
    </w:p>
    <w:p w14:paraId="2F675743" w14:textId="61FBCB51" w:rsidR="006601C6" w:rsidRPr="00A3423B" w:rsidRDefault="006601C6" w:rsidP="00937FA1">
      <w:pPr>
        <w:pStyle w:val="ListParagraph"/>
        <w:numPr>
          <w:ilvl w:val="0"/>
          <w:numId w:val="9"/>
        </w:numPr>
        <w:spacing w:line="360" w:lineRule="auto"/>
        <w:rPr>
          <w:rFonts w:ascii="Times New Roman" w:hAnsi="Times New Roman" w:cs="Times New Roman"/>
          <w:sz w:val="24"/>
          <w:szCs w:val="24"/>
        </w:rPr>
      </w:pPr>
      <w:del w:id="618" w:author="Ognjen" w:date="2017-01-17T11:51:00Z">
        <w:r w:rsidRPr="00A3423B" w:rsidDel="00822180">
          <w:rPr>
            <w:rFonts w:ascii="Times New Roman" w:hAnsi="Times New Roman" w:cs="Times New Roman"/>
            <w:sz w:val="24"/>
            <w:szCs w:val="24"/>
          </w:rPr>
          <w:delText xml:space="preserve">Ponašajna </w:delText>
        </w:r>
      </w:del>
      <w:ins w:id="619" w:author="Ognjen" w:date="2017-01-17T11:56:00Z">
        <w:r w:rsidR="00D00E53">
          <w:rPr>
            <w:rFonts w:ascii="Times New Roman" w:hAnsi="Times New Roman" w:cs="Times New Roman"/>
            <w:sz w:val="24"/>
            <w:szCs w:val="24"/>
          </w:rPr>
          <w:t xml:space="preserve">konfiguracijske zastavice </w:t>
        </w:r>
      </w:ins>
      <w:del w:id="620" w:author="Ognjen" w:date="2017-01-17T11:56:00Z">
        <w:r w:rsidRPr="00A3423B" w:rsidDel="00D00E53">
          <w:rPr>
            <w:rFonts w:ascii="Times New Roman" w:hAnsi="Times New Roman" w:cs="Times New Roman"/>
            <w:sz w:val="24"/>
            <w:szCs w:val="24"/>
          </w:rPr>
          <w:delText>bitmapa</w:delText>
        </w:r>
      </w:del>
      <w:ins w:id="621" w:author="Ognjen" w:date="2017-01-17T11:54:00Z">
        <w:r w:rsidR="006D0C67">
          <w:rPr>
            <w:rFonts w:ascii="Times New Roman" w:hAnsi="Times New Roman" w:cs="Times New Roman"/>
            <w:sz w:val="24"/>
            <w:szCs w:val="24"/>
          </w:rPr>
          <w:t xml:space="preserve"> („Config flags“)</w:t>
        </w:r>
      </w:ins>
      <w:del w:id="622" w:author="Ognjen" w:date="2017-01-17T11:54:00Z">
        <w:r w:rsidRPr="00A3423B" w:rsidDel="006D0C67">
          <w:rPr>
            <w:rFonts w:ascii="Times New Roman" w:hAnsi="Times New Roman" w:cs="Times New Roman"/>
            <w:sz w:val="24"/>
            <w:szCs w:val="24"/>
          </w:rPr>
          <w:delText xml:space="preserve">. </w:delText>
        </w:r>
      </w:del>
      <w:ins w:id="623" w:author="Ognjen" w:date="2017-01-17T11:54:00Z">
        <w:r w:rsidR="006D0C67">
          <w:rPr>
            <w:rFonts w:ascii="Times New Roman" w:hAnsi="Times New Roman" w:cs="Times New Roman"/>
            <w:sz w:val="24"/>
            <w:szCs w:val="24"/>
          </w:rPr>
          <w:t>,</w:t>
        </w:r>
        <w:r w:rsidR="006D0C67" w:rsidRPr="00A3423B">
          <w:rPr>
            <w:rFonts w:ascii="Times New Roman" w:hAnsi="Times New Roman" w:cs="Times New Roman"/>
            <w:sz w:val="24"/>
            <w:szCs w:val="24"/>
          </w:rPr>
          <w:t xml:space="preserve"> </w:t>
        </w:r>
      </w:ins>
      <w:del w:id="624" w:author="Ognjen" w:date="2017-01-17T11:54:00Z">
        <w:r w:rsidRPr="00A3423B" w:rsidDel="006D0C67">
          <w:rPr>
            <w:rFonts w:ascii="Times New Roman" w:hAnsi="Times New Roman" w:cs="Times New Roman"/>
            <w:sz w:val="24"/>
            <w:szCs w:val="24"/>
          </w:rPr>
          <w:delText xml:space="preserve">Sljedeće </w:delText>
        </w:r>
      </w:del>
      <w:ins w:id="625" w:author="Ognjen" w:date="2017-01-17T11:54:00Z">
        <w:r w:rsidR="006D0C67">
          <w:rPr>
            <w:rFonts w:ascii="Times New Roman" w:hAnsi="Times New Roman" w:cs="Times New Roman"/>
            <w:sz w:val="24"/>
            <w:szCs w:val="24"/>
          </w:rPr>
          <w:t>s</w:t>
        </w:r>
        <w:r w:rsidR="006D0C67" w:rsidRPr="00A3423B">
          <w:rPr>
            <w:rFonts w:ascii="Times New Roman" w:hAnsi="Times New Roman" w:cs="Times New Roman"/>
            <w:sz w:val="24"/>
            <w:szCs w:val="24"/>
          </w:rPr>
          <w:t xml:space="preserve">ljedeće </w:t>
        </w:r>
      </w:ins>
      <w:r w:rsidRPr="00A3423B">
        <w:rPr>
          <w:rFonts w:ascii="Times New Roman" w:hAnsi="Times New Roman" w:cs="Times New Roman"/>
          <w:sz w:val="24"/>
          <w:szCs w:val="24"/>
        </w:rPr>
        <w:t>karakteristike vrijede kada je odgovarajući bit postavljen u jedinicu</w:t>
      </w:r>
      <w:ins w:id="626" w:author="Ognjen" w:date="2017-01-17T11:51:00Z">
        <w:r w:rsidR="00822180">
          <w:rPr>
            <w:rFonts w:ascii="Times New Roman" w:hAnsi="Times New Roman" w:cs="Times New Roman"/>
            <w:sz w:val="24"/>
            <w:szCs w:val="24"/>
          </w:rPr>
          <w:t xml:space="preserve"> ('1')</w:t>
        </w:r>
      </w:ins>
      <w:r w:rsidRPr="00A3423B">
        <w:rPr>
          <w:rFonts w:ascii="Times New Roman" w:hAnsi="Times New Roman" w:cs="Times New Roman"/>
          <w:sz w:val="24"/>
          <w:szCs w:val="24"/>
        </w:rPr>
        <w:t>:</w:t>
      </w:r>
    </w:p>
    <w:p w14:paraId="2A8B66C1" w14:textId="05921BD9" w:rsidR="006601C6" w:rsidRPr="00A3423B" w:rsidRDefault="00822180" w:rsidP="00937FA1">
      <w:pPr>
        <w:pStyle w:val="ListParagraph"/>
        <w:numPr>
          <w:ilvl w:val="1"/>
          <w:numId w:val="9"/>
        </w:numPr>
        <w:spacing w:line="360" w:lineRule="auto"/>
        <w:rPr>
          <w:rFonts w:ascii="Times New Roman" w:hAnsi="Times New Roman" w:cs="Times New Roman"/>
          <w:sz w:val="24"/>
          <w:szCs w:val="24"/>
        </w:rPr>
      </w:pPr>
      <w:ins w:id="627" w:author="Ognjen" w:date="2017-01-17T11:51:00Z">
        <w:r>
          <w:rPr>
            <w:rFonts w:ascii="Times New Roman" w:hAnsi="Times New Roman" w:cs="Times New Roman"/>
            <w:sz w:val="24"/>
            <w:szCs w:val="24"/>
          </w:rPr>
          <w:t>priključak</w:t>
        </w:r>
      </w:ins>
      <w:del w:id="628" w:author="Ognjen" w:date="2017-01-17T11:51:00Z">
        <w:r w:rsidR="006601C6" w:rsidRPr="00A3423B" w:rsidDel="00822180">
          <w:rPr>
            <w:rFonts w:ascii="Times New Roman" w:hAnsi="Times New Roman" w:cs="Times New Roman"/>
            <w:sz w:val="24"/>
            <w:szCs w:val="24"/>
          </w:rPr>
          <w:delText>Port</w:delText>
        </w:r>
      </w:del>
      <w:r w:rsidR="006601C6" w:rsidRPr="00A3423B">
        <w:rPr>
          <w:rFonts w:ascii="Times New Roman" w:hAnsi="Times New Roman" w:cs="Times New Roman"/>
          <w:sz w:val="24"/>
          <w:szCs w:val="24"/>
        </w:rPr>
        <w:t xml:space="preserve"> je zatvoren</w:t>
      </w:r>
      <w:del w:id="629" w:author="Ognjen" w:date="2017-01-17T11:51:00Z">
        <w:r w:rsidR="006601C6" w:rsidRPr="00A3423B" w:rsidDel="00822180">
          <w:rPr>
            <w:rFonts w:ascii="Times New Roman" w:hAnsi="Times New Roman" w:cs="Times New Roman"/>
            <w:sz w:val="24"/>
            <w:szCs w:val="24"/>
          </w:rPr>
          <w:delText>.</w:delText>
        </w:r>
      </w:del>
      <w:ins w:id="630" w:author="Ognjen" w:date="2017-01-17T11:51:00Z">
        <w:r>
          <w:rPr>
            <w:rFonts w:ascii="Times New Roman" w:hAnsi="Times New Roman" w:cs="Times New Roman"/>
            <w:sz w:val="24"/>
            <w:szCs w:val="24"/>
          </w:rPr>
          <w:t>;</w:t>
        </w:r>
      </w:ins>
    </w:p>
    <w:p w14:paraId="40F1C38B" w14:textId="6E3B2D1E" w:rsidR="006601C6" w:rsidRPr="00A3423B" w:rsidRDefault="006601C6" w:rsidP="00937FA1">
      <w:pPr>
        <w:pStyle w:val="ListParagraph"/>
        <w:numPr>
          <w:ilvl w:val="1"/>
          <w:numId w:val="9"/>
        </w:numPr>
        <w:spacing w:line="360" w:lineRule="auto"/>
        <w:rPr>
          <w:rFonts w:ascii="Times New Roman" w:hAnsi="Times New Roman" w:cs="Times New Roman"/>
          <w:sz w:val="24"/>
          <w:szCs w:val="24"/>
        </w:rPr>
      </w:pPr>
      <w:del w:id="631" w:author="Ognjen" w:date="2017-01-17T11:51:00Z">
        <w:r w:rsidRPr="00A3423B" w:rsidDel="00822180">
          <w:rPr>
            <w:rFonts w:ascii="Times New Roman" w:hAnsi="Times New Roman" w:cs="Times New Roman"/>
            <w:sz w:val="24"/>
            <w:szCs w:val="24"/>
          </w:rPr>
          <w:delText xml:space="preserve">Onemogućen </w:delText>
        </w:r>
      </w:del>
      <w:ins w:id="632" w:author="Ognjen" w:date="2017-01-17T11:51:00Z">
        <w:r w:rsidR="00822180">
          <w:rPr>
            <w:rFonts w:ascii="Times New Roman" w:hAnsi="Times New Roman" w:cs="Times New Roman"/>
            <w:sz w:val="24"/>
            <w:szCs w:val="24"/>
          </w:rPr>
          <w:t>o</w:t>
        </w:r>
        <w:r w:rsidR="00822180" w:rsidRPr="00A3423B">
          <w:rPr>
            <w:rFonts w:ascii="Times New Roman" w:hAnsi="Times New Roman" w:cs="Times New Roman"/>
            <w:sz w:val="24"/>
            <w:szCs w:val="24"/>
          </w:rPr>
          <w:t xml:space="preserve">nemogućen </w:t>
        </w:r>
      </w:ins>
      <w:r w:rsidRPr="00A3423B">
        <w:rPr>
          <w:rFonts w:ascii="Times New Roman" w:hAnsi="Times New Roman" w:cs="Times New Roman"/>
          <w:sz w:val="24"/>
          <w:szCs w:val="24"/>
        </w:rPr>
        <w:t xml:space="preserve">je </w:t>
      </w:r>
      <w:r w:rsidRPr="00A3423B">
        <w:rPr>
          <w:rFonts w:ascii="Times New Roman" w:hAnsi="Times New Roman" w:cs="Times New Roman"/>
          <w:i/>
          <w:sz w:val="24"/>
          <w:szCs w:val="24"/>
        </w:rPr>
        <w:t>spanning tree</w:t>
      </w:r>
      <w:r w:rsidRPr="00A3423B">
        <w:rPr>
          <w:rFonts w:ascii="Times New Roman" w:hAnsi="Times New Roman" w:cs="Times New Roman"/>
          <w:sz w:val="24"/>
          <w:szCs w:val="24"/>
        </w:rPr>
        <w:t xml:space="preserve"> protokol</w:t>
      </w:r>
      <w:del w:id="633" w:author="Ognjen" w:date="2017-01-17T11:55:00Z">
        <w:r w:rsidRPr="00A3423B" w:rsidDel="006D0C67">
          <w:rPr>
            <w:rFonts w:ascii="Times New Roman" w:hAnsi="Times New Roman" w:cs="Times New Roman"/>
            <w:sz w:val="24"/>
            <w:szCs w:val="24"/>
          </w:rPr>
          <w:delText>.</w:delText>
        </w:r>
      </w:del>
      <w:ins w:id="634" w:author="Ognjen" w:date="2017-01-17T11:55:00Z">
        <w:r w:rsidR="006D0C67">
          <w:rPr>
            <w:rFonts w:ascii="Times New Roman" w:hAnsi="Times New Roman" w:cs="Times New Roman"/>
            <w:sz w:val="24"/>
            <w:szCs w:val="24"/>
          </w:rPr>
          <w:t>;</w:t>
        </w:r>
      </w:ins>
    </w:p>
    <w:p w14:paraId="15E785A3" w14:textId="306289EC" w:rsidR="006601C6" w:rsidRPr="00A3423B" w:rsidRDefault="006601C6" w:rsidP="00937FA1">
      <w:pPr>
        <w:pStyle w:val="ListParagraph"/>
        <w:numPr>
          <w:ilvl w:val="1"/>
          <w:numId w:val="9"/>
        </w:numPr>
        <w:spacing w:line="360" w:lineRule="auto"/>
        <w:rPr>
          <w:rFonts w:ascii="Times New Roman" w:hAnsi="Times New Roman" w:cs="Times New Roman"/>
          <w:sz w:val="24"/>
          <w:szCs w:val="24"/>
        </w:rPr>
      </w:pPr>
      <w:del w:id="635" w:author="Ognjen" w:date="2017-01-17T11:55:00Z">
        <w:r w:rsidRPr="00A3423B" w:rsidDel="00165975">
          <w:rPr>
            <w:rFonts w:ascii="Times New Roman" w:hAnsi="Times New Roman" w:cs="Times New Roman"/>
            <w:sz w:val="24"/>
            <w:szCs w:val="24"/>
          </w:rPr>
          <w:delText xml:space="preserve">Sve </w:delText>
        </w:r>
      </w:del>
      <w:ins w:id="636" w:author="Ognjen" w:date="2017-01-17T11:55:00Z">
        <w:r w:rsidR="00165975">
          <w:rPr>
            <w:rFonts w:ascii="Times New Roman" w:hAnsi="Times New Roman" w:cs="Times New Roman"/>
            <w:sz w:val="24"/>
            <w:szCs w:val="24"/>
          </w:rPr>
          <w:t>s</w:t>
        </w:r>
        <w:r w:rsidR="00165975" w:rsidRPr="00A3423B">
          <w:rPr>
            <w:rFonts w:ascii="Times New Roman" w:hAnsi="Times New Roman" w:cs="Times New Roman"/>
            <w:sz w:val="24"/>
            <w:szCs w:val="24"/>
          </w:rPr>
          <w:t xml:space="preserve">ve </w:t>
        </w:r>
      </w:ins>
      <w:r w:rsidRPr="00A3423B">
        <w:rPr>
          <w:rFonts w:ascii="Times New Roman" w:hAnsi="Times New Roman" w:cs="Times New Roman"/>
          <w:sz w:val="24"/>
          <w:szCs w:val="24"/>
        </w:rPr>
        <w:t xml:space="preserve">se poruke, osim onih poslanih </w:t>
      </w:r>
      <w:r w:rsidRPr="00A3423B">
        <w:rPr>
          <w:rFonts w:ascii="Times New Roman" w:hAnsi="Times New Roman" w:cs="Times New Roman"/>
          <w:i/>
          <w:sz w:val="24"/>
          <w:szCs w:val="24"/>
        </w:rPr>
        <w:t>spanning tree</w:t>
      </w:r>
      <w:r w:rsidRPr="00A3423B">
        <w:rPr>
          <w:rFonts w:ascii="Times New Roman" w:hAnsi="Times New Roman" w:cs="Times New Roman"/>
          <w:sz w:val="24"/>
          <w:szCs w:val="24"/>
        </w:rPr>
        <w:t xml:space="preserve"> protokolom, odbacuju</w:t>
      </w:r>
      <w:del w:id="637" w:author="Ognjen" w:date="2017-01-17T11:55:00Z">
        <w:r w:rsidRPr="00A3423B" w:rsidDel="00165975">
          <w:rPr>
            <w:rFonts w:ascii="Times New Roman" w:hAnsi="Times New Roman" w:cs="Times New Roman"/>
            <w:sz w:val="24"/>
            <w:szCs w:val="24"/>
          </w:rPr>
          <w:delText>.</w:delText>
        </w:r>
      </w:del>
      <w:ins w:id="638" w:author="Ognjen" w:date="2017-01-17T11:55:00Z">
        <w:r w:rsidR="00165975">
          <w:rPr>
            <w:rFonts w:ascii="Times New Roman" w:hAnsi="Times New Roman" w:cs="Times New Roman"/>
            <w:sz w:val="24"/>
            <w:szCs w:val="24"/>
          </w:rPr>
          <w:t>;</w:t>
        </w:r>
      </w:ins>
    </w:p>
    <w:p w14:paraId="6DFE8565" w14:textId="6BD06E7D" w:rsidR="006601C6" w:rsidRPr="00A3423B" w:rsidRDefault="006601C6" w:rsidP="00937FA1">
      <w:pPr>
        <w:pStyle w:val="ListParagraph"/>
        <w:numPr>
          <w:ilvl w:val="1"/>
          <w:numId w:val="9"/>
        </w:numPr>
        <w:spacing w:line="360" w:lineRule="auto"/>
        <w:rPr>
          <w:rFonts w:ascii="Times New Roman" w:hAnsi="Times New Roman" w:cs="Times New Roman"/>
          <w:sz w:val="24"/>
          <w:szCs w:val="24"/>
        </w:rPr>
      </w:pPr>
      <w:del w:id="639" w:author="Ognjen" w:date="2017-01-17T11:55:00Z">
        <w:r w:rsidRPr="00A3423B" w:rsidDel="00165975">
          <w:rPr>
            <w:rFonts w:ascii="Times New Roman" w:hAnsi="Times New Roman" w:cs="Times New Roman"/>
            <w:sz w:val="24"/>
            <w:szCs w:val="24"/>
          </w:rPr>
          <w:delText xml:space="preserve">Sve </w:delText>
        </w:r>
      </w:del>
      <w:ins w:id="640" w:author="Ognjen" w:date="2017-01-17T11:55:00Z">
        <w:r w:rsidR="00165975">
          <w:rPr>
            <w:rFonts w:ascii="Times New Roman" w:hAnsi="Times New Roman" w:cs="Times New Roman"/>
            <w:sz w:val="24"/>
            <w:szCs w:val="24"/>
          </w:rPr>
          <w:t>s</w:t>
        </w:r>
        <w:r w:rsidR="00165975" w:rsidRPr="00A3423B">
          <w:rPr>
            <w:rFonts w:ascii="Times New Roman" w:hAnsi="Times New Roman" w:cs="Times New Roman"/>
            <w:sz w:val="24"/>
            <w:szCs w:val="24"/>
          </w:rPr>
          <w:t xml:space="preserve">ve </w:t>
        </w:r>
      </w:ins>
      <w:r w:rsidRPr="00A3423B">
        <w:rPr>
          <w:rFonts w:ascii="Times New Roman" w:hAnsi="Times New Roman" w:cs="Times New Roman"/>
          <w:sz w:val="24"/>
          <w:szCs w:val="24"/>
        </w:rPr>
        <w:t xml:space="preserve">se poruke poslane </w:t>
      </w:r>
      <w:r w:rsidRPr="00A3423B">
        <w:rPr>
          <w:rFonts w:ascii="Times New Roman" w:hAnsi="Times New Roman" w:cs="Times New Roman"/>
          <w:i/>
          <w:sz w:val="24"/>
          <w:szCs w:val="24"/>
        </w:rPr>
        <w:t>spanning tree</w:t>
      </w:r>
      <w:r w:rsidRPr="00A3423B">
        <w:rPr>
          <w:rFonts w:ascii="Times New Roman" w:hAnsi="Times New Roman" w:cs="Times New Roman"/>
          <w:sz w:val="24"/>
          <w:szCs w:val="24"/>
        </w:rPr>
        <w:t xml:space="preserve"> protokolom odbacuju</w:t>
      </w:r>
      <w:del w:id="641" w:author="Ognjen" w:date="2017-01-17T11:55:00Z">
        <w:r w:rsidRPr="00A3423B" w:rsidDel="00165975">
          <w:rPr>
            <w:rFonts w:ascii="Times New Roman" w:hAnsi="Times New Roman" w:cs="Times New Roman"/>
            <w:sz w:val="24"/>
            <w:szCs w:val="24"/>
          </w:rPr>
          <w:delText>.</w:delText>
        </w:r>
      </w:del>
      <w:ins w:id="642" w:author="Ognjen" w:date="2017-01-17T11:55:00Z">
        <w:r w:rsidR="00165975">
          <w:rPr>
            <w:rFonts w:ascii="Times New Roman" w:hAnsi="Times New Roman" w:cs="Times New Roman"/>
            <w:sz w:val="24"/>
            <w:szCs w:val="24"/>
          </w:rPr>
          <w:t>;</w:t>
        </w:r>
      </w:ins>
    </w:p>
    <w:p w14:paraId="585062F5" w14:textId="2BC5FFE3" w:rsidR="006601C6" w:rsidRPr="00A3423B" w:rsidRDefault="006601C6" w:rsidP="00937FA1">
      <w:pPr>
        <w:pStyle w:val="ListParagraph"/>
        <w:numPr>
          <w:ilvl w:val="1"/>
          <w:numId w:val="9"/>
        </w:numPr>
        <w:spacing w:line="360" w:lineRule="auto"/>
        <w:rPr>
          <w:rFonts w:ascii="Times New Roman" w:hAnsi="Times New Roman" w:cs="Times New Roman"/>
          <w:sz w:val="24"/>
          <w:szCs w:val="24"/>
        </w:rPr>
      </w:pPr>
      <w:del w:id="643" w:author="Ognjen" w:date="2017-01-17T11:55:00Z">
        <w:r w:rsidRPr="00A3423B" w:rsidDel="00165975">
          <w:rPr>
            <w:rFonts w:ascii="Times New Roman" w:hAnsi="Times New Roman" w:cs="Times New Roman"/>
            <w:sz w:val="24"/>
            <w:szCs w:val="24"/>
          </w:rPr>
          <w:delText xml:space="preserve">Port </w:delText>
        </w:r>
      </w:del>
      <w:ins w:id="644" w:author="Ognjen" w:date="2017-01-17T11:55:00Z">
        <w:r w:rsidR="00165975">
          <w:rPr>
            <w:rFonts w:ascii="Times New Roman" w:hAnsi="Times New Roman" w:cs="Times New Roman"/>
            <w:sz w:val="24"/>
            <w:szCs w:val="24"/>
          </w:rPr>
          <w:t>priključak</w:t>
        </w:r>
        <w:r w:rsidR="00165975" w:rsidRPr="00A3423B">
          <w:rPr>
            <w:rFonts w:ascii="Times New Roman" w:hAnsi="Times New Roman" w:cs="Times New Roman"/>
            <w:sz w:val="24"/>
            <w:szCs w:val="24"/>
          </w:rPr>
          <w:t xml:space="preserve"> </w:t>
        </w:r>
      </w:ins>
      <w:r w:rsidRPr="00A3423B">
        <w:rPr>
          <w:rFonts w:ascii="Times New Roman" w:hAnsi="Times New Roman" w:cs="Times New Roman"/>
          <w:sz w:val="24"/>
          <w:szCs w:val="24"/>
        </w:rPr>
        <w:t>neće biti uključen prilikom preplavljivanja mreže</w:t>
      </w:r>
      <w:del w:id="645" w:author="Ognjen" w:date="2017-01-17T11:55:00Z">
        <w:r w:rsidRPr="00A3423B" w:rsidDel="00165975">
          <w:rPr>
            <w:rFonts w:ascii="Times New Roman" w:hAnsi="Times New Roman" w:cs="Times New Roman"/>
            <w:sz w:val="24"/>
            <w:szCs w:val="24"/>
          </w:rPr>
          <w:delText>.</w:delText>
        </w:r>
      </w:del>
      <w:ins w:id="646" w:author="Ognjen" w:date="2017-01-17T11:55:00Z">
        <w:r w:rsidR="00165975">
          <w:rPr>
            <w:rFonts w:ascii="Times New Roman" w:hAnsi="Times New Roman" w:cs="Times New Roman"/>
            <w:sz w:val="24"/>
            <w:szCs w:val="24"/>
          </w:rPr>
          <w:t>;</w:t>
        </w:r>
      </w:ins>
    </w:p>
    <w:p w14:paraId="1EF1472B" w14:textId="298124E1" w:rsidR="006601C6" w:rsidRPr="00A3423B" w:rsidRDefault="006601C6" w:rsidP="00937FA1">
      <w:pPr>
        <w:pStyle w:val="ListParagraph"/>
        <w:numPr>
          <w:ilvl w:val="1"/>
          <w:numId w:val="9"/>
        </w:numPr>
        <w:spacing w:line="360" w:lineRule="auto"/>
        <w:rPr>
          <w:rFonts w:ascii="Times New Roman" w:hAnsi="Times New Roman" w:cs="Times New Roman"/>
          <w:sz w:val="24"/>
          <w:szCs w:val="24"/>
        </w:rPr>
      </w:pPr>
      <w:del w:id="647" w:author="Ognjen" w:date="2017-01-17T11:55:00Z">
        <w:r w:rsidRPr="00A3423B" w:rsidDel="00165975">
          <w:rPr>
            <w:rFonts w:ascii="Times New Roman" w:hAnsi="Times New Roman" w:cs="Times New Roman"/>
            <w:sz w:val="24"/>
            <w:szCs w:val="24"/>
          </w:rPr>
          <w:delText xml:space="preserve">Sve </w:delText>
        </w:r>
      </w:del>
      <w:ins w:id="648" w:author="Ognjen" w:date="2017-01-17T11:55:00Z">
        <w:r w:rsidR="00165975">
          <w:rPr>
            <w:rFonts w:ascii="Times New Roman" w:hAnsi="Times New Roman" w:cs="Times New Roman"/>
            <w:sz w:val="24"/>
            <w:szCs w:val="24"/>
          </w:rPr>
          <w:t>s</w:t>
        </w:r>
        <w:r w:rsidR="00165975" w:rsidRPr="00A3423B">
          <w:rPr>
            <w:rFonts w:ascii="Times New Roman" w:hAnsi="Times New Roman" w:cs="Times New Roman"/>
            <w:sz w:val="24"/>
            <w:szCs w:val="24"/>
          </w:rPr>
          <w:t xml:space="preserve">ve </w:t>
        </w:r>
      </w:ins>
      <w:r w:rsidRPr="00A3423B">
        <w:rPr>
          <w:rFonts w:ascii="Times New Roman" w:hAnsi="Times New Roman" w:cs="Times New Roman"/>
          <w:sz w:val="24"/>
          <w:szCs w:val="24"/>
        </w:rPr>
        <w:t>se poruke odbacuju</w:t>
      </w:r>
      <w:del w:id="649" w:author="Ognjen" w:date="2017-01-17T11:56:00Z">
        <w:r w:rsidRPr="00A3423B" w:rsidDel="00D00E53">
          <w:rPr>
            <w:rFonts w:ascii="Times New Roman" w:hAnsi="Times New Roman" w:cs="Times New Roman"/>
            <w:sz w:val="24"/>
            <w:szCs w:val="24"/>
          </w:rPr>
          <w:delText>.</w:delText>
        </w:r>
      </w:del>
      <w:ins w:id="650" w:author="Ognjen" w:date="2017-01-17T11:56:00Z">
        <w:r w:rsidR="00D00E53">
          <w:rPr>
            <w:rFonts w:ascii="Times New Roman" w:hAnsi="Times New Roman" w:cs="Times New Roman"/>
            <w:sz w:val="24"/>
            <w:szCs w:val="24"/>
          </w:rPr>
          <w:t>;</w:t>
        </w:r>
      </w:ins>
    </w:p>
    <w:p w14:paraId="29440142" w14:textId="518170E7" w:rsidR="006601C6" w:rsidRPr="00A3423B" w:rsidRDefault="006601C6" w:rsidP="00937FA1">
      <w:pPr>
        <w:pStyle w:val="ListParagraph"/>
        <w:numPr>
          <w:ilvl w:val="1"/>
          <w:numId w:val="9"/>
        </w:numPr>
        <w:spacing w:line="360" w:lineRule="auto"/>
        <w:rPr>
          <w:rFonts w:ascii="Times New Roman" w:hAnsi="Times New Roman" w:cs="Times New Roman"/>
          <w:sz w:val="24"/>
          <w:szCs w:val="24"/>
        </w:rPr>
      </w:pPr>
      <w:r w:rsidRPr="00A3423B">
        <w:rPr>
          <w:rFonts w:ascii="Times New Roman" w:hAnsi="Times New Roman" w:cs="Times New Roman"/>
          <w:sz w:val="24"/>
          <w:szCs w:val="24"/>
        </w:rPr>
        <w:lastRenderedPageBreak/>
        <w:t xml:space="preserve">Ne šalju se </w:t>
      </w:r>
      <w:r w:rsidRPr="00A3423B">
        <w:rPr>
          <w:rFonts w:ascii="Times New Roman" w:hAnsi="Times New Roman" w:cs="Times New Roman"/>
          <w:i/>
          <w:sz w:val="24"/>
          <w:szCs w:val="24"/>
        </w:rPr>
        <w:t>packet-in</w:t>
      </w:r>
      <w:r w:rsidRPr="00A3423B">
        <w:rPr>
          <w:rFonts w:ascii="Times New Roman" w:hAnsi="Times New Roman" w:cs="Times New Roman"/>
          <w:i/>
          <w:sz w:val="24"/>
          <w:szCs w:val="24"/>
        </w:rPr>
        <w:softHyphen/>
      </w:r>
      <w:r w:rsidRPr="00A3423B">
        <w:rPr>
          <w:rFonts w:ascii="Times New Roman" w:hAnsi="Times New Roman" w:cs="Times New Roman"/>
          <w:sz w:val="24"/>
          <w:szCs w:val="24"/>
        </w:rPr>
        <w:t xml:space="preserve"> poruke za </w:t>
      </w:r>
      <w:del w:id="651" w:author="Ognjen" w:date="2017-01-17T11:55:00Z">
        <w:r w:rsidRPr="00A3423B" w:rsidDel="00165975">
          <w:rPr>
            <w:rFonts w:ascii="Times New Roman" w:hAnsi="Times New Roman" w:cs="Times New Roman"/>
            <w:sz w:val="24"/>
            <w:szCs w:val="24"/>
          </w:rPr>
          <w:delText xml:space="preserve">poruke </w:delText>
        </w:r>
      </w:del>
      <w:ins w:id="652" w:author="Ognjen" w:date="2017-01-17T11:55:00Z">
        <w:r w:rsidR="00165975">
          <w:rPr>
            <w:rFonts w:ascii="Times New Roman" w:hAnsi="Times New Roman" w:cs="Times New Roman"/>
            <w:sz w:val="24"/>
            <w:szCs w:val="24"/>
          </w:rPr>
          <w:t>pakete</w:t>
        </w:r>
        <w:r w:rsidR="00165975" w:rsidRPr="00A3423B">
          <w:rPr>
            <w:rFonts w:ascii="Times New Roman" w:hAnsi="Times New Roman" w:cs="Times New Roman"/>
            <w:sz w:val="24"/>
            <w:szCs w:val="24"/>
          </w:rPr>
          <w:t xml:space="preserve"> </w:t>
        </w:r>
      </w:ins>
      <w:r w:rsidRPr="00A3423B">
        <w:rPr>
          <w:rFonts w:ascii="Times New Roman" w:hAnsi="Times New Roman" w:cs="Times New Roman"/>
          <w:sz w:val="24"/>
          <w:szCs w:val="24"/>
        </w:rPr>
        <w:t xml:space="preserve">koje stižu na </w:t>
      </w:r>
      <w:del w:id="653" w:author="Ognjen" w:date="2017-01-17T11:55:00Z">
        <w:r w:rsidRPr="00A3423B" w:rsidDel="00165975">
          <w:rPr>
            <w:rFonts w:ascii="Times New Roman" w:hAnsi="Times New Roman" w:cs="Times New Roman"/>
            <w:sz w:val="24"/>
            <w:szCs w:val="24"/>
          </w:rPr>
          <w:delText>port</w:delText>
        </w:r>
      </w:del>
      <w:ins w:id="654" w:author="Ognjen" w:date="2017-01-17T11:55:00Z">
        <w:r w:rsidR="00165975">
          <w:rPr>
            <w:rFonts w:ascii="Times New Roman" w:hAnsi="Times New Roman" w:cs="Times New Roman"/>
            <w:sz w:val="24"/>
            <w:szCs w:val="24"/>
          </w:rPr>
          <w:t>pripadajući priključak</w:t>
        </w:r>
      </w:ins>
      <w:del w:id="655" w:author="Ognjen" w:date="2017-01-17T11:56:00Z">
        <w:r w:rsidRPr="00A3423B" w:rsidDel="00D00E53">
          <w:rPr>
            <w:rFonts w:ascii="Times New Roman" w:hAnsi="Times New Roman" w:cs="Times New Roman"/>
            <w:sz w:val="24"/>
            <w:szCs w:val="24"/>
          </w:rPr>
          <w:delText>.</w:delText>
        </w:r>
      </w:del>
      <w:ins w:id="656" w:author="Ognjen" w:date="2017-01-17T11:56:00Z">
        <w:r w:rsidR="00D00E53">
          <w:rPr>
            <w:rFonts w:ascii="Times New Roman" w:hAnsi="Times New Roman" w:cs="Times New Roman"/>
            <w:sz w:val="24"/>
            <w:szCs w:val="24"/>
          </w:rPr>
          <w:t>;</w:t>
        </w:r>
      </w:ins>
    </w:p>
    <w:p w14:paraId="30F10324" w14:textId="14D5DCAB" w:rsidR="006601C6" w:rsidRPr="00A3423B" w:rsidRDefault="006601C6" w:rsidP="00937FA1">
      <w:pPr>
        <w:pStyle w:val="ListParagraph"/>
        <w:numPr>
          <w:ilvl w:val="0"/>
          <w:numId w:val="9"/>
        </w:numPr>
        <w:spacing w:line="360" w:lineRule="auto"/>
        <w:rPr>
          <w:rFonts w:ascii="Times New Roman" w:hAnsi="Times New Roman" w:cs="Times New Roman"/>
          <w:sz w:val="24"/>
          <w:szCs w:val="24"/>
        </w:rPr>
      </w:pPr>
      <w:del w:id="657" w:author="Ognjen" w:date="2017-01-17T11:56:00Z">
        <w:r w:rsidRPr="00A3423B" w:rsidDel="00D00E53">
          <w:rPr>
            <w:rFonts w:ascii="Times New Roman" w:hAnsi="Times New Roman" w:cs="Times New Roman"/>
            <w:sz w:val="24"/>
            <w:szCs w:val="24"/>
          </w:rPr>
          <w:delText xml:space="preserve">Bitmapa </w:delText>
        </w:r>
      </w:del>
      <w:ins w:id="658" w:author="Ognjen" w:date="2017-01-17T11:56:00Z">
        <w:r w:rsidR="00D00E53">
          <w:rPr>
            <w:rFonts w:ascii="Times New Roman" w:hAnsi="Times New Roman" w:cs="Times New Roman"/>
            <w:sz w:val="24"/>
            <w:szCs w:val="24"/>
          </w:rPr>
          <w:t>zastavice</w:t>
        </w:r>
        <w:r w:rsidR="00D00E53" w:rsidRPr="00A3423B">
          <w:rPr>
            <w:rFonts w:ascii="Times New Roman" w:hAnsi="Times New Roman" w:cs="Times New Roman"/>
            <w:sz w:val="24"/>
            <w:szCs w:val="24"/>
          </w:rPr>
          <w:t xml:space="preserve"> </w:t>
        </w:r>
      </w:ins>
      <w:r w:rsidRPr="00A3423B">
        <w:rPr>
          <w:rFonts w:ascii="Times New Roman" w:hAnsi="Times New Roman" w:cs="Times New Roman"/>
          <w:sz w:val="24"/>
          <w:szCs w:val="24"/>
        </w:rPr>
        <w:t>stanja</w:t>
      </w:r>
      <w:ins w:id="659" w:author="Ognjen" w:date="2017-01-17T11:56:00Z">
        <w:r w:rsidR="00D00E53">
          <w:rPr>
            <w:rFonts w:ascii="Times New Roman" w:hAnsi="Times New Roman" w:cs="Times New Roman"/>
            <w:sz w:val="24"/>
            <w:szCs w:val="24"/>
          </w:rPr>
          <w:t xml:space="preserve"> („State flags</w:t>
        </w:r>
      </w:ins>
      <w:del w:id="660" w:author="Ognjen" w:date="2017-01-17T11:56:00Z">
        <w:r w:rsidRPr="00A3423B" w:rsidDel="00D00E53">
          <w:rPr>
            <w:rFonts w:ascii="Times New Roman" w:hAnsi="Times New Roman" w:cs="Times New Roman"/>
            <w:sz w:val="24"/>
            <w:szCs w:val="24"/>
          </w:rPr>
          <w:delText xml:space="preserve">. </w:delText>
        </w:r>
      </w:del>
      <w:ins w:id="661" w:author="Ognjen" w:date="2017-01-17T11:56:00Z">
        <w:r w:rsidR="00D00E53">
          <w:rPr>
            <w:rFonts w:ascii="Times New Roman" w:hAnsi="Times New Roman" w:cs="Times New Roman"/>
            <w:sz w:val="24"/>
            <w:szCs w:val="24"/>
          </w:rPr>
          <w:t>“),</w:t>
        </w:r>
        <w:r w:rsidR="00D00E53" w:rsidRPr="00A3423B">
          <w:rPr>
            <w:rFonts w:ascii="Times New Roman" w:hAnsi="Times New Roman" w:cs="Times New Roman"/>
            <w:sz w:val="24"/>
            <w:szCs w:val="24"/>
          </w:rPr>
          <w:t xml:space="preserve"> </w:t>
        </w:r>
      </w:ins>
      <w:del w:id="662" w:author="Ognjen" w:date="2017-01-17T11:56:00Z">
        <w:r w:rsidRPr="00A3423B" w:rsidDel="00D00E53">
          <w:rPr>
            <w:rFonts w:ascii="Times New Roman" w:hAnsi="Times New Roman" w:cs="Times New Roman"/>
            <w:sz w:val="24"/>
            <w:szCs w:val="24"/>
          </w:rPr>
          <w:delText xml:space="preserve">Sljedeće </w:delText>
        </w:r>
      </w:del>
      <w:ins w:id="663" w:author="Ognjen" w:date="2017-01-17T11:56:00Z">
        <w:r w:rsidR="00D00E53">
          <w:rPr>
            <w:rFonts w:ascii="Times New Roman" w:hAnsi="Times New Roman" w:cs="Times New Roman"/>
            <w:sz w:val="24"/>
            <w:szCs w:val="24"/>
          </w:rPr>
          <w:t>s</w:t>
        </w:r>
        <w:r w:rsidR="00D00E53" w:rsidRPr="00A3423B">
          <w:rPr>
            <w:rFonts w:ascii="Times New Roman" w:hAnsi="Times New Roman" w:cs="Times New Roman"/>
            <w:sz w:val="24"/>
            <w:szCs w:val="24"/>
          </w:rPr>
          <w:t xml:space="preserve">ljedeće </w:t>
        </w:r>
      </w:ins>
      <w:r w:rsidRPr="00A3423B">
        <w:rPr>
          <w:rFonts w:ascii="Times New Roman" w:hAnsi="Times New Roman" w:cs="Times New Roman"/>
          <w:sz w:val="24"/>
          <w:szCs w:val="24"/>
        </w:rPr>
        <w:t>karakteristike vrijede kada je odgovarajući bit postavljen u jedinicu</w:t>
      </w:r>
      <w:ins w:id="664" w:author="Ognjen" w:date="2017-01-17T11:56:00Z">
        <w:r w:rsidR="00D00E53">
          <w:rPr>
            <w:rFonts w:ascii="Times New Roman" w:hAnsi="Times New Roman" w:cs="Times New Roman"/>
            <w:sz w:val="24"/>
            <w:szCs w:val="24"/>
          </w:rPr>
          <w:t xml:space="preserve"> ('1')</w:t>
        </w:r>
      </w:ins>
      <w:r w:rsidRPr="00A3423B">
        <w:rPr>
          <w:rFonts w:ascii="Times New Roman" w:hAnsi="Times New Roman" w:cs="Times New Roman"/>
          <w:sz w:val="24"/>
          <w:szCs w:val="24"/>
        </w:rPr>
        <w:t>:</w:t>
      </w:r>
    </w:p>
    <w:p w14:paraId="29123E77" w14:textId="6C3BB947" w:rsidR="006601C6" w:rsidRPr="00A3423B" w:rsidRDefault="006601C6" w:rsidP="00937FA1">
      <w:pPr>
        <w:pStyle w:val="ListParagraph"/>
        <w:numPr>
          <w:ilvl w:val="1"/>
          <w:numId w:val="9"/>
        </w:numPr>
        <w:spacing w:line="360" w:lineRule="auto"/>
        <w:rPr>
          <w:rFonts w:ascii="Times New Roman" w:hAnsi="Times New Roman" w:cs="Times New Roman"/>
          <w:sz w:val="24"/>
          <w:szCs w:val="24"/>
        </w:rPr>
      </w:pPr>
      <w:del w:id="665" w:author="Ognjen" w:date="2017-01-17T11:57:00Z">
        <w:r w:rsidRPr="00A3423B" w:rsidDel="00D00E53">
          <w:rPr>
            <w:rFonts w:ascii="Times New Roman" w:hAnsi="Times New Roman" w:cs="Times New Roman"/>
            <w:sz w:val="24"/>
            <w:szCs w:val="24"/>
          </w:rPr>
          <w:delText xml:space="preserve">Prisutan </w:delText>
        </w:r>
      </w:del>
      <w:ins w:id="666" w:author="Ognjen" w:date="2017-01-17T11:57:00Z">
        <w:r w:rsidR="00D00E53">
          <w:rPr>
            <w:rFonts w:ascii="Times New Roman" w:hAnsi="Times New Roman" w:cs="Times New Roman"/>
            <w:sz w:val="24"/>
            <w:szCs w:val="24"/>
          </w:rPr>
          <w:t>p</w:t>
        </w:r>
        <w:r w:rsidR="00D00E53" w:rsidRPr="00A3423B">
          <w:rPr>
            <w:rFonts w:ascii="Times New Roman" w:hAnsi="Times New Roman" w:cs="Times New Roman"/>
            <w:sz w:val="24"/>
            <w:szCs w:val="24"/>
          </w:rPr>
          <w:t xml:space="preserve">risutan </w:t>
        </w:r>
      </w:ins>
      <w:r w:rsidRPr="00A3423B">
        <w:rPr>
          <w:rFonts w:ascii="Times New Roman" w:hAnsi="Times New Roman" w:cs="Times New Roman"/>
          <w:sz w:val="24"/>
          <w:szCs w:val="24"/>
        </w:rPr>
        <w:t>je fizički podatkovni sloj</w:t>
      </w:r>
      <w:del w:id="667" w:author="Ognjen" w:date="2017-01-17T11:57:00Z">
        <w:r w:rsidRPr="00A3423B" w:rsidDel="00D00E53">
          <w:rPr>
            <w:rFonts w:ascii="Times New Roman" w:hAnsi="Times New Roman" w:cs="Times New Roman"/>
            <w:sz w:val="24"/>
            <w:szCs w:val="24"/>
          </w:rPr>
          <w:delText>.</w:delText>
        </w:r>
      </w:del>
      <w:ins w:id="668" w:author="Ognjen" w:date="2017-01-17T11:57:00Z">
        <w:r w:rsidR="00D00E53">
          <w:rPr>
            <w:rFonts w:ascii="Times New Roman" w:hAnsi="Times New Roman" w:cs="Times New Roman"/>
            <w:sz w:val="24"/>
            <w:szCs w:val="24"/>
          </w:rPr>
          <w:t>;</w:t>
        </w:r>
      </w:ins>
    </w:p>
    <w:p w14:paraId="3BF33286" w14:textId="6560A568" w:rsidR="006601C6" w:rsidRPr="00A3423B" w:rsidRDefault="006601C6" w:rsidP="00937FA1">
      <w:pPr>
        <w:pStyle w:val="ListParagraph"/>
        <w:numPr>
          <w:ilvl w:val="1"/>
          <w:numId w:val="9"/>
        </w:numPr>
        <w:spacing w:line="360" w:lineRule="auto"/>
        <w:rPr>
          <w:rFonts w:ascii="Times New Roman" w:hAnsi="Times New Roman" w:cs="Times New Roman"/>
          <w:sz w:val="24"/>
          <w:szCs w:val="24"/>
        </w:rPr>
      </w:pPr>
      <w:r w:rsidRPr="00A3423B">
        <w:rPr>
          <w:rFonts w:ascii="Times New Roman" w:hAnsi="Times New Roman" w:cs="Times New Roman"/>
          <w:sz w:val="24"/>
          <w:szCs w:val="24"/>
        </w:rPr>
        <w:t xml:space="preserve">(*) </w:t>
      </w:r>
      <w:del w:id="669" w:author="Ognjen" w:date="2017-01-17T11:57:00Z">
        <w:r w:rsidRPr="00A3423B" w:rsidDel="00D00E53">
          <w:rPr>
            <w:rFonts w:ascii="Times New Roman" w:hAnsi="Times New Roman" w:cs="Times New Roman"/>
            <w:sz w:val="24"/>
            <w:szCs w:val="24"/>
          </w:rPr>
          <w:delText xml:space="preserve">Specifikacija </w:delText>
        </w:r>
      </w:del>
      <w:ins w:id="670" w:author="Ognjen" w:date="2017-01-17T11:57:00Z">
        <w:r w:rsidR="00D00E53">
          <w:rPr>
            <w:rFonts w:ascii="Times New Roman" w:hAnsi="Times New Roman" w:cs="Times New Roman"/>
            <w:sz w:val="24"/>
            <w:szCs w:val="24"/>
          </w:rPr>
          <w:t>s</w:t>
        </w:r>
        <w:r w:rsidR="00D00E53" w:rsidRPr="00A3423B">
          <w:rPr>
            <w:rFonts w:ascii="Times New Roman" w:hAnsi="Times New Roman" w:cs="Times New Roman"/>
            <w:sz w:val="24"/>
            <w:szCs w:val="24"/>
          </w:rPr>
          <w:t xml:space="preserve">pecifikacija </w:t>
        </w:r>
      </w:ins>
      <w:r w:rsidRPr="00A3423B">
        <w:rPr>
          <w:rFonts w:ascii="Times New Roman" w:hAnsi="Times New Roman" w:cs="Times New Roman"/>
          <w:sz w:val="24"/>
          <w:szCs w:val="24"/>
        </w:rPr>
        <w:t xml:space="preserve">navodi zastavice koje opisuju trenutno stanje </w:t>
      </w:r>
      <w:del w:id="671" w:author="Ognjen" w:date="2017-01-17T11:57:00Z">
        <w:r w:rsidRPr="00A3423B" w:rsidDel="00D00E53">
          <w:rPr>
            <w:rFonts w:ascii="Times New Roman" w:hAnsi="Times New Roman" w:cs="Times New Roman"/>
            <w:sz w:val="24"/>
            <w:szCs w:val="24"/>
          </w:rPr>
          <w:delText xml:space="preserve">porta </w:delText>
        </w:r>
      </w:del>
      <w:ins w:id="672" w:author="Ognjen" w:date="2017-01-17T11:57:00Z">
        <w:r w:rsidR="00D00E53">
          <w:rPr>
            <w:rFonts w:ascii="Times New Roman" w:hAnsi="Times New Roman" w:cs="Times New Roman"/>
            <w:sz w:val="24"/>
            <w:szCs w:val="24"/>
          </w:rPr>
          <w:t>priključka</w:t>
        </w:r>
        <w:r w:rsidR="00D00E53" w:rsidRPr="00A3423B">
          <w:rPr>
            <w:rFonts w:ascii="Times New Roman" w:hAnsi="Times New Roman" w:cs="Times New Roman"/>
            <w:sz w:val="24"/>
            <w:szCs w:val="24"/>
          </w:rPr>
          <w:t xml:space="preserve"> </w:t>
        </w:r>
      </w:ins>
      <w:r w:rsidRPr="00A3423B">
        <w:rPr>
          <w:rFonts w:ascii="Times New Roman" w:hAnsi="Times New Roman" w:cs="Times New Roman"/>
          <w:sz w:val="24"/>
          <w:szCs w:val="24"/>
        </w:rPr>
        <w:t xml:space="preserve">tijekom izvedbe </w:t>
      </w:r>
      <w:r w:rsidRPr="00A3423B">
        <w:rPr>
          <w:rFonts w:ascii="Times New Roman" w:hAnsi="Times New Roman" w:cs="Times New Roman"/>
          <w:i/>
          <w:sz w:val="24"/>
          <w:szCs w:val="24"/>
        </w:rPr>
        <w:t>spanning tree</w:t>
      </w:r>
      <w:r w:rsidRPr="00A3423B">
        <w:rPr>
          <w:rFonts w:ascii="Times New Roman" w:hAnsi="Times New Roman" w:cs="Times New Roman"/>
          <w:sz w:val="24"/>
          <w:szCs w:val="24"/>
        </w:rPr>
        <w:t xml:space="preserve"> protokola</w:t>
      </w:r>
      <w:del w:id="673" w:author="Ognjen" w:date="2017-01-17T11:57:00Z">
        <w:r w:rsidRPr="00A3423B" w:rsidDel="00D00E53">
          <w:rPr>
            <w:rFonts w:ascii="Times New Roman" w:hAnsi="Times New Roman" w:cs="Times New Roman"/>
            <w:sz w:val="24"/>
            <w:szCs w:val="24"/>
          </w:rPr>
          <w:delText>.</w:delText>
        </w:r>
      </w:del>
      <w:ins w:id="674" w:author="Ognjen" w:date="2017-01-17T11:57:00Z">
        <w:r w:rsidR="00D00E53">
          <w:rPr>
            <w:rFonts w:ascii="Times New Roman" w:hAnsi="Times New Roman" w:cs="Times New Roman"/>
            <w:sz w:val="24"/>
            <w:szCs w:val="24"/>
          </w:rPr>
          <w:t>;</w:t>
        </w:r>
      </w:ins>
    </w:p>
    <w:p w14:paraId="7BE6099B" w14:textId="4585E4A1" w:rsidR="006601C6" w:rsidRPr="00A3423B" w:rsidRDefault="006601C6" w:rsidP="00937FA1">
      <w:pPr>
        <w:pStyle w:val="ListParagraph"/>
        <w:numPr>
          <w:ilvl w:val="0"/>
          <w:numId w:val="9"/>
        </w:numPr>
        <w:spacing w:line="360" w:lineRule="auto"/>
        <w:rPr>
          <w:rFonts w:ascii="Times New Roman" w:hAnsi="Times New Roman" w:cs="Times New Roman"/>
          <w:sz w:val="24"/>
          <w:szCs w:val="24"/>
        </w:rPr>
      </w:pPr>
      <w:del w:id="675" w:author="Ognjen" w:date="2017-01-17T11:57:00Z">
        <w:r w:rsidRPr="00A3423B" w:rsidDel="00D00E53">
          <w:rPr>
            <w:rFonts w:ascii="Times New Roman" w:hAnsi="Times New Roman" w:cs="Times New Roman"/>
            <w:sz w:val="24"/>
            <w:szCs w:val="24"/>
          </w:rPr>
          <w:delText xml:space="preserve">Bitmapa </w:delText>
        </w:r>
      </w:del>
      <w:ins w:id="676" w:author="Ognjen" w:date="2017-01-17T11:58:00Z">
        <w:r w:rsidR="00D00E53">
          <w:rPr>
            <w:rFonts w:ascii="Times New Roman" w:hAnsi="Times New Roman" w:cs="Times New Roman"/>
            <w:sz w:val="24"/>
            <w:szCs w:val="24"/>
          </w:rPr>
          <w:t>p</w:t>
        </w:r>
      </w:ins>
      <w:ins w:id="677" w:author="Ognjen" w:date="2017-01-17T11:57:00Z">
        <w:r w:rsidR="00D00E53">
          <w:rPr>
            <w:rFonts w:ascii="Times New Roman" w:hAnsi="Times New Roman" w:cs="Times New Roman"/>
            <w:sz w:val="24"/>
            <w:szCs w:val="24"/>
          </w:rPr>
          <w:t>ostavke</w:t>
        </w:r>
        <w:r w:rsidR="00D00E53" w:rsidRPr="00A3423B">
          <w:rPr>
            <w:rFonts w:ascii="Times New Roman" w:hAnsi="Times New Roman" w:cs="Times New Roman"/>
            <w:sz w:val="24"/>
            <w:szCs w:val="24"/>
          </w:rPr>
          <w:t xml:space="preserve"> </w:t>
        </w:r>
      </w:ins>
      <w:r w:rsidRPr="00A3423B">
        <w:rPr>
          <w:rFonts w:ascii="Times New Roman" w:hAnsi="Times New Roman" w:cs="Times New Roman"/>
          <w:sz w:val="24"/>
          <w:szCs w:val="24"/>
        </w:rPr>
        <w:t>mogućnosti</w:t>
      </w:r>
      <w:ins w:id="678" w:author="Ognjen" w:date="2017-01-17T11:57:00Z">
        <w:r w:rsidR="00D00E53">
          <w:rPr>
            <w:rFonts w:ascii="Times New Roman" w:hAnsi="Times New Roman" w:cs="Times New Roman"/>
            <w:sz w:val="24"/>
            <w:szCs w:val="24"/>
          </w:rPr>
          <w:t xml:space="preserve"> („Current features</w:t>
        </w:r>
      </w:ins>
      <w:del w:id="679" w:author="Ognjen" w:date="2017-01-17T11:57:00Z">
        <w:r w:rsidRPr="00A3423B" w:rsidDel="00D00E53">
          <w:rPr>
            <w:rFonts w:ascii="Times New Roman" w:hAnsi="Times New Roman" w:cs="Times New Roman"/>
            <w:sz w:val="24"/>
            <w:szCs w:val="24"/>
          </w:rPr>
          <w:delText xml:space="preserve">. </w:delText>
        </w:r>
      </w:del>
      <w:ins w:id="680" w:author="Ognjen" w:date="2017-01-17T11:57:00Z">
        <w:r w:rsidR="00D00E53">
          <w:rPr>
            <w:rFonts w:ascii="Times New Roman" w:hAnsi="Times New Roman" w:cs="Times New Roman"/>
            <w:sz w:val="24"/>
            <w:szCs w:val="24"/>
          </w:rPr>
          <w:t>“),</w:t>
        </w:r>
        <w:r w:rsidR="00D00E53" w:rsidRPr="00A3423B">
          <w:rPr>
            <w:rFonts w:ascii="Times New Roman" w:hAnsi="Times New Roman" w:cs="Times New Roman"/>
            <w:sz w:val="24"/>
            <w:szCs w:val="24"/>
          </w:rPr>
          <w:t xml:space="preserve"> </w:t>
        </w:r>
      </w:ins>
      <w:del w:id="681" w:author="Ognjen" w:date="2017-01-17T11:58:00Z">
        <w:r w:rsidRPr="00A3423B" w:rsidDel="00D00E53">
          <w:rPr>
            <w:rFonts w:ascii="Times New Roman" w:hAnsi="Times New Roman" w:cs="Times New Roman"/>
            <w:sz w:val="24"/>
            <w:szCs w:val="24"/>
          </w:rPr>
          <w:delText xml:space="preserve">Sljedeće </w:delText>
        </w:r>
      </w:del>
      <w:ins w:id="682" w:author="Ognjen" w:date="2017-01-17T11:58:00Z">
        <w:r w:rsidR="00D00E53">
          <w:rPr>
            <w:rFonts w:ascii="Times New Roman" w:hAnsi="Times New Roman" w:cs="Times New Roman"/>
            <w:sz w:val="24"/>
            <w:szCs w:val="24"/>
          </w:rPr>
          <w:t>s</w:t>
        </w:r>
        <w:r w:rsidR="00D00E53" w:rsidRPr="00A3423B">
          <w:rPr>
            <w:rFonts w:ascii="Times New Roman" w:hAnsi="Times New Roman" w:cs="Times New Roman"/>
            <w:sz w:val="24"/>
            <w:szCs w:val="24"/>
          </w:rPr>
          <w:t xml:space="preserve">ljedeće </w:t>
        </w:r>
      </w:ins>
      <w:r w:rsidRPr="00A3423B">
        <w:rPr>
          <w:rFonts w:ascii="Times New Roman" w:hAnsi="Times New Roman" w:cs="Times New Roman"/>
          <w:sz w:val="24"/>
          <w:szCs w:val="24"/>
        </w:rPr>
        <w:t>karakteristike vrijede kada je odgovarajući bit postavljen u jedinicu</w:t>
      </w:r>
      <w:ins w:id="683" w:author="Ognjen" w:date="2017-01-17T11:58:00Z">
        <w:r w:rsidR="00D00E53">
          <w:rPr>
            <w:rFonts w:ascii="Times New Roman" w:hAnsi="Times New Roman" w:cs="Times New Roman"/>
            <w:sz w:val="24"/>
            <w:szCs w:val="24"/>
          </w:rPr>
          <w:t xml:space="preserve"> ('1')</w:t>
        </w:r>
      </w:ins>
      <w:r w:rsidRPr="00A3423B">
        <w:rPr>
          <w:rFonts w:ascii="Times New Roman" w:hAnsi="Times New Roman" w:cs="Times New Roman"/>
          <w:sz w:val="24"/>
          <w:szCs w:val="24"/>
        </w:rPr>
        <w:t>:</w:t>
      </w:r>
    </w:p>
    <w:p w14:paraId="430B71B9" w14:textId="7131AD2F" w:rsidR="006601C6" w:rsidRPr="00A3423B" w:rsidRDefault="006601C6" w:rsidP="00937FA1">
      <w:pPr>
        <w:pStyle w:val="ListParagraph"/>
        <w:numPr>
          <w:ilvl w:val="1"/>
          <w:numId w:val="9"/>
        </w:numPr>
        <w:spacing w:line="360" w:lineRule="auto"/>
        <w:rPr>
          <w:rFonts w:ascii="Times New Roman" w:hAnsi="Times New Roman" w:cs="Times New Roman"/>
          <w:sz w:val="24"/>
          <w:szCs w:val="24"/>
        </w:rPr>
      </w:pPr>
      <w:del w:id="684" w:author="Ognjen" w:date="2017-01-17T11:58:00Z">
        <w:r w:rsidRPr="00A3423B" w:rsidDel="00D00E53">
          <w:rPr>
            <w:rFonts w:ascii="Times New Roman" w:hAnsi="Times New Roman" w:cs="Times New Roman"/>
            <w:sz w:val="24"/>
            <w:szCs w:val="24"/>
          </w:rPr>
          <w:delText xml:space="preserve">Podržan </w:delText>
        </w:r>
      </w:del>
      <w:ins w:id="685" w:author="Ognjen" w:date="2017-01-17T11:58:00Z">
        <w:r w:rsidR="00D00E53">
          <w:rPr>
            <w:rFonts w:ascii="Times New Roman" w:hAnsi="Times New Roman" w:cs="Times New Roman"/>
            <w:sz w:val="24"/>
            <w:szCs w:val="24"/>
          </w:rPr>
          <w:t>p</w:t>
        </w:r>
        <w:r w:rsidR="00D00E53" w:rsidRPr="00A3423B">
          <w:rPr>
            <w:rFonts w:ascii="Times New Roman" w:hAnsi="Times New Roman" w:cs="Times New Roman"/>
            <w:sz w:val="24"/>
            <w:szCs w:val="24"/>
          </w:rPr>
          <w:t xml:space="preserve">održan </w:t>
        </w:r>
      </w:ins>
      <w:r w:rsidRPr="00A3423B">
        <w:rPr>
          <w:rFonts w:ascii="Times New Roman" w:hAnsi="Times New Roman" w:cs="Times New Roman"/>
          <w:sz w:val="24"/>
          <w:szCs w:val="24"/>
        </w:rPr>
        <w:t xml:space="preserve">je 10 Mb </w:t>
      </w:r>
      <w:r w:rsidRPr="00A3423B">
        <w:rPr>
          <w:rFonts w:ascii="Times New Roman" w:hAnsi="Times New Roman" w:cs="Times New Roman"/>
          <w:i/>
          <w:sz w:val="24"/>
          <w:szCs w:val="24"/>
        </w:rPr>
        <w:t>half-duplex</w:t>
      </w:r>
      <w:del w:id="686" w:author="Ognjen" w:date="2017-01-17T11:58:00Z">
        <w:r w:rsidRPr="00A3423B" w:rsidDel="00D00E53">
          <w:rPr>
            <w:rFonts w:ascii="Times New Roman" w:hAnsi="Times New Roman" w:cs="Times New Roman"/>
            <w:sz w:val="24"/>
            <w:szCs w:val="24"/>
          </w:rPr>
          <w:delText>.</w:delText>
        </w:r>
      </w:del>
      <w:ins w:id="687" w:author="Ognjen" w:date="2017-01-17T11:58:00Z">
        <w:r w:rsidR="00D00E53">
          <w:rPr>
            <w:rFonts w:ascii="Times New Roman" w:hAnsi="Times New Roman" w:cs="Times New Roman"/>
            <w:sz w:val="24"/>
            <w:szCs w:val="24"/>
          </w:rPr>
          <w:t xml:space="preserve"> prijenos;</w:t>
        </w:r>
      </w:ins>
    </w:p>
    <w:p w14:paraId="2916AE22" w14:textId="6D79F175" w:rsidR="006601C6" w:rsidRPr="00A3423B" w:rsidRDefault="006601C6" w:rsidP="00937FA1">
      <w:pPr>
        <w:pStyle w:val="ListParagraph"/>
        <w:numPr>
          <w:ilvl w:val="1"/>
          <w:numId w:val="9"/>
        </w:numPr>
        <w:spacing w:line="360" w:lineRule="auto"/>
        <w:rPr>
          <w:rFonts w:ascii="Times New Roman" w:hAnsi="Times New Roman" w:cs="Times New Roman"/>
          <w:sz w:val="24"/>
          <w:szCs w:val="24"/>
        </w:rPr>
      </w:pPr>
      <w:del w:id="688" w:author="Ognjen" w:date="2017-01-17T11:58:00Z">
        <w:r w:rsidRPr="00A3423B" w:rsidDel="00D00E53">
          <w:rPr>
            <w:rFonts w:ascii="Times New Roman" w:hAnsi="Times New Roman" w:cs="Times New Roman"/>
            <w:sz w:val="24"/>
            <w:szCs w:val="24"/>
          </w:rPr>
          <w:delText xml:space="preserve">Podržan </w:delText>
        </w:r>
      </w:del>
      <w:ins w:id="689" w:author="Ognjen" w:date="2017-01-17T11:58:00Z">
        <w:r w:rsidR="00D00E53">
          <w:rPr>
            <w:rFonts w:ascii="Times New Roman" w:hAnsi="Times New Roman" w:cs="Times New Roman"/>
            <w:sz w:val="24"/>
            <w:szCs w:val="24"/>
          </w:rPr>
          <w:t>p</w:t>
        </w:r>
        <w:r w:rsidR="00D00E53" w:rsidRPr="00A3423B">
          <w:rPr>
            <w:rFonts w:ascii="Times New Roman" w:hAnsi="Times New Roman" w:cs="Times New Roman"/>
            <w:sz w:val="24"/>
            <w:szCs w:val="24"/>
          </w:rPr>
          <w:t xml:space="preserve">održan </w:t>
        </w:r>
      </w:ins>
      <w:r w:rsidRPr="00A3423B">
        <w:rPr>
          <w:rFonts w:ascii="Times New Roman" w:hAnsi="Times New Roman" w:cs="Times New Roman"/>
          <w:sz w:val="24"/>
          <w:szCs w:val="24"/>
        </w:rPr>
        <w:t xml:space="preserve">je 10 Mb </w:t>
      </w:r>
      <w:r w:rsidRPr="00A3423B">
        <w:rPr>
          <w:rFonts w:ascii="Times New Roman" w:hAnsi="Times New Roman" w:cs="Times New Roman"/>
          <w:i/>
          <w:sz w:val="24"/>
          <w:szCs w:val="24"/>
        </w:rPr>
        <w:t>full-duplex</w:t>
      </w:r>
      <w:ins w:id="690" w:author="Ognjen" w:date="2017-01-17T11:58:00Z">
        <w:r w:rsidR="00D00E53">
          <w:rPr>
            <w:rFonts w:ascii="Times New Roman" w:hAnsi="Times New Roman" w:cs="Times New Roman"/>
            <w:sz w:val="24"/>
            <w:szCs w:val="24"/>
          </w:rPr>
          <w:t xml:space="preserve"> prijenos;</w:t>
        </w:r>
      </w:ins>
      <w:del w:id="691" w:author="Ognjen" w:date="2017-01-17T11:58:00Z">
        <w:r w:rsidRPr="00A3423B" w:rsidDel="00D00E53">
          <w:rPr>
            <w:rFonts w:ascii="Times New Roman" w:hAnsi="Times New Roman" w:cs="Times New Roman"/>
            <w:sz w:val="24"/>
            <w:szCs w:val="24"/>
          </w:rPr>
          <w:delText>.</w:delText>
        </w:r>
      </w:del>
    </w:p>
    <w:p w14:paraId="662325B7" w14:textId="47BBB6D8" w:rsidR="006601C6" w:rsidRPr="00A3423B" w:rsidRDefault="006601C6" w:rsidP="00937FA1">
      <w:pPr>
        <w:pStyle w:val="ListParagraph"/>
        <w:numPr>
          <w:ilvl w:val="1"/>
          <w:numId w:val="9"/>
        </w:numPr>
        <w:spacing w:line="360" w:lineRule="auto"/>
        <w:rPr>
          <w:rFonts w:ascii="Times New Roman" w:hAnsi="Times New Roman" w:cs="Times New Roman"/>
          <w:sz w:val="24"/>
          <w:szCs w:val="24"/>
        </w:rPr>
      </w:pPr>
      <w:del w:id="692" w:author="Ognjen" w:date="2017-01-17T11:58:00Z">
        <w:r w:rsidRPr="00A3423B" w:rsidDel="00D00E53">
          <w:rPr>
            <w:rFonts w:ascii="Times New Roman" w:hAnsi="Times New Roman" w:cs="Times New Roman"/>
            <w:sz w:val="24"/>
            <w:szCs w:val="24"/>
          </w:rPr>
          <w:delText xml:space="preserve">Podržan </w:delText>
        </w:r>
      </w:del>
      <w:ins w:id="693" w:author="Ognjen" w:date="2017-01-17T11:58:00Z">
        <w:r w:rsidR="00D00E53">
          <w:rPr>
            <w:rFonts w:ascii="Times New Roman" w:hAnsi="Times New Roman" w:cs="Times New Roman"/>
            <w:sz w:val="24"/>
            <w:szCs w:val="24"/>
          </w:rPr>
          <w:t>p</w:t>
        </w:r>
        <w:r w:rsidR="00D00E53" w:rsidRPr="00A3423B">
          <w:rPr>
            <w:rFonts w:ascii="Times New Roman" w:hAnsi="Times New Roman" w:cs="Times New Roman"/>
            <w:sz w:val="24"/>
            <w:szCs w:val="24"/>
          </w:rPr>
          <w:t xml:space="preserve">održan </w:t>
        </w:r>
      </w:ins>
      <w:r w:rsidRPr="00A3423B">
        <w:rPr>
          <w:rFonts w:ascii="Times New Roman" w:hAnsi="Times New Roman" w:cs="Times New Roman"/>
          <w:sz w:val="24"/>
          <w:szCs w:val="24"/>
        </w:rPr>
        <w:t xml:space="preserve">je 100 Mb </w:t>
      </w:r>
      <w:r w:rsidRPr="00A3423B">
        <w:rPr>
          <w:rFonts w:ascii="Times New Roman" w:hAnsi="Times New Roman" w:cs="Times New Roman"/>
          <w:i/>
          <w:sz w:val="24"/>
          <w:szCs w:val="24"/>
        </w:rPr>
        <w:t>half-duplex</w:t>
      </w:r>
      <w:ins w:id="694" w:author="Ognjen" w:date="2017-01-17T11:58:00Z">
        <w:r w:rsidR="00D00E53">
          <w:rPr>
            <w:rFonts w:ascii="Times New Roman" w:hAnsi="Times New Roman" w:cs="Times New Roman"/>
            <w:sz w:val="24"/>
            <w:szCs w:val="24"/>
          </w:rPr>
          <w:t xml:space="preserve"> prijenos;</w:t>
        </w:r>
      </w:ins>
      <w:del w:id="695" w:author="Ognjen" w:date="2017-01-17T11:58:00Z">
        <w:r w:rsidRPr="00A3423B" w:rsidDel="00D00E53">
          <w:rPr>
            <w:rFonts w:ascii="Times New Roman" w:hAnsi="Times New Roman" w:cs="Times New Roman"/>
            <w:sz w:val="24"/>
            <w:szCs w:val="24"/>
          </w:rPr>
          <w:delText>.</w:delText>
        </w:r>
      </w:del>
    </w:p>
    <w:p w14:paraId="6D6AD5BD" w14:textId="62006D18" w:rsidR="006601C6" w:rsidRPr="00A3423B" w:rsidRDefault="006601C6" w:rsidP="00937FA1">
      <w:pPr>
        <w:pStyle w:val="ListParagraph"/>
        <w:numPr>
          <w:ilvl w:val="1"/>
          <w:numId w:val="9"/>
        </w:numPr>
        <w:spacing w:line="360" w:lineRule="auto"/>
        <w:rPr>
          <w:rFonts w:ascii="Times New Roman" w:hAnsi="Times New Roman" w:cs="Times New Roman"/>
          <w:sz w:val="24"/>
          <w:szCs w:val="24"/>
        </w:rPr>
      </w:pPr>
      <w:del w:id="696" w:author="Ognjen" w:date="2017-01-17T11:58:00Z">
        <w:r w:rsidRPr="00A3423B" w:rsidDel="00D00E53">
          <w:rPr>
            <w:rFonts w:ascii="Times New Roman" w:hAnsi="Times New Roman" w:cs="Times New Roman"/>
            <w:sz w:val="24"/>
            <w:szCs w:val="24"/>
          </w:rPr>
          <w:delText xml:space="preserve">Podržan </w:delText>
        </w:r>
      </w:del>
      <w:ins w:id="697" w:author="Ognjen" w:date="2017-01-17T11:58:00Z">
        <w:r w:rsidR="00D00E53">
          <w:rPr>
            <w:rFonts w:ascii="Times New Roman" w:hAnsi="Times New Roman" w:cs="Times New Roman"/>
            <w:sz w:val="24"/>
            <w:szCs w:val="24"/>
          </w:rPr>
          <w:t>p</w:t>
        </w:r>
        <w:r w:rsidR="00D00E53" w:rsidRPr="00A3423B">
          <w:rPr>
            <w:rFonts w:ascii="Times New Roman" w:hAnsi="Times New Roman" w:cs="Times New Roman"/>
            <w:sz w:val="24"/>
            <w:szCs w:val="24"/>
          </w:rPr>
          <w:t xml:space="preserve">održan </w:t>
        </w:r>
      </w:ins>
      <w:r w:rsidRPr="00A3423B">
        <w:rPr>
          <w:rFonts w:ascii="Times New Roman" w:hAnsi="Times New Roman" w:cs="Times New Roman"/>
          <w:sz w:val="24"/>
          <w:szCs w:val="24"/>
        </w:rPr>
        <w:t xml:space="preserve">je 100 Mb </w:t>
      </w:r>
      <w:r w:rsidRPr="00A3423B">
        <w:rPr>
          <w:rFonts w:ascii="Times New Roman" w:hAnsi="Times New Roman" w:cs="Times New Roman"/>
          <w:i/>
          <w:sz w:val="24"/>
          <w:szCs w:val="24"/>
        </w:rPr>
        <w:t>full-duplex</w:t>
      </w:r>
      <w:ins w:id="698" w:author="Ognjen" w:date="2017-01-17T11:58:00Z">
        <w:r w:rsidR="00D00E53">
          <w:rPr>
            <w:rFonts w:ascii="Times New Roman" w:hAnsi="Times New Roman" w:cs="Times New Roman"/>
            <w:sz w:val="24"/>
            <w:szCs w:val="24"/>
          </w:rPr>
          <w:t xml:space="preserve"> prijenos;</w:t>
        </w:r>
      </w:ins>
      <w:del w:id="699" w:author="Ognjen" w:date="2017-01-17T11:58:00Z">
        <w:r w:rsidRPr="00A3423B" w:rsidDel="00D00E53">
          <w:rPr>
            <w:rFonts w:ascii="Times New Roman" w:hAnsi="Times New Roman" w:cs="Times New Roman"/>
            <w:sz w:val="24"/>
            <w:szCs w:val="24"/>
          </w:rPr>
          <w:delText>.</w:delText>
        </w:r>
      </w:del>
    </w:p>
    <w:p w14:paraId="3696A1F5" w14:textId="7A235899" w:rsidR="006601C6" w:rsidRPr="00A3423B" w:rsidRDefault="006601C6" w:rsidP="00937FA1">
      <w:pPr>
        <w:pStyle w:val="ListParagraph"/>
        <w:numPr>
          <w:ilvl w:val="1"/>
          <w:numId w:val="9"/>
        </w:numPr>
        <w:spacing w:line="360" w:lineRule="auto"/>
        <w:rPr>
          <w:rFonts w:ascii="Times New Roman" w:hAnsi="Times New Roman" w:cs="Times New Roman"/>
          <w:sz w:val="24"/>
          <w:szCs w:val="24"/>
        </w:rPr>
      </w:pPr>
      <w:del w:id="700" w:author="Ognjen" w:date="2017-01-17T11:58:00Z">
        <w:r w:rsidRPr="00A3423B" w:rsidDel="00D00E53">
          <w:rPr>
            <w:rFonts w:ascii="Times New Roman" w:hAnsi="Times New Roman" w:cs="Times New Roman"/>
            <w:sz w:val="24"/>
            <w:szCs w:val="24"/>
          </w:rPr>
          <w:delText xml:space="preserve">Podržan </w:delText>
        </w:r>
      </w:del>
      <w:ins w:id="701" w:author="Ognjen" w:date="2017-01-17T11:58:00Z">
        <w:r w:rsidR="00D00E53">
          <w:rPr>
            <w:rFonts w:ascii="Times New Roman" w:hAnsi="Times New Roman" w:cs="Times New Roman"/>
            <w:sz w:val="24"/>
            <w:szCs w:val="24"/>
          </w:rPr>
          <w:t>p</w:t>
        </w:r>
        <w:r w:rsidR="00D00E53" w:rsidRPr="00A3423B">
          <w:rPr>
            <w:rFonts w:ascii="Times New Roman" w:hAnsi="Times New Roman" w:cs="Times New Roman"/>
            <w:sz w:val="24"/>
            <w:szCs w:val="24"/>
          </w:rPr>
          <w:t xml:space="preserve">održan </w:t>
        </w:r>
      </w:ins>
      <w:r w:rsidRPr="00A3423B">
        <w:rPr>
          <w:rFonts w:ascii="Times New Roman" w:hAnsi="Times New Roman" w:cs="Times New Roman"/>
          <w:sz w:val="24"/>
          <w:szCs w:val="24"/>
        </w:rPr>
        <w:t xml:space="preserve">je 1 Gb </w:t>
      </w:r>
      <w:r w:rsidRPr="00A3423B">
        <w:rPr>
          <w:rFonts w:ascii="Times New Roman" w:hAnsi="Times New Roman" w:cs="Times New Roman"/>
          <w:i/>
          <w:sz w:val="24"/>
          <w:szCs w:val="24"/>
        </w:rPr>
        <w:t>half-duplex</w:t>
      </w:r>
      <w:ins w:id="702" w:author="Ognjen" w:date="2017-01-17T11:58:00Z">
        <w:r w:rsidR="00D00E53">
          <w:rPr>
            <w:rFonts w:ascii="Times New Roman" w:hAnsi="Times New Roman" w:cs="Times New Roman"/>
            <w:sz w:val="24"/>
            <w:szCs w:val="24"/>
          </w:rPr>
          <w:t xml:space="preserve"> prijenos;</w:t>
        </w:r>
      </w:ins>
      <w:del w:id="703" w:author="Ognjen" w:date="2017-01-17T11:58:00Z">
        <w:r w:rsidRPr="00A3423B" w:rsidDel="00D00E53">
          <w:rPr>
            <w:rFonts w:ascii="Times New Roman" w:hAnsi="Times New Roman" w:cs="Times New Roman"/>
            <w:sz w:val="24"/>
            <w:szCs w:val="24"/>
          </w:rPr>
          <w:delText>.</w:delText>
        </w:r>
      </w:del>
    </w:p>
    <w:p w14:paraId="4BCFF5DE" w14:textId="6EB44914" w:rsidR="006601C6" w:rsidRPr="00A3423B" w:rsidRDefault="006601C6" w:rsidP="00937FA1">
      <w:pPr>
        <w:pStyle w:val="ListParagraph"/>
        <w:numPr>
          <w:ilvl w:val="1"/>
          <w:numId w:val="9"/>
        </w:numPr>
        <w:spacing w:line="360" w:lineRule="auto"/>
        <w:rPr>
          <w:rFonts w:ascii="Times New Roman" w:hAnsi="Times New Roman" w:cs="Times New Roman"/>
          <w:sz w:val="24"/>
          <w:szCs w:val="24"/>
        </w:rPr>
      </w:pPr>
      <w:del w:id="704" w:author="Ognjen" w:date="2017-01-17T11:58:00Z">
        <w:r w:rsidRPr="00A3423B" w:rsidDel="00D00E53">
          <w:rPr>
            <w:rFonts w:ascii="Times New Roman" w:hAnsi="Times New Roman" w:cs="Times New Roman"/>
            <w:sz w:val="24"/>
            <w:szCs w:val="24"/>
          </w:rPr>
          <w:delText xml:space="preserve">Podržan </w:delText>
        </w:r>
      </w:del>
      <w:ins w:id="705" w:author="Ognjen" w:date="2017-01-17T11:58:00Z">
        <w:r w:rsidR="00D00E53">
          <w:rPr>
            <w:rFonts w:ascii="Times New Roman" w:hAnsi="Times New Roman" w:cs="Times New Roman"/>
            <w:sz w:val="24"/>
            <w:szCs w:val="24"/>
          </w:rPr>
          <w:t>p</w:t>
        </w:r>
        <w:r w:rsidR="00D00E53" w:rsidRPr="00A3423B">
          <w:rPr>
            <w:rFonts w:ascii="Times New Roman" w:hAnsi="Times New Roman" w:cs="Times New Roman"/>
            <w:sz w:val="24"/>
            <w:szCs w:val="24"/>
          </w:rPr>
          <w:t xml:space="preserve">održan </w:t>
        </w:r>
      </w:ins>
      <w:r w:rsidRPr="00A3423B">
        <w:rPr>
          <w:rFonts w:ascii="Times New Roman" w:hAnsi="Times New Roman" w:cs="Times New Roman"/>
          <w:sz w:val="24"/>
          <w:szCs w:val="24"/>
        </w:rPr>
        <w:t xml:space="preserve">je 1 Gb </w:t>
      </w:r>
      <w:r w:rsidRPr="00A3423B">
        <w:rPr>
          <w:rFonts w:ascii="Times New Roman" w:hAnsi="Times New Roman" w:cs="Times New Roman"/>
          <w:i/>
          <w:sz w:val="24"/>
          <w:szCs w:val="24"/>
        </w:rPr>
        <w:t>full-duplex</w:t>
      </w:r>
      <w:ins w:id="706" w:author="Ognjen" w:date="2017-01-17T11:58:00Z">
        <w:r w:rsidR="00D00E53">
          <w:rPr>
            <w:rFonts w:ascii="Times New Roman" w:hAnsi="Times New Roman" w:cs="Times New Roman"/>
            <w:sz w:val="24"/>
            <w:szCs w:val="24"/>
          </w:rPr>
          <w:t xml:space="preserve"> prijenos;</w:t>
        </w:r>
      </w:ins>
      <w:del w:id="707" w:author="Ognjen" w:date="2017-01-17T11:58:00Z">
        <w:r w:rsidRPr="00A3423B" w:rsidDel="00D00E53">
          <w:rPr>
            <w:rFonts w:ascii="Times New Roman" w:hAnsi="Times New Roman" w:cs="Times New Roman"/>
            <w:sz w:val="24"/>
            <w:szCs w:val="24"/>
          </w:rPr>
          <w:delText>.</w:delText>
        </w:r>
      </w:del>
    </w:p>
    <w:p w14:paraId="04181287" w14:textId="4B3AECED" w:rsidR="006601C6" w:rsidRPr="00A3423B" w:rsidRDefault="006601C6" w:rsidP="00937FA1">
      <w:pPr>
        <w:pStyle w:val="ListParagraph"/>
        <w:numPr>
          <w:ilvl w:val="1"/>
          <w:numId w:val="9"/>
        </w:numPr>
        <w:spacing w:line="360" w:lineRule="auto"/>
        <w:rPr>
          <w:rFonts w:ascii="Times New Roman" w:hAnsi="Times New Roman" w:cs="Times New Roman"/>
          <w:sz w:val="24"/>
          <w:szCs w:val="24"/>
        </w:rPr>
      </w:pPr>
      <w:del w:id="708" w:author="Ognjen" w:date="2017-01-17T11:58:00Z">
        <w:r w:rsidRPr="00A3423B" w:rsidDel="00D00E53">
          <w:rPr>
            <w:rFonts w:ascii="Times New Roman" w:hAnsi="Times New Roman" w:cs="Times New Roman"/>
            <w:sz w:val="24"/>
            <w:szCs w:val="24"/>
          </w:rPr>
          <w:delText xml:space="preserve">Podržan </w:delText>
        </w:r>
      </w:del>
      <w:ins w:id="709" w:author="Ognjen" w:date="2017-01-17T11:58:00Z">
        <w:r w:rsidR="00D00E53">
          <w:rPr>
            <w:rFonts w:ascii="Times New Roman" w:hAnsi="Times New Roman" w:cs="Times New Roman"/>
            <w:sz w:val="24"/>
            <w:szCs w:val="24"/>
          </w:rPr>
          <w:t>p</w:t>
        </w:r>
        <w:r w:rsidR="00D00E53" w:rsidRPr="00A3423B">
          <w:rPr>
            <w:rFonts w:ascii="Times New Roman" w:hAnsi="Times New Roman" w:cs="Times New Roman"/>
            <w:sz w:val="24"/>
            <w:szCs w:val="24"/>
          </w:rPr>
          <w:t xml:space="preserve">održan </w:t>
        </w:r>
      </w:ins>
      <w:r w:rsidRPr="00A3423B">
        <w:rPr>
          <w:rFonts w:ascii="Times New Roman" w:hAnsi="Times New Roman" w:cs="Times New Roman"/>
          <w:sz w:val="24"/>
          <w:szCs w:val="24"/>
        </w:rPr>
        <w:t xml:space="preserve">je 10 Gb </w:t>
      </w:r>
      <w:r w:rsidRPr="00A3423B">
        <w:rPr>
          <w:rFonts w:ascii="Times New Roman" w:hAnsi="Times New Roman" w:cs="Times New Roman"/>
          <w:i/>
          <w:sz w:val="24"/>
          <w:szCs w:val="24"/>
        </w:rPr>
        <w:t>full-duplex</w:t>
      </w:r>
      <w:ins w:id="710" w:author="Ognjen" w:date="2017-01-17T11:58:00Z">
        <w:r w:rsidR="00D00E53">
          <w:rPr>
            <w:rFonts w:ascii="Times New Roman" w:hAnsi="Times New Roman" w:cs="Times New Roman"/>
            <w:sz w:val="24"/>
            <w:szCs w:val="24"/>
          </w:rPr>
          <w:t xml:space="preserve"> prijenos;</w:t>
        </w:r>
      </w:ins>
      <w:del w:id="711" w:author="Ognjen" w:date="2017-01-17T11:58:00Z">
        <w:r w:rsidRPr="00A3423B" w:rsidDel="00D00E53">
          <w:rPr>
            <w:rFonts w:ascii="Times New Roman" w:hAnsi="Times New Roman" w:cs="Times New Roman"/>
            <w:sz w:val="24"/>
            <w:szCs w:val="24"/>
          </w:rPr>
          <w:delText>.</w:delText>
        </w:r>
      </w:del>
    </w:p>
    <w:p w14:paraId="2A8B8675" w14:textId="355E8D79" w:rsidR="006601C6" w:rsidRPr="00A3423B" w:rsidRDefault="006601C6" w:rsidP="00937FA1">
      <w:pPr>
        <w:pStyle w:val="ListParagraph"/>
        <w:numPr>
          <w:ilvl w:val="1"/>
          <w:numId w:val="9"/>
        </w:numPr>
        <w:spacing w:line="360" w:lineRule="auto"/>
        <w:rPr>
          <w:rFonts w:ascii="Times New Roman" w:hAnsi="Times New Roman" w:cs="Times New Roman"/>
          <w:sz w:val="24"/>
          <w:szCs w:val="24"/>
        </w:rPr>
      </w:pPr>
      <w:del w:id="712" w:author="Ognjen" w:date="2017-01-17T11:58:00Z">
        <w:r w:rsidRPr="00A3423B" w:rsidDel="00D00E53">
          <w:rPr>
            <w:rFonts w:ascii="Times New Roman" w:hAnsi="Times New Roman" w:cs="Times New Roman"/>
            <w:sz w:val="24"/>
            <w:szCs w:val="24"/>
          </w:rPr>
          <w:delText xml:space="preserve">Podržan </w:delText>
        </w:r>
      </w:del>
      <w:ins w:id="713" w:author="Ognjen" w:date="2017-01-17T11:58:00Z">
        <w:r w:rsidR="00D00E53">
          <w:rPr>
            <w:rFonts w:ascii="Times New Roman" w:hAnsi="Times New Roman" w:cs="Times New Roman"/>
            <w:sz w:val="24"/>
            <w:szCs w:val="24"/>
          </w:rPr>
          <w:t>p</w:t>
        </w:r>
        <w:r w:rsidR="00D00E53" w:rsidRPr="00A3423B">
          <w:rPr>
            <w:rFonts w:ascii="Times New Roman" w:hAnsi="Times New Roman" w:cs="Times New Roman"/>
            <w:sz w:val="24"/>
            <w:szCs w:val="24"/>
          </w:rPr>
          <w:t xml:space="preserve">održan </w:t>
        </w:r>
      </w:ins>
      <w:r w:rsidRPr="00A3423B">
        <w:rPr>
          <w:rFonts w:ascii="Times New Roman" w:hAnsi="Times New Roman" w:cs="Times New Roman"/>
          <w:sz w:val="24"/>
          <w:szCs w:val="24"/>
        </w:rPr>
        <w:t>je bakreni prijenosni medij</w:t>
      </w:r>
      <w:del w:id="714" w:author="Ognjen" w:date="2017-01-17T11:59:00Z">
        <w:r w:rsidRPr="00A3423B" w:rsidDel="00D00E53">
          <w:rPr>
            <w:rFonts w:ascii="Times New Roman" w:hAnsi="Times New Roman" w:cs="Times New Roman"/>
            <w:sz w:val="24"/>
            <w:szCs w:val="24"/>
          </w:rPr>
          <w:delText>,</w:delText>
        </w:r>
      </w:del>
      <w:ins w:id="715" w:author="Ognjen" w:date="2017-01-17T11:59:00Z">
        <w:r w:rsidR="00D00E53">
          <w:rPr>
            <w:rFonts w:ascii="Times New Roman" w:hAnsi="Times New Roman" w:cs="Times New Roman"/>
            <w:sz w:val="24"/>
            <w:szCs w:val="24"/>
          </w:rPr>
          <w:t>;</w:t>
        </w:r>
      </w:ins>
    </w:p>
    <w:p w14:paraId="45B1FFEF" w14:textId="22F5978B" w:rsidR="006601C6" w:rsidRPr="00A3423B" w:rsidRDefault="006601C6" w:rsidP="00937FA1">
      <w:pPr>
        <w:pStyle w:val="ListParagraph"/>
        <w:numPr>
          <w:ilvl w:val="1"/>
          <w:numId w:val="9"/>
        </w:numPr>
        <w:spacing w:line="360" w:lineRule="auto"/>
        <w:rPr>
          <w:rFonts w:ascii="Times New Roman" w:hAnsi="Times New Roman" w:cs="Times New Roman"/>
          <w:sz w:val="24"/>
          <w:szCs w:val="24"/>
        </w:rPr>
      </w:pPr>
      <w:del w:id="716" w:author="Ognjen" w:date="2017-01-17T11:58:00Z">
        <w:r w:rsidRPr="00A3423B" w:rsidDel="00D00E53">
          <w:rPr>
            <w:rFonts w:ascii="Times New Roman" w:hAnsi="Times New Roman" w:cs="Times New Roman"/>
            <w:sz w:val="24"/>
            <w:szCs w:val="24"/>
          </w:rPr>
          <w:delText xml:space="preserve">Podržana </w:delText>
        </w:r>
      </w:del>
      <w:ins w:id="717" w:author="Ognjen" w:date="2017-01-17T11:58:00Z">
        <w:r w:rsidR="00D00E53">
          <w:rPr>
            <w:rFonts w:ascii="Times New Roman" w:hAnsi="Times New Roman" w:cs="Times New Roman"/>
            <w:sz w:val="24"/>
            <w:szCs w:val="24"/>
          </w:rPr>
          <w:t>p</w:t>
        </w:r>
        <w:r w:rsidR="00D00E53" w:rsidRPr="00A3423B">
          <w:rPr>
            <w:rFonts w:ascii="Times New Roman" w:hAnsi="Times New Roman" w:cs="Times New Roman"/>
            <w:sz w:val="24"/>
            <w:szCs w:val="24"/>
          </w:rPr>
          <w:t xml:space="preserve">održana </w:t>
        </w:r>
      </w:ins>
      <w:r w:rsidRPr="00A3423B">
        <w:rPr>
          <w:rFonts w:ascii="Times New Roman" w:hAnsi="Times New Roman" w:cs="Times New Roman"/>
          <w:sz w:val="24"/>
          <w:szCs w:val="24"/>
        </w:rPr>
        <w:t>je optička niti</w:t>
      </w:r>
      <w:del w:id="718" w:author="Ognjen" w:date="2017-01-17T11:59:00Z">
        <w:r w:rsidRPr="00A3423B" w:rsidDel="00D00E53">
          <w:rPr>
            <w:rFonts w:ascii="Times New Roman" w:hAnsi="Times New Roman" w:cs="Times New Roman"/>
            <w:sz w:val="24"/>
            <w:szCs w:val="24"/>
          </w:rPr>
          <w:delText>.</w:delText>
        </w:r>
      </w:del>
      <w:ins w:id="719" w:author="Ognjen" w:date="2017-01-17T11:59:00Z">
        <w:r w:rsidR="00D00E53">
          <w:rPr>
            <w:rFonts w:ascii="Times New Roman" w:hAnsi="Times New Roman" w:cs="Times New Roman"/>
            <w:sz w:val="24"/>
            <w:szCs w:val="24"/>
          </w:rPr>
          <w:t>;</w:t>
        </w:r>
      </w:ins>
    </w:p>
    <w:p w14:paraId="58B44DF6" w14:textId="02B24127" w:rsidR="006601C6" w:rsidRPr="00A3423B" w:rsidRDefault="006601C6" w:rsidP="00937FA1">
      <w:pPr>
        <w:pStyle w:val="ListParagraph"/>
        <w:numPr>
          <w:ilvl w:val="1"/>
          <w:numId w:val="9"/>
        </w:numPr>
        <w:spacing w:line="360" w:lineRule="auto"/>
        <w:rPr>
          <w:rFonts w:ascii="Times New Roman" w:hAnsi="Times New Roman" w:cs="Times New Roman"/>
          <w:sz w:val="24"/>
          <w:szCs w:val="24"/>
        </w:rPr>
      </w:pPr>
      <w:del w:id="720" w:author="Ognjen" w:date="2017-01-17T11:58:00Z">
        <w:r w:rsidRPr="00A3423B" w:rsidDel="00D00E53">
          <w:rPr>
            <w:rFonts w:ascii="Times New Roman" w:hAnsi="Times New Roman" w:cs="Times New Roman"/>
            <w:sz w:val="24"/>
            <w:szCs w:val="24"/>
          </w:rPr>
          <w:delText xml:space="preserve">Podržano </w:delText>
        </w:r>
      </w:del>
      <w:ins w:id="721" w:author="Ognjen" w:date="2017-01-17T11:58:00Z">
        <w:r w:rsidR="00D00E53">
          <w:rPr>
            <w:rFonts w:ascii="Times New Roman" w:hAnsi="Times New Roman" w:cs="Times New Roman"/>
            <w:sz w:val="24"/>
            <w:szCs w:val="24"/>
          </w:rPr>
          <w:t>p</w:t>
        </w:r>
        <w:r w:rsidR="00D00E53" w:rsidRPr="00A3423B">
          <w:rPr>
            <w:rFonts w:ascii="Times New Roman" w:hAnsi="Times New Roman" w:cs="Times New Roman"/>
            <w:sz w:val="24"/>
            <w:szCs w:val="24"/>
          </w:rPr>
          <w:t xml:space="preserve">održano </w:t>
        </w:r>
      </w:ins>
      <w:r w:rsidRPr="00A3423B">
        <w:rPr>
          <w:rFonts w:ascii="Times New Roman" w:hAnsi="Times New Roman" w:cs="Times New Roman"/>
          <w:sz w:val="24"/>
          <w:szCs w:val="24"/>
        </w:rPr>
        <w:t>je automatsko dogovaranje</w:t>
      </w:r>
      <w:ins w:id="722" w:author="Ognjen" w:date="2017-01-17T11:59:00Z">
        <w:r w:rsidR="00D00E53">
          <w:rPr>
            <w:rFonts w:ascii="Times New Roman" w:hAnsi="Times New Roman" w:cs="Times New Roman"/>
            <w:sz w:val="24"/>
            <w:szCs w:val="24"/>
          </w:rPr>
          <w:t xml:space="preserve"> o prijenosnom mediju</w:t>
        </w:r>
      </w:ins>
      <w:del w:id="723" w:author="Ognjen" w:date="2017-01-17T11:59:00Z">
        <w:r w:rsidRPr="00A3423B" w:rsidDel="00D00E53">
          <w:rPr>
            <w:rFonts w:ascii="Times New Roman" w:hAnsi="Times New Roman" w:cs="Times New Roman"/>
            <w:sz w:val="24"/>
            <w:szCs w:val="24"/>
          </w:rPr>
          <w:delText>.</w:delText>
        </w:r>
      </w:del>
      <w:ins w:id="724" w:author="Ognjen" w:date="2017-01-17T11:59:00Z">
        <w:r w:rsidR="00D00E53">
          <w:rPr>
            <w:rFonts w:ascii="Times New Roman" w:hAnsi="Times New Roman" w:cs="Times New Roman"/>
            <w:sz w:val="24"/>
            <w:szCs w:val="24"/>
          </w:rPr>
          <w:t>;</w:t>
        </w:r>
      </w:ins>
    </w:p>
    <w:p w14:paraId="181FC3EA" w14:textId="3E22AF87" w:rsidR="006601C6" w:rsidRPr="00A3423B" w:rsidRDefault="006601C6" w:rsidP="00937FA1">
      <w:pPr>
        <w:pStyle w:val="ListParagraph"/>
        <w:numPr>
          <w:ilvl w:val="1"/>
          <w:numId w:val="9"/>
        </w:numPr>
        <w:spacing w:line="360" w:lineRule="auto"/>
        <w:rPr>
          <w:rFonts w:ascii="Times New Roman" w:hAnsi="Times New Roman" w:cs="Times New Roman"/>
          <w:sz w:val="24"/>
          <w:szCs w:val="24"/>
        </w:rPr>
      </w:pPr>
      <w:r w:rsidRPr="00A3423B">
        <w:rPr>
          <w:rFonts w:ascii="Times New Roman" w:hAnsi="Times New Roman" w:cs="Times New Roman"/>
          <w:sz w:val="24"/>
          <w:szCs w:val="24"/>
        </w:rPr>
        <w:t>Podržano je pauziranje</w:t>
      </w:r>
      <w:del w:id="725" w:author="Ognjen" w:date="2017-01-17T11:59:00Z">
        <w:r w:rsidRPr="00A3423B" w:rsidDel="00D00E53">
          <w:rPr>
            <w:rFonts w:ascii="Times New Roman" w:hAnsi="Times New Roman" w:cs="Times New Roman"/>
            <w:sz w:val="24"/>
            <w:szCs w:val="24"/>
          </w:rPr>
          <w:delText>.</w:delText>
        </w:r>
      </w:del>
      <w:ins w:id="726" w:author="Ognjen" w:date="2017-01-17T11:59:00Z">
        <w:r w:rsidR="00D00E53">
          <w:rPr>
            <w:rFonts w:ascii="Times New Roman" w:hAnsi="Times New Roman" w:cs="Times New Roman"/>
            <w:sz w:val="24"/>
            <w:szCs w:val="24"/>
          </w:rPr>
          <w:t>;</w:t>
        </w:r>
      </w:ins>
    </w:p>
    <w:p w14:paraId="15ABB0EA" w14:textId="78BE29BB" w:rsidR="006601C6" w:rsidRPr="00A3423B" w:rsidRDefault="006601C6" w:rsidP="00937FA1">
      <w:pPr>
        <w:pStyle w:val="ListParagraph"/>
        <w:numPr>
          <w:ilvl w:val="1"/>
          <w:numId w:val="9"/>
        </w:numPr>
        <w:spacing w:line="360" w:lineRule="auto"/>
        <w:rPr>
          <w:rFonts w:ascii="Times New Roman" w:hAnsi="Times New Roman" w:cs="Times New Roman"/>
          <w:sz w:val="24"/>
          <w:szCs w:val="24"/>
        </w:rPr>
      </w:pPr>
      <w:r w:rsidRPr="00A3423B">
        <w:rPr>
          <w:rFonts w:ascii="Times New Roman" w:hAnsi="Times New Roman" w:cs="Times New Roman"/>
          <w:sz w:val="24"/>
          <w:szCs w:val="24"/>
        </w:rPr>
        <w:t>Podržano je asimetrično pauziranje</w:t>
      </w:r>
      <w:del w:id="727" w:author="Ognjen" w:date="2017-01-17T11:59:00Z">
        <w:r w:rsidRPr="00A3423B" w:rsidDel="00D00E53">
          <w:rPr>
            <w:rFonts w:ascii="Times New Roman" w:hAnsi="Times New Roman" w:cs="Times New Roman"/>
            <w:sz w:val="24"/>
            <w:szCs w:val="24"/>
          </w:rPr>
          <w:delText>.</w:delText>
        </w:r>
      </w:del>
      <w:ins w:id="728" w:author="Ognjen" w:date="2017-01-17T11:59:00Z">
        <w:r w:rsidR="00D00E53">
          <w:rPr>
            <w:rFonts w:ascii="Times New Roman" w:hAnsi="Times New Roman" w:cs="Times New Roman"/>
            <w:sz w:val="24"/>
            <w:szCs w:val="24"/>
          </w:rPr>
          <w:t>;</w:t>
        </w:r>
      </w:ins>
    </w:p>
    <w:p w14:paraId="76AED0BA" w14:textId="2DB048B3" w:rsidR="006601C6" w:rsidRPr="00A3423B" w:rsidRDefault="006601C6" w:rsidP="00937FA1">
      <w:pPr>
        <w:pStyle w:val="ListParagraph"/>
        <w:numPr>
          <w:ilvl w:val="0"/>
          <w:numId w:val="9"/>
        </w:numPr>
        <w:spacing w:line="360" w:lineRule="auto"/>
        <w:rPr>
          <w:rFonts w:ascii="Times New Roman" w:hAnsi="Times New Roman" w:cs="Times New Roman"/>
          <w:sz w:val="24"/>
          <w:szCs w:val="24"/>
        </w:rPr>
      </w:pPr>
      <w:del w:id="729" w:author="Ognjen" w:date="2017-01-17T11:59:00Z">
        <w:r w:rsidRPr="00A3423B" w:rsidDel="00D00E53">
          <w:rPr>
            <w:rFonts w:ascii="Times New Roman" w:hAnsi="Times New Roman" w:cs="Times New Roman"/>
            <w:sz w:val="24"/>
            <w:szCs w:val="24"/>
          </w:rPr>
          <w:delText>Polje prikazanih</w:delText>
        </w:r>
      </w:del>
      <w:ins w:id="730" w:author="Ognjen" w:date="2017-01-17T11:59:00Z">
        <w:r w:rsidR="00D00E53">
          <w:rPr>
            <w:rFonts w:ascii="Times New Roman" w:hAnsi="Times New Roman" w:cs="Times New Roman"/>
            <w:sz w:val="24"/>
            <w:szCs w:val="24"/>
          </w:rPr>
          <w:t>objavljene</w:t>
        </w:r>
      </w:ins>
      <w:r w:rsidRPr="00A3423B">
        <w:rPr>
          <w:rFonts w:ascii="Times New Roman" w:hAnsi="Times New Roman" w:cs="Times New Roman"/>
          <w:sz w:val="24"/>
          <w:szCs w:val="24"/>
        </w:rPr>
        <w:t xml:space="preserve"> mogućnosti</w:t>
      </w:r>
      <w:del w:id="731" w:author="Ognjen" w:date="2017-01-17T11:59:00Z">
        <w:r w:rsidRPr="00A3423B" w:rsidDel="00D00E53">
          <w:rPr>
            <w:rFonts w:ascii="Times New Roman" w:hAnsi="Times New Roman" w:cs="Times New Roman"/>
            <w:sz w:val="24"/>
            <w:szCs w:val="24"/>
          </w:rPr>
          <w:delText>.</w:delText>
        </w:r>
      </w:del>
      <w:ins w:id="732" w:author="Ognjen" w:date="2017-01-17T11:59:00Z">
        <w:r w:rsidR="00D00E53">
          <w:rPr>
            <w:rFonts w:ascii="Times New Roman" w:hAnsi="Times New Roman" w:cs="Times New Roman"/>
            <w:sz w:val="24"/>
            <w:szCs w:val="24"/>
          </w:rPr>
          <w:t>:</w:t>
        </w:r>
      </w:ins>
      <w:r w:rsidRPr="00A3423B">
        <w:rPr>
          <w:rFonts w:ascii="Times New Roman" w:hAnsi="Times New Roman" w:cs="Times New Roman"/>
          <w:sz w:val="24"/>
          <w:szCs w:val="24"/>
        </w:rPr>
        <w:br/>
        <w:t xml:space="preserve">– </w:t>
      </w:r>
      <w:del w:id="733" w:author="Ognjen" w:date="2017-01-17T11:59:00Z">
        <w:r w:rsidRPr="00A3423B" w:rsidDel="00D00E53">
          <w:rPr>
            <w:rFonts w:ascii="Times New Roman" w:hAnsi="Times New Roman" w:cs="Times New Roman"/>
            <w:sz w:val="24"/>
            <w:szCs w:val="24"/>
          </w:rPr>
          <w:delText xml:space="preserve">Označava </w:delText>
        </w:r>
      </w:del>
      <w:ins w:id="734" w:author="Ognjen" w:date="2017-01-17T11:59:00Z">
        <w:r w:rsidR="00D00E53">
          <w:rPr>
            <w:rFonts w:ascii="Times New Roman" w:hAnsi="Times New Roman" w:cs="Times New Roman"/>
            <w:sz w:val="24"/>
            <w:szCs w:val="24"/>
          </w:rPr>
          <w:t>o</w:t>
        </w:r>
        <w:r w:rsidR="00D00E53" w:rsidRPr="00A3423B">
          <w:rPr>
            <w:rFonts w:ascii="Times New Roman" w:hAnsi="Times New Roman" w:cs="Times New Roman"/>
            <w:sz w:val="24"/>
            <w:szCs w:val="24"/>
          </w:rPr>
          <w:t xml:space="preserve">značava </w:t>
        </w:r>
      </w:ins>
      <w:r w:rsidRPr="00A3423B">
        <w:rPr>
          <w:rFonts w:ascii="Times New Roman" w:hAnsi="Times New Roman" w:cs="Times New Roman"/>
          <w:sz w:val="24"/>
          <w:szCs w:val="24"/>
        </w:rPr>
        <w:t>koje su mogućnosti vidljive vanjskom klijentu</w:t>
      </w:r>
      <w:del w:id="735" w:author="Ognjen" w:date="2017-01-17T11:59:00Z">
        <w:r w:rsidRPr="00A3423B" w:rsidDel="00D00E53">
          <w:rPr>
            <w:rFonts w:ascii="Times New Roman" w:hAnsi="Times New Roman" w:cs="Times New Roman"/>
            <w:sz w:val="24"/>
            <w:szCs w:val="24"/>
          </w:rPr>
          <w:delText>.</w:delText>
        </w:r>
      </w:del>
      <w:ins w:id="736" w:author="Ognjen" w:date="2017-01-17T11:59:00Z">
        <w:r w:rsidR="00D00E53">
          <w:rPr>
            <w:rFonts w:ascii="Times New Roman" w:hAnsi="Times New Roman" w:cs="Times New Roman"/>
            <w:sz w:val="24"/>
            <w:szCs w:val="24"/>
          </w:rPr>
          <w:t>;</w:t>
        </w:r>
      </w:ins>
    </w:p>
    <w:p w14:paraId="2B8A79F7" w14:textId="34CC6F5A" w:rsidR="006601C6" w:rsidRPr="00A3423B" w:rsidRDefault="006601C6" w:rsidP="00937FA1">
      <w:pPr>
        <w:pStyle w:val="ListParagraph"/>
        <w:numPr>
          <w:ilvl w:val="0"/>
          <w:numId w:val="9"/>
        </w:numPr>
        <w:spacing w:line="360" w:lineRule="auto"/>
        <w:rPr>
          <w:rFonts w:ascii="Times New Roman" w:hAnsi="Times New Roman" w:cs="Times New Roman"/>
          <w:sz w:val="24"/>
          <w:szCs w:val="24"/>
        </w:rPr>
      </w:pPr>
      <w:del w:id="737" w:author="Ognjen" w:date="2017-01-17T12:00:00Z">
        <w:r w:rsidRPr="00A3423B" w:rsidDel="00D00E53">
          <w:rPr>
            <w:rFonts w:ascii="Times New Roman" w:hAnsi="Times New Roman" w:cs="Times New Roman"/>
            <w:sz w:val="24"/>
            <w:szCs w:val="24"/>
          </w:rPr>
          <w:delText xml:space="preserve">Polje podržanih </w:delText>
        </w:r>
      </w:del>
      <w:ins w:id="738" w:author="Ognjen" w:date="2017-01-17T12:00:00Z">
        <w:r w:rsidR="00D00E53" w:rsidRPr="00A3423B">
          <w:rPr>
            <w:rFonts w:ascii="Times New Roman" w:hAnsi="Times New Roman" w:cs="Times New Roman"/>
            <w:sz w:val="24"/>
            <w:szCs w:val="24"/>
          </w:rPr>
          <w:t>podržan</w:t>
        </w:r>
        <w:r w:rsidR="00D00E53">
          <w:rPr>
            <w:rFonts w:ascii="Times New Roman" w:hAnsi="Times New Roman" w:cs="Times New Roman"/>
            <w:sz w:val="24"/>
            <w:szCs w:val="24"/>
          </w:rPr>
          <w:t>e</w:t>
        </w:r>
        <w:r w:rsidR="00D00E53" w:rsidRPr="00A3423B">
          <w:rPr>
            <w:rFonts w:ascii="Times New Roman" w:hAnsi="Times New Roman" w:cs="Times New Roman"/>
            <w:sz w:val="24"/>
            <w:szCs w:val="24"/>
          </w:rPr>
          <w:t xml:space="preserve"> </w:t>
        </w:r>
      </w:ins>
      <w:r w:rsidRPr="00A3423B">
        <w:rPr>
          <w:rFonts w:ascii="Times New Roman" w:hAnsi="Times New Roman" w:cs="Times New Roman"/>
          <w:sz w:val="24"/>
          <w:szCs w:val="24"/>
        </w:rPr>
        <w:t>mogućnosti</w:t>
      </w:r>
      <w:del w:id="739" w:author="Ognjen" w:date="2017-01-17T12:00:00Z">
        <w:r w:rsidRPr="00A3423B" w:rsidDel="00D00E53">
          <w:rPr>
            <w:rFonts w:ascii="Times New Roman" w:hAnsi="Times New Roman" w:cs="Times New Roman"/>
            <w:sz w:val="24"/>
            <w:szCs w:val="24"/>
          </w:rPr>
          <w:delText>.</w:delText>
        </w:r>
      </w:del>
      <w:ins w:id="740" w:author="Ognjen" w:date="2017-01-17T12:00:00Z">
        <w:r w:rsidR="00D00E53">
          <w:rPr>
            <w:rFonts w:ascii="Times New Roman" w:hAnsi="Times New Roman" w:cs="Times New Roman"/>
            <w:sz w:val="24"/>
            <w:szCs w:val="24"/>
          </w:rPr>
          <w:t>:</w:t>
        </w:r>
      </w:ins>
      <w:r w:rsidRPr="00A3423B">
        <w:rPr>
          <w:rFonts w:ascii="Times New Roman" w:hAnsi="Times New Roman" w:cs="Times New Roman"/>
          <w:sz w:val="24"/>
          <w:szCs w:val="24"/>
        </w:rPr>
        <w:br/>
        <w:t xml:space="preserve">– </w:t>
      </w:r>
      <w:del w:id="741" w:author="Ognjen" w:date="2017-01-17T12:00:00Z">
        <w:r w:rsidRPr="00A3423B" w:rsidDel="00D00E53">
          <w:rPr>
            <w:rFonts w:ascii="Times New Roman" w:hAnsi="Times New Roman" w:cs="Times New Roman"/>
            <w:sz w:val="24"/>
            <w:szCs w:val="24"/>
          </w:rPr>
          <w:delText xml:space="preserve">Označava </w:delText>
        </w:r>
      </w:del>
      <w:ins w:id="742" w:author="Ognjen" w:date="2017-01-17T12:00:00Z">
        <w:r w:rsidR="00D00E53">
          <w:rPr>
            <w:rFonts w:ascii="Times New Roman" w:hAnsi="Times New Roman" w:cs="Times New Roman"/>
            <w:sz w:val="24"/>
            <w:szCs w:val="24"/>
          </w:rPr>
          <w:t>o</w:t>
        </w:r>
        <w:r w:rsidR="00D00E53" w:rsidRPr="00A3423B">
          <w:rPr>
            <w:rFonts w:ascii="Times New Roman" w:hAnsi="Times New Roman" w:cs="Times New Roman"/>
            <w:sz w:val="24"/>
            <w:szCs w:val="24"/>
          </w:rPr>
          <w:t xml:space="preserve">značava </w:t>
        </w:r>
      </w:ins>
      <w:r w:rsidRPr="00A3423B">
        <w:rPr>
          <w:rFonts w:ascii="Times New Roman" w:hAnsi="Times New Roman" w:cs="Times New Roman"/>
          <w:sz w:val="24"/>
          <w:szCs w:val="24"/>
        </w:rPr>
        <w:t xml:space="preserve">koje je mogućnosti </w:t>
      </w:r>
      <w:del w:id="743" w:author="Ognjen" w:date="2017-01-17T12:00:00Z">
        <w:r w:rsidRPr="00A3423B" w:rsidDel="00D00E53">
          <w:rPr>
            <w:rFonts w:ascii="Times New Roman" w:hAnsi="Times New Roman" w:cs="Times New Roman"/>
            <w:sz w:val="24"/>
            <w:szCs w:val="24"/>
          </w:rPr>
          <w:delText xml:space="preserve">port </w:delText>
        </w:r>
      </w:del>
      <w:ins w:id="744" w:author="Ognjen" w:date="2017-01-17T12:00:00Z">
        <w:r w:rsidR="00D00E53">
          <w:rPr>
            <w:rFonts w:ascii="Times New Roman" w:hAnsi="Times New Roman" w:cs="Times New Roman"/>
            <w:sz w:val="24"/>
            <w:szCs w:val="24"/>
          </w:rPr>
          <w:t>priključak</w:t>
        </w:r>
        <w:r w:rsidR="00D00E53" w:rsidRPr="00A3423B">
          <w:rPr>
            <w:rFonts w:ascii="Times New Roman" w:hAnsi="Times New Roman" w:cs="Times New Roman"/>
            <w:sz w:val="24"/>
            <w:szCs w:val="24"/>
          </w:rPr>
          <w:t xml:space="preserve"> </w:t>
        </w:r>
      </w:ins>
      <w:r w:rsidRPr="00A3423B">
        <w:rPr>
          <w:rFonts w:ascii="Times New Roman" w:hAnsi="Times New Roman" w:cs="Times New Roman"/>
          <w:sz w:val="24"/>
          <w:szCs w:val="24"/>
        </w:rPr>
        <w:t>u stanju podržati</w:t>
      </w:r>
      <w:del w:id="745" w:author="Ognjen" w:date="2017-01-17T12:00:00Z">
        <w:r w:rsidRPr="00A3423B" w:rsidDel="00D00E53">
          <w:rPr>
            <w:rFonts w:ascii="Times New Roman" w:hAnsi="Times New Roman" w:cs="Times New Roman"/>
            <w:sz w:val="24"/>
            <w:szCs w:val="24"/>
          </w:rPr>
          <w:delText>.</w:delText>
        </w:r>
      </w:del>
      <w:ins w:id="746" w:author="Ognjen" w:date="2017-01-17T12:00:00Z">
        <w:r w:rsidR="00D00E53">
          <w:rPr>
            <w:rFonts w:ascii="Times New Roman" w:hAnsi="Times New Roman" w:cs="Times New Roman"/>
            <w:sz w:val="24"/>
            <w:szCs w:val="24"/>
          </w:rPr>
          <w:t>;</w:t>
        </w:r>
      </w:ins>
    </w:p>
    <w:p w14:paraId="7A75BF16" w14:textId="43EED99D" w:rsidR="006601C6" w:rsidRPr="00A3423B" w:rsidRDefault="006601C6" w:rsidP="00937FA1">
      <w:pPr>
        <w:pStyle w:val="ListParagraph"/>
        <w:numPr>
          <w:ilvl w:val="0"/>
          <w:numId w:val="9"/>
        </w:numPr>
        <w:spacing w:line="360" w:lineRule="auto"/>
        <w:rPr>
          <w:rFonts w:ascii="Times New Roman" w:hAnsi="Times New Roman" w:cs="Times New Roman"/>
          <w:sz w:val="24"/>
          <w:szCs w:val="24"/>
        </w:rPr>
      </w:pPr>
      <w:del w:id="747" w:author="Ognjen" w:date="2017-01-17T12:00:00Z">
        <w:r w:rsidRPr="00A3423B" w:rsidDel="00D00E53">
          <w:rPr>
            <w:rFonts w:ascii="Times New Roman" w:hAnsi="Times New Roman" w:cs="Times New Roman"/>
            <w:sz w:val="24"/>
            <w:szCs w:val="24"/>
          </w:rPr>
          <w:delText>Polje m</w:delText>
        </w:r>
      </w:del>
      <w:ins w:id="748" w:author="Ognjen" w:date="2017-01-17T12:00:00Z">
        <w:r w:rsidR="00D00E53">
          <w:rPr>
            <w:rFonts w:ascii="Times New Roman" w:hAnsi="Times New Roman" w:cs="Times New Roman"/>
            <w:sz w:val="24"/>
            <w:szCs w:val="24"/>
          </w:rPr>
          <w:t>m</w:t>
        </w:r>
      </w:ins>
      <w:r w:rsidRPr="00A3423B">
        <w:rPr>
          <w:rFonts w:ascii="Times New Roman" w:hAnsi="Times New Roman" w:cs="Times New Roman"/>
          <w:sz w:val="24"/>
          <w:szCs w:val="24"/>
        </w:rPr>
        <w:t xml:space="preserve">ogućnosti </w:t>
      </w:r>
      <w:del w:id="749" w:author="Ognjen" w:date="2017-01-17T12:00:00Z">
        <w:r w:rsidRPr="00A3423B" w:rsidDel="00D00E53">
          <w:rPr>
            <w:rFonts w:ascii="Times New Roman" w:hAnsi="Times New Roman" w:cs="Times New Roman"/>
            <w:sz w:val="24"/>
            <w:szCs w:val="24"/>
          </w:rPr>
          <w:delText xml:space="preserve">porta </w:delText>
        </w:r>
      </w:del>
      <w:ins w:id="750" w:author="Ognjen" w:date="2017-01-17T12:00:00Z">
        <w:r w:rsidR="00D00E53">
          <w:rPr>
            <w:rFonts w:ascii="Times New Roman" w:hAnsi="Times New Roman" w:cs="Times New Roman"/>
            <w:sz w:val="24"/>
            <w:szCs w:val="24"/>
          </w:rPr>
          <w:t>priključka</w:t>
        </w:r>
        <w:r w:rsidR="00D00E53" w:rsidRPr="00A3423B">
          <w:rPr>
            <w:rFonts w:ascii="Times New Roman" w:hAnsi="Times New Roman" w:cs="Times New Roman"/>
            <w:sz w:val="24"/>
            <w:szCs w:val="24"/>
          </w:rPr>
          <w:t xml:space="preserve"> </w:t>
        </w:r>
      </w:ins>
      <w:del w:id="751" w:author="Ognjen" w:date="2017-01-17T12:00:00Z">
        <w:r w:rsidRPr="00A3423B" w:rsidDel="00D00E53">
          <w:rPr>
            <w:rFonts w:ascii="Times New Roman" w:hAnsi="Times New Roman" w:cs="Times New Roman"/>
            <w:sz w:val="24"/>
            <w:szCs w:val="24"/>
          </w:rPr>
          <w:delText>s kojim je uspostavljena veza.</w:delText>
        </w:r>
      </w:del>
      <w:ins w:id="752" w:author="Ognjen" w:date="2017-01-17T12:00:00Z">
        <w:r w:rsidR="00D00E53">
          <w:rPr>
            <w:rFonts w:ascii="Times New Roman" w:hAnsi="Times New Roman" w:cs="Times New Roman"/>
            <w:sz w:val="24"/>
            <w:szCs w:val="24"/>
          </w:rPr>
          <w:t>prema drugom mrežnim uređaju:</w:t>
        </w:r>
      </w:ins>
      <w:r w:rsidRPr="00A3423B">
        <w:rPr>
          <w:rFonts w:ascii="Times New Roman" w:hAnsi="Times New Roman" w:cs="Times New Roman"/>
          <w:sz w:val="24"/>
          <w:szCs w:val="24"/>
        </w:rPr>
        <w:br/>
        <w:t xml:space="preserve">– </w:t>
      </w:r>
      <w:del w:id="753" w:author="Ognjen" w:date="2017-01-17T12:00:00Z">
        <w:r w:rsidRPr="00A3423B" w:rsidDel="00D00E53">
          <w:rPr>
            <w:rFonts w:ascii="Times New Roman" w:hAnsi="Times New Roman" w:cs="Times New Roman"/>
            <w:sz w:val="24"/>
            <w:szCs w:val="24"/>
          </w:rPr>
          <w:delText xml:space="preserve">Označava </w:delText>
        </w:r>
      </w:del>
      <w:ins w:id="754" w:author="Ognjen" w:date="2017-01-17T12:00:00Z">
        <w:r w:rsidR="00D00E53">
          <w:rPr>
            <w:rFonts w:ascii="Times New Roman" w:hAnsi="Times New Roman" w:cs="Times New Roman"/>
            <w:sz w:val="24"/>
            <w:szCs w:val="24"/>
          </w:rPr>
          <w:t>o</w:t>
        </w:r>
        <w:r w:rsidR="00D00E53" w:rsidRPr="00A3423B">
          <w:rPr>
            <w:rFonts w:ascii="Times New Roman" w:hAnsi="Times New Roman" w:cs="Times New Roman"/>
            <w:sz w:val="24"/>
            <w:szCs w:val="24"/>
          </w:rPr>
          <w:t xml:space="preserve">značava </w:t>
        </w:r>
      </w:ins>
      <w:r w:rsidRPr="00A3423B">
        <w:rPr>
          <w:rFonts w:ascii="Times New Roman" w:hAnsi="Times New Roman" w:cs="Times New Roman"/>
          <w:sz w:val="24"/>
          <w:szCs w:val="24"/>
        </w:rPr>
        <w:t>koje su mogućnosti vi</w:t>
      </w:r>
      <w:r w:rsidR="00874F36" w:rsidRPr="00A3423B">
        <w:rPr>
          <w:rFonts w:ascii="Times New Roman" w:hAnsi="Times New Roman" w:cs="Times New Roman"/>
          <w:sz w:val="24"/>
          <w:szCs w:val="24"/>
        </w:rPr>
        <w:t xml:space="preserve">dljive od strane </w:t>
      </w:r>
      <w:del w:id="755" w:author="Ognjen" w:date="2017-01-17T12:01:00Z">
        <w:r w:rsidR="00874F36" w:rsidRPr="00A3423B" w:rsidDel="00D00E53">
          <w:rPr>
            <w:rFonts w:ascii="Times New Roman" w:hAnsi="Times New Roman" w:cs="Times New Roman"/>
            <w:sz w:val="24"/>
            <w:szCs w:val="24"/>
          </w:rPr>
          <w:delText xml:space="preserve">porta </w:delText>
        </w:r>
      </w:del>
      <w:ins w:id="756" w:author="Ognjen" w:date="2017-01-17T12:01:00Z">
        <w:r w:rsidR="00D00E53">
          <w:rPr>
            <w:rFonts w:ascii="Times New Roman" w:hAnsi="Times New Roman" w:cs="Times New Roman"/>
            <w:sz w:val="24"/>
            <w:szCs w:val="24"/>
          </w:rPr>
          <w:t>priključka drugog mrežnog uređaja</w:t>
        </w:r>
        <w:r w:rsidR="00D00E53" w:rsidRPr="00A3423B">
          <w:rPr>
            <w:rFonts w:ascii="Times New Roman" w:hAnsi="Times New Roman" w:cs="Times New Roman"/>
            <w:sz w:val="24"/>
            <w:szCs w:val="24"/>
          </w:rPr>
          <w:t xml:space="preserve"> </w:t>
        </w:r>
      </w:ins>
      <w:r w:rsidR="00874F36" w:rsidRPr="00A3423B">
        <w:rPr>
          <w:rFonts w:ascii="Times New Roman" w:hAnsi="Times New Roman" w:cs="Times New Roman"/>
          <w:sz w:val="24"/>
          <w:szCs w:val="24"/>
        </w:rPr>
        <w:t>s kojim je</w:t>
      </w:r>
      <w:r w:rsidRPr="00A3423B">
        <w:rPr>
          <w:rFonts w:ascii="Times New Roman" w:hAnsi="Times New Roman" w:cs="Times New Roman"/>
          <w:sz w:val="24"/>
          <w:szCs w:val="24"/>
        </w:rPr>
        <w:t xml:space="preserve"> uspostavljena veza</w:t>
      </w:r>
      <w:del w:id="757" w:author="Ognjen" w:date="2017-01-17T12:01:00Z">
        <w:r w:rsidRPr="00A3423B" w:rsidDel="00D00E53">
          <w:rPr>
            <w:rFonts w:ascii="Times New Roman" w:hAnsi="Times New Roman" w:cs="Times New Roman"/>
            <w:sz w:val="24"/>
            <w:szCs w:val="24"/>
          </w:rPr>
          <w:delText>.</w:delText>
        </w:r>
      </w:del>
      <w:ins w:id="758" w:author="Ognjen" w:date="2017-01-17T12:01:00Z">
        <w:r w:rsidR="00D00E53">
          <w:rPr>
            <w:rFonts w:ascii="Times New Roman" w:hAnsi="Times New Roman" w:cs="Times New Roman"/>
            <w:sz w:val="24"/>
            <w:szCs w:val="24"/>
          </w:rPr>
          <w:t>;</w:t>
        </w:r>
      </w:ins>
    </w:p>
    <w:p w14:paraId="12309E57" w14:textId="77777777" w:rsidR="006601C6" w:rsidRPr="00A3423B" w:rsidRDefault="006601C6" w:rsidP="00937FA1">
      <w:pPr>
        <w:spacing w:line="360" w:lineRule="auto"/>
        <w:rPr>
          <w:rFonts w:eastAsiaTheme="majorEastAsia"/>
          <w:color w:val="2F5496" w:themeColor="accent1" w:themeShade="BF"/>
          <w:sz w:val="24"/>
          <w:szCs w:val="24"/>
          <w:lang w:val="hr-HR"/>
        </w:rPr>
      </w:pPr>
      <w:bookmarkStart w:id="759" w:name="_Bitmapa_tokovnih_radnji"/>
      <w:bookmarkEnd w:id="759"/>
      <w:r w:rsidRPr="00A3423B">
        <w:rPr>
          <w:sz w:val="24"/>
          <w:szCs w:val="24"/>
          <w:lang w:val="hr-HR"/>
        </w:rPr>
        <w:br w:type="page"/>
      </w:r>
    </w:p>
    <w:p w14:paraId="6E372015" w14:textId="3D1F2F48" w:rsidR="006601C6" w:rsidRPr="00A3423B" w:rsidRDefault="00D00E53" w:rsidP="00937FA1">
      <w:pPr>
        <w:pStyle w:val="Heading2"/>
        <w:spacing w:line="360" w:lineRule="auto"/>
        <w:rPr>
          <w:rFonts w:cs="Arial"/>
          <w:sz w:val="24"/>
          <w:szCs w:val="24"/>
          <w:lang w:val="hr-HR"/>
        </w:rPr>
      </w:pPr>
      <w:bookmarkStart w:id="760" w:name="_Toc472077971"/>
      <w:ins w:id="761" w:author="Ognjen" w:date="2017-01-17T12:01:00Z">
        <w:r>
          <w:rPr>
            <w:rFonts w:cs="Arial"/>
            <w:sz w:val="24"/>
            <w:szCs w:val="24"/>
            <w:lang w:val="hr-HR"/>
          </w:rPr>
          <w:lastRenderedPageBreak/>
          <w:t xml:space="preserve">Poruka </w:t>
        </w:r>
      </w:ins>
      <w:r w:rsidR="006601C6" w:rsidRPr="00A3423B">
        <w:rPr>
          <w:rFonts w:cs="Arial"/>
          <w:sz w:val="24"/>
          <w:szCs w:val="24"/>
          <w:lang w:val="hr-HR"/>
        </w:rPr>
        <w:t>OFPT_HELLO</w:t>
      </w:r>
      <w:bookmarkEnd w:id="760"/>
    </w:p>
    <w:p w14:paraId="53D6B379" w14:textId="01ACD66E" w:rsidR="006601C6" w:rsidRPr="00A3423B" w:rsidRDefault="00FE153A" w:rsidP="00937FA1">
      <w:pPr>
        <w:spacing w:line="360" w:lineRule="auto"/>
        <w:jc w:val="both"/>
        <w:rPr>
          <w:sz w:val="24"/>
          <w:szCs w:val="24"/>
          <w:lang w:val="hr-HR"/>
        </w:rPr>
      </w:pPr>
      <w:r w:rsidRPr="00A3423B">
        <w:rPr>
          <w:noProof/>
          <w:lang w:val="hr-HR" w:eastAsia="hr-HR"/>
        </w:rPr>
        <mc:AlternateContent>
          <mc:Choice Requires="wps">
            <w:drawing>
              <wp:anchor distT="0" distB="0" distL="114300" distR="114300" simplePos="0" relativeHeight="251696128" behindDoc="0" locked="0" layoutInCell="1" allowOverlap="1" wp14:anchorId="41B099BF" wp14:editId="2F0709A8">
                <wp:simplePos x="0" y="0"/>
                <wp:positionH relativeFrom="column">
                  <wp:posOffset>1466850</wp:posOffset>
                </wp:positionH>
                <wp:positionV relativeFrom="paragraph">
                  <wp:posOffset>1413510</wp:posOffset>
                </wp:positionV>
                <wp:extent cx="3002280" cy="635"/>
                <wp:effectExtent l="0" t="0" r="0" b="0"/>
                <wp:wrapTopAndBottom/>
                <wp:docPr id="28" name="Text Box 28"/>
                <wp:cNvGraphicFramePr/>
                <a:graphic xmlns:a="http://schemas.openxmlformats.org/drawingml/2006/main">
                  <a:graphicData uri="http://schemas.microsoft.com/office/word/2010/wordprocessingShape">
                    <wps:wsp>
                      <wps:cNvSpPr txBox="1"/>
                      <wps:spPr>
                        <a:xfrm>
                          <a:off x="0" y="0"/>
                          <a:ext cx="3002280" cy="635"/>
                        </a:xfrm>
                        <a:prstGeom prst="rect">
                          <a:avLst/>
                        </a:prstGeom>
                        <a:solidFill>
                          <a:prstClr val="white"/>
                        </a:solidFill>
                        <a:ln>
                          <a:noFill/>
                        </a:ln>
                      </wps:spPr>
                      <wps:txbx>
                        <w:txbxContent>
                          <w:p w14:paraId="4DCEBE4B" w14:textId="360FE044" w:rsidR="008E074F" w:rsidRPr="006D04AF" w:rsidRDefault="008E074F" w:rsidP="000E4D4F">
                            <w:pPr>
                              <w:pStyle w:val="Caption"/>
                              <w:jc w:val="center"/>
                              <w:rPr>
                                <w:rFonts w:ascii="Times New Roman" w:eastAsia="Times New Roman" w:hAnsi="Times New Roman" w:cs="Times New Roman"/>
                                <w:noProof/>
                                <w:sz w:val="24"/>
                                <w:szCs w:val="24"/>
                              </w:rPr>
                            </w:pPr>
                            <w:bookmarkStart w:id="762" w:name="_Toc472075306"/>
                            <w:r>
                              <w:t xml:space="preserve">Slika </w:t>
                            </w:r>
                            <w:r>
                              <w:fldChar w:fldCharType="begin"/>
                            </w:r>
                            <w:r>
                              <w:instrText xml:space="preserve"> SEQ Slika \* ARABIC </w:instrText>
                            </w:r>
                            <w:r>
                              <w:fldChar w:fldCharType="separate"/>
                            </w:r>
                            <w:r>
                              <w:rPr>
                                <w:noProof/>
                              </w:rPr>
                              <w:t>7</w:t>
                            </w:r>
                            <w:r>
                              <w:rPr>
                                <w:noProof/>
                              </w:rPr>
                              <w:fldChar w:fldCharType="end"/>
                            </w:r>
                            <w:r>
                              <w:t xml:space="preserve"> </w:t>
                            </w:r>
                            <w:ins w:id="763" w:author="Ognjen" w:date="2017-01-17T12:01:00Z">
                              <w:r>
                                <w:t xml:space="preserve">Poruka </w:t>
                              </w:r>
                            </w:ins>
                            <w:r>
                              <w:t>OFPT_HELLO</w:t>
                            </w:r>
                            <w:del w:id="764" w:author="Ognjen" w:date="2017-01-17T12:01:00Z">
                              <w:r w:rsidDel="00E7427C">
                                <w:delText xml:space="preserve"> unutar </w:delText>
                              </w:r>
                              <w:r w:rsidRPr="00D70885" w:rsidDel="00E7427C">
                                <w:delText>Wiresharka 1.6.7.</w:delText>
                              </w:r>
                            </w:del>
                            <w:bookmarkEnd w:id="7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B099BF" id="Text Box 28" o:spid="_x0000_s1032" type="#_x0000_t202" style="position:absolute;left:0;text-align:left;margin-left:115.5pt;margin-top:111.3pt;width:236.4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" stroked="f">
                <v:textbox style="mso-fit-shape-to-text:t" inset="0,0,0,0">
                  <w:txbxContent>
                    <w:p w14:paraId="4DCEBE4B" w14:textId="360FE044" w:rsidR="008E074F" w:rsidRPr="006D04AF" w:rsidRDefault="008E074F" w:rsidP="000E4D4F">
                      <w:pPr>
                        <w:pStyle w:val="Caption"/>
                        <w:jc w:val="center"/>
                        <w:rPr>
                          <w:rFonts w:ascii="Times New Roman" w:eastAsia="Times New Roman" w:hAnsi="Times New Roman" w:cs="Times New Roman"/>
                          <w:noProof/>
                          <w:sz w:val="24"/>
                          <w:szCs w:val="24"/>
                        </w:rPr>
                      </w:pPr>
                      <w:bookmarkStart w:id="765" w:name="_Toc472075306"/>
                      <w:r>
                        <w:t xml:space="preserve">Slika </w:t>
                      </w:r>
                      <w:r>
                        <w:fldChar w:fldCharType="begin"/>
                      </w:r>
                      <w:r>
                        <w:instrText xml:space="preserve"> SEQ Slika \* ARABIC </w:instrText>
                      </w:r>
                      <w:r>
                        <w:fldChar w:fldCharType="separate"/>
                      </w:r>
                      <w:r>
                        <w:rPr>
                          <w:noProof/>
                        </w:rPr>
                        <w:t>7</w:t>
                      </w:r>
                      <w:r>
                        <w:rPr>
                          <w:noProof/>
                        </w:rPr>
                        <w:fldChar w:fldCharType="end"/>
                      </w:r>
                      <w:r>
                        <w:t xml:space="preserve"> </w:t>
                      </w:r>
                      <w:ins w:id="766" w:author="Ognjen" w:date="2017-01-17T12:01:00Z">
                        <w:r>
                          <w:t xml:space="preserve">Poruka </w:t>
                        </w:r>
                      </w:ins>
                      <w:r>
                        <w:t>OFPT_HELLO</w:t>
                      </w:r>
                      <w:del w:id="767" w:author="Ognjen" w:date="2017-01-17T12:01:00Z">
                        <w:r w:rsidDel="00E7427C">
                          <w:delText xml:space="preserve"> unutar </w:delText>
                        </w:r>
                        <w:r w:rsidRPr="00D70885" w:rsidDel="00E7427C">
                          <w:delText>Wiresharka 1.6.7.</w:delText>
                        </w:r>
                      </w:del>
                      <w:bookmarkEnd w:id="765"/>
                    </w:p>
                  </w:txbxContent>
                </v:textbox>
                <w10:wrap type="topAndBottom"/>
              </v:shape>
            </w:pict>
          </mc:Fallback>
        </mc:AlternateContent>
      </w:r>
      <w:r w:rsidRPr="00A3423B">
        <w:rPr>
          <w:noProof/>
          <w:sz w:val="24"/>
          <w:szCs w:val="24"/>
          <w:lang w:val="hr-HR" w:eastAsia="hr-HR"/>
        </w:rPr>
        <w:drawing>
          <wp:anchor distT="0" distB="0" distL="114300" distR="114300" simplePos="0" relativeHeight="251668480" behindDoc="0" locked="0" layoutInCell="1" allowOverlap="1" wp14:anchorId="3C0A40A2" wp14:editId="705E4F14">
            <wp:simplePos x="0" y="0"/>
            <wp:positionH relativeFrom="margin">
              <wp:posOffset>1466850</wp:posOffset>
            </wp:positionH>
            <wp:positionV relativeFrom="paragraph">
              <wp:posOffset>680085</wp:posOffset>
            </wp:positionV>
            <wp:extent cx="3002280" cy="676275"/>
            <wp:effectExtent l="0" t="0" r="7620" b="952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FP Hello.png"/>
                    <pic:cNvPicPr/>
                  </pic:nvPicPr>
                  <pic:blipFill rotWithShape="1">
                    <a:blip r:embed="rId16">
                      <a:extLst>
                        <a:ext uri="{28A0092B-C50C-407E-A947-70E740481C1C}">
                          <a14:useLocalDpi xmlns:a14="http://schemas.microsoft.com/office/drawing/2010/main" val="0"/>
                        </a:ext>
                      </a:extLst>
                    </a:blip>
                    <a:srcRect l="46131" t="47375" r="37431" b="46041"/>
                    <a:stretch/>
                  </pic:blipFill>
                  <pic:spPr bwMode="auto">
                    <a:xfrm>
                      <a:off x="0" y="0"/>
                      <a:ext cx="3002280" cy="6762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E4D4F" w:rsidRPr="00A3423B">
        <w:rPr>
          <w:sz w:val="24"/>
          <w:szCs w:val="24"/>
          <w:lang w:val="hr-HR"/>
        </w:rPr>
        <w:t>OFTP_HELLO poruke</w:t>
      </w:r>
      <w:ins w:id="768" w:author="Ognjen" w:date="2017-01-17T12:01:00Z">
        <w:r w:rsidR="00E7427C">
          <w:rPr>
            <w:sz w:val="24"/>
            <w:szCs w:val="24"/>
            <w:lang w:val="hr-HR"/>
          </w:rPr>
          <w:t xml:space="preserve"> (slika 7)</w:t>
        </w:r>
      </w:ins>
      <w:r w:rsidR="000E4D4F" w:rsidRPr="00A3423B">
        <w:rPr>
          <w:sz w:val="24"/>
          <w:szCs w:val="24"/>
          <w:lang w:val="hr-HR"/>
        </w:rPr>
        <w:t xml:space="preserve"> izm</w:t>
      </w:r>
      <w:r w:rsidR="006601C6" w:rsidRPr="00A3423B">
        <w:rPr>
          <w:sz w:val="24"/>
          <w:szCs w:val="24"/>
          <w:lang w:val="hr-HR"/>
        </w:rPr>
        <w:t xml:space="preserve">jenjuju se između </w:t>
      </w:r>
      <w:ins w:id="769" w:author="Ognjen" w:date="2017-01-17T12:01:00Z">
        <w:r w:rsidR="00E7427C">
          <w:rPr>
            <w:sz w:val="24"/>
            <w:szCs w:val="24"/>
            <w:lang w:val="hr-HR"/>
          </w:rPr>
          <w:t xml:space="preserve">SDN </w:t>
        </w:r>
      </w:ins>
      <w:r w:rsidR="000E4D4F" w:rsidRPr="00A3423B">
        <w:rPr>
          <w:sz w:val="24"/>
          <w:szCs w:val="24"/>
          <w:lang w:val="hr-HR"/>
        </w:rPr>
        <w:t>upravljačkog uređaja</w:t>
      </w:r>
      <w:r w:rsidR="006601C6" w:rsidRPr="00A3423B">
        <w:rPr>
          <w:sz w:val="24"/>
          <w:szCs w:val="24"/>
          <w:lang w:val="hr-HR"/>
        </w:rPr>
        <w:t xml:space="preserve"> i </w:t>
      </w:r>
      <w:r w:rsidR="000E4D4F" w:rsidRPr="00A3423B">
        <w:rPr>
          <w:sz w:val="24"/>
          <w:szCs w:val="24"/>
          <w:lang w:val="hr-HR"/>
        </w:rPr>
        <w:t>mrežnog uređaja</w:t>
      </w:r>
      <w:r w:rsidR="006601C6" w:rsidRPr="00A3423B">
        <w:rPr>
          <w:sz w:val="24"/>
          <w:szCs w:val="24"/>
          <w:lang w:val="hr-HR"/>
        </w:rPr>
        <w:t xml:space="preserve"> pri uspostavi </w:t>
      </w:r>
      <w:ins w:id="770" w:author="Ognjen" w:date="2017-01-17T12:01:00Z">
        <w:r w:rsidR="00E7427C">
          <w:rPr>
            <w:sz w:val="24"/>
            <w:szCs w:val="24"/>
            <w:lang w:val="hr-HR"/>
          </w:rPr>
          <w:t xml:space="preserve">OpenFlow </w:t>
        </w:r>
      </w:ins>
      <w:r w:rsidR="006601C6" w:rsidRPr="00A3423B">
        <w:rPr>
          <w:sz w:val="24"/>
          <w:szCs w:val="24"/>
          <w:lang w:val="hr-HR"/>
        </w:rPr>
        <w:t>veze</w:t>
      </w:r>
      <w:del w:id="771" w:author="Ognjen" w:date="2017-01-17T12:01:00Z">
        <w:r w:rsidR="006601C6" w:rsidRPr="00A3423B" w:rsidDel="00E7427C">
          <w:rPr>
            <w:sz w:val="24"/>
            <w:szCs w:val="24"/>
            <w:lang w:val="hr-HR"/>
          </w:rPr>
          <w:delText xml:space="preserve">. </w:delText>
        </w:r>
      </w:del>
      <w:ins w:id="772" w:author="Ognjen" w:date="2017-01-17T12:01:00Z">
        <w:r w:rsidR="00E7427C">
          <w:rPr>
            <w:sz w:val="24"/>
            <w:szCs w:val="24"/>
            <w:lang w:val="hr-HR"/>
          </w:rPr>
          <w:t>, a</w:t>
        </w:r>
        <w:r w:rsidR="00E7427C" w:rsidRPr="00A3423B">
          <w:rPr>
            <w:sz w:val="24"/>
            <w:szCs w:val="24"/>
            <w:lang w:val="hr-HR"/>
          </w:rPr>
          <w:t xml:space="preserve"> </w:t>
        </w:r>
      </w:ins>
      <w:del w:id="773" w:author="Ognjen" w:date="2017-01-17T12:01:00Z">
        <w:r w:rsidR="006601C6" w:rsidRPr="00A3423B" w:rsidDel="00E7427C">
          <w:rPr>
            <w:sz w:val="24"/>
            <w:szCs w:val="24"/>
            <w:lang w:val="hr-HR"/>
          </w:rPr>
          <w:delText>S</w:delText>
        </w:r>
      </w:del>
      <w:ins w:id="774" w:author="Ognjen" w:date="2017-01-17T12:01:00Z">
        <w:r w:rsidR="00E7427C">
          <w:rPr>
            <w:sz w:val="24"/>
            <w:szCs w:val="24"/>
            <w:lang w:val="hr-HR"/>
          </w:rPr>
          <w:t>s</w:t>
        </w:r>
      </w:ins>
      <w:r w:rsidR="006601C6" w:rsidRPr="00A3423B">
        <w:rPr>
          <w:sz w:val="24"/>
          <w:szCs w:val="24"/>
          <w:lang w:val="hr-HR"/>
        </w:rPr>
        <w:t>pada pod simetrične poruke.</w:t>
      </w:r>
    </w:p>
    <w:p w14:paraId="6EB00DE2" w14:textId="77777777" w:rsidR="006601C6" w:rsidRPr="00A3423B" w:rsidRDefault="006601C6" w:rsidP="00937FA1">
      <w:pPr>
        <w:spacing w:line="360" w:lineRule="auto"/>
        <w:rPr>
          <w:sz w:val="24"/>
          <w:szCs w:val="24"/>
          <w:lang w:val="hr-HR"/>
        </w:rPr>
      </w:pPr>
    </w:p>
    <w:p w14:paraId="73118AA3" w14:textId="1250B733" w:rsidR="006601C6" w:rsidRPr="00A3423B" w:rsidRDefault="006601C6" w:rsidP="00937FA1">
      <w:pPr>
        <w:spacing w:line="360" w:lineRule="auto"/>
        <w:rPr>
          <w:rFonts w:eastAsiaTheme="majorEastAsia"/>
          <w:color w:val="2F5496" w:themeColor="accent1" w:themeShade="BF"/>
          <w:sz w:val="24"/>
          <w:szCs w:val="24"/>
          <w:lang w:val="hr-HR"/>
        </w:rPr>
      </w:pPr>
      <w:r w:rsidRPr="00A3423B">
        <w:rPr>
          <w:sz w:val="24"/>
          <w:szCs w:val="24"/>
          <w:lang w:val="hr-HR"/>
        </w:rPr>
        <w:t xml:space="preserve">Poruka se sastoji samo od </w:t>
      </w:r>
      <w:del w:id="775" w:author="Ognjen" w:date="2017-01-17T12:02:00Z">
        <w:r w:rsidR="00D07DB0" w:rsidDel="00E7427C">
          <w:fldChar w:fldCharType="begin"/>
        </w:r>
        <w:r w:rsidR="00D07DB0" w:rsidDel="00E7427C">
          <w:delInstrText xml:space="preserve"> HYPERLINK \l "_OFPT_HELLO" </w:delInstrText>
        </w:r>
        <w:r w:rsidR="00D07DB0" w:rsidDel="00E7427C">
          <w:fldChar w:fldCharType="separate"/>
        </w:r>
        <w:r w:rsidRPr="00E7427C" w:rsidDel="00E7427C">
          <w:rPr>
            <w:rPrChange w:id="776" w:author="Ognjen" w:date="2017-01-17T12:02:00Z">
              <w:rPr>
                <w:rStyle w:val="Hyperlink"/>
                <w:sz w:val="24"/>
                <w:szCs w:val="24"/>
                <w:lang w:val="hr-HR"/>
              </w:rPr>
            </w:rPrChange>
          </w:rPr>
          <w:delText>OpenFlow zaglavlja</w:delText>
        </w:r>
        <w:r w:rsidR="00D07DB0" w:rsidDel="00E7427C">
          <w:rPr>
            <w:rStyle w:val="Hyperlink"/>
            <w:sz w:val="24"/>
            <w:szCs w:val="24"/>
            <w:lang w:val="hr-HR"/>
          </w:rPr>
          <w:fldChar w:fldCharType="end"/>
        </w:r>
      </w:del>
      <w:ins w:id="777" w:author="Ognjen" w:date="2017-01-17T12:02:00Z">
        <w:r w:rsidR="00E7427C" w:rsidRPr="00E7427C">
          <w:rPr>
            <w:rPrChange w:id="778" w:author="Ognjen" w:date="2017-01-17T12:02:00Z">
              <w:rPr>
                <w:rStyle w:val="Hyperlink"/>
                <w:sz w:val="24"/>
                <w:szCs w:val="24"/>
                <w:lang w:val="hr-HR"/>
              </w:rPr>
            </w:rPrChange>
          </w:rPr>
          <w:t>OpenFlow zaglavlja</w:t>
        </w:r>
      </w:ins>
      <w:r w:rsidRPr="00A3423B">
        <w:rPr>
          <w:sz w:val="24"/>
          <w:szCs w:val="24"/>
          <w:lang w:val="hr-HR"/>
        </w:rPr>
        <w:t>.</w:t>
      </w:r>
    </w:p>
    <w:p w14:paraId="03009305" w14:textId="3D90D7E0" w:rsidR="006601C6" w:rsidRPr="00A3423B" w:rsidRDefault="00E7427C" w:rsidP="00937FA1">
      <w:pPr>
        <w:pStyle w:val="Heading2"/>
        <w:spacing w:line="360" w:lineRule="auto"/>
        <w:rPr>
          <w:rFonts w:cs="Arial"/>
          <w:sz w:val="24"/>
          <w:szCs w:val="24"/>
          <w:lang w:val="hr-HR"/>
        </w:rPr>
      </w:pPr>
      <w:bookmarkStart w:id="779" w:name="_Toc472077972"/>
      <w:ins w:id="780" w:author="Ognjen" w:date="2017-01-17T12:02:00Z">
        <w:r>
          <w:rPr>
            <w:rFonts w:cs="Arial"/>
            <w:sz w:val="24"/>
            <w:szCs w:val="24"/>
            <w:lang w:val="hr-HR"/>
          </w:rPr>
          <w:t xml:space="preserve">Poruka </w:t>
        </w:r>
      </w:ins>
      <w:r w:rsidR="006601C6" w:rsidRPr="00A3423B">
        <w:rPr>
          <w:rFonts w:cs="Arial"/>
          <w:sz w:val="24"/>
          <w:szCs w:val="24"/>
          <w:lang w:val="hr-HR"/>
        </w:rPr>
        <w:t>OFTP_FEATURES_REQUEST</w:t>
      </w:r>
      <w:bookmarkEnd w:id="779"/>
    </w:p>
    <w:p w14:paraId="4814C769" w14:textId="3B7DBF1B" w:rsidR="006601C6" w:rsidRPr="00A3423B" w:rsidRDefault="00FE153A" w:rsidP="00937FA1">
      <w:pPr>
        <w:spacing w:line="360" w:lineRule="auto"/>
        <w:jc w:val="both"/>
        <w:rPr>
          <w:sz w:val="24"/>
          <w:szCs w:val="24"/>
          <w:lang w:val="hr-HR"/>
        </w:rPr>
      </w:pPr>
      <w:r w:rsidRPr="00A3423B">
        <w:rPr>
          <w:noProof/>
          <w:lang w:val="hr-HR" w:eastAsia="hr-HR"/>
        </w:rPr>
        <mc:AlternateContent>
          <mc:Choice Requires="wps">
            <w:drawing>
              <wp:anchor distT="0" distB="0" distL="114300" distR="114300" simplePos="0" relativeHeight="251698176" behindDoc="0" locked="0" layoutInCell="1" allowOverlap="1" wp14:anchorId="6D0CB65D" wp14:editId="1BBCF09E">
                <wp:simplePos x="0" y="0"/>
                <wp:positionH relativeFrom="column">
                  <wp:posOffset>1524000</wp:posOffset>
                </wp:positionH>
                <wp:positionV relativeFrom="paragraph">
                  <wp:posOffset>1692275</wp:posOffset>
                </wp:positionV>
                <wp:extent cx="2893695" cy="635"/>
                <wp:effectExtent l="0" t="0" r="0" b="0"/>
                <wp:wrapTopAndBottom/>
                <wp:docPr id="29" name="Text Box 29"/>
                <wp:cNvGraphicFramePr/>
                <a:graphic xmlns:a="http://schemas.openxmlformats.org/drawingml/2006/main">
                  <a:graphicData uri="http://schemas.microsoft.com/office/word/2010/wordprocessingShape">
                    <wps:wsp>
                      <wps:cNvSpPr txBox="1"/>
                      <wps:spPr>
                        <a:xfrm>
                          <a:off x="0" y="0"/>
                          <a:ext cx="2893695" cy="635"/>
                        </a:xfrm>
                        <a:prstGeom prst="rect">
                          <a:avLst/>
                        </a:prstGeom>
                        <a:solidFill>
                          <a:prstClr val="white"/>
                        </a:solidFill>
                        <a:ln>
                          <a:noFill/>
                        </a:ln>
                      </wps:spPr>
                      <wps:txbx>
                        <w:txbxContent>
                          <w:p w14:paraId="03CD9B5F" w14:textId="4AF74A75" w:rsidR="008E074F" w:rsidRPr="0058105D" w:rsidRDefault="008E074F" w:rsidP="00FE153A">
                            <w:pPr>
                              <w:pStyle w:val="Caption"/>
                              <w:jc w:val="center"/>
                              <w:rPr>
                                <w:rFonts w:ascii="Times New Roman" w:eastAsia="Times New Roman" w:hAnsi="Times New Roman" w:cs="Times New Roman"/>
                                <w:noProof/>
                                <w:sz w:val="24"/>
                                <w:szCs w:val="24"/>
                              </w:rPr>
                            </w:pPr>
                            <w:bookmarkStart w:id="781" w:name="_Toc472075307"/>
                            <w:r>
                              <w:t xml:space="preserve">Slika </w:t>
                            </w:r>
                            <w:r>
                              <w:fldChar w:fldCharType="begin"/>
                            </w:r>
                            <w:r>
                              <w:instrText xml:space="preserve"> SEQ Slika \* ARABIC </w:instrText>
                            </w:r>
                            <w:r>
                              <w:fldChar w:fldCharType="separate"/>
                            </w:r>
                            <w:r>
                              <w:rPr>
                                <w:noProof/>
                              </w:rPr>
                              <w:t>8</w:t>
                            </w:r>
                            <w:r>
                              <w:rPr>
                                <w:noProof/>
                              </w:rPr>
                              <w:fldChar w:fldCharType="end"/>
                            </w:r>
                            <w:r>
                              <w:t xml:space="preserve"> </w:t>
                            </w:r>
                            <w:ins w:id="782" w:author="Ognjen" w:date="2017-01-17T12:02:00Z">
                              <w:r>
                                <w:t xml:space="preserve">Poruka </w:t>
                              </w:r>
                            </w:ins>
                            <w:r>
                              <w:t>OFPT_FEATURES_REQUEST</w:t>
                            </w:r>
                            <w:del w:id="783" w:author="Ognjen" w:date="2017-01-17T12:02:00Z">
                              <w:r w:rsidDel="00E7427C">
                                <w:delText xml:space="preserve"> unutar </w:delText>
                              </w:r>
                              <w:r w:rsidRPr="00E46F0B" w:rsidDel="00E7427C">
                                <w:delText>Wiresharka 1.6.7.</w:delText>
                              </w:r>
                            </w:del>
                            <w:bookmarkEnd w:id="78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0CB65D" id="Text Box 29" o:spid="_x0000_s1033" type="#_x0000_t202" style="position:absolute;left:0;text-align:left;margin-left:120pt;margin-top:133.25pt;width:227.85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" stroked="f">
                <v:textbox style="mso-fit-shape-to-text:t" inset="0,0,0,0">
                  <w:txbxContent>
                    <w:p w14:paraId="03CD9B5F" w14:textId="4AF74A75" w:rsidR="008E074F" w:rsidRPr="0058105D" w:rsidRDefault="008E074F" w:rsidP="00FE153A">
                      <w:pPr>
                        <w:pStyle w:val="Caption"/>
                        <w:jc w:val="center"/>
                        <w:rPr>
                          <w:rFonts w:ascii="Times New Roman" w:eastAsia="Times New Roman" w:hAnsi="Times New Roman" w:cs="Times New Roman"/>
                          <w:noProof/>
                          <w:sz w:val="24"/>
                          <w:szCs w:val="24"/>
                        </w:rPr>
                      </w:pPr>
                      <w:bookmarkStart w:id="784" w:name="_Toc472075307"/>
                      <w:r>
                        <w:t xml:space="preserve">Slika </w:t>
                      </w:r>
                      <w:r>
                        <w:fldChar w:fldCharType="begin"/>
                      </w:r>
                      <w:r>
                        <w:instrText xml:space="preserve"> SEQ Slika \* ARABIC </w:instrText>
                      </w:r>
                      <w:r>
                        <w:fldChar w:fldCharType="separate"/>
                      </w:r>
                      <w:r>
                        <w:rPr>
                          <w:noProof/>
                        </w:rPr>
                        <w:t>8</w:t>
                      </w:r>
                      <w:r>
                        <w:rPr>
                          <w:noProof/>
                        </w:rPr>
                        <w:fldChar w:fldCharType="end"/>
                      </w:r>
                      <w:r>
                        <w:t xml:space="preserve"> </w:t>
                      </w:r>
                      <w:ins w:id="785" w:author="Ognjen" w:date="2017-01-17T12:02:00Z">
                        <w:r>
                          <w:t xml:space="preserve">Poruka </w:t>
                        </w:r>
                      </w:ins>
                      <w:r>
                        <w:t>OFPT_FEATURES_REQUEST</w:t>
                      </w:r>
                      <w:del w:id="786" w:author="Ognjen" w:date="2017-01-17T12:02:00Z">
                        <w:r w:rsidDel="00E7427C">
                          <w:delText xml:space="preserve"> unutar </w:delText>
                        </w:r>
                        <w:r w:rsidRPr="00E46F0B" w:rsidDel="00E7427C">
                          <w:delText>Wiresharka 1.6.7.</w:delText>
                        </w:r>
                      </w:del>
                      <w:bookmarkEnd w:id="784"/>
                    </w:p>
                  </w:txbxContent>
                </v:textbox>
                <w10:wrap type="topAndBottom"/>
              </v:shape>
            </w:pict>
          </mc:Fallback>
        </mc:AlternateContent>
      </w:r>
      <w:r w:rsidRPr="00A3423B">
        <w:rPr>
          <w:noProof/>
          <w:sz w:val="24"/>
          <w:szCs w:val="24"/>
          <w:lang w:val="hr-HR" w:eastAsia="hr-HR"/>
        </w:rPr>
        <w:drawing>
          <wp:anchor distT="0" distB="0" distL="114300" distR="114300" simplePos="0" relativeHeight="251662336" behindDoc="0" locked="0" layoutInCell="1" allowOverlap="1" wp14:anchorId="3A67A75A" wp14:editId="358C0C40">
            <wp:simplePos x="0" y="0"/>
            <wp:positionH relativeFrom="margin">
              <wp:posOffset>1524000</wp:posOffset>
            </wp:positionH>
            <wp:positionV relativeFrom="paragraph">
              <wp:posOffset>644525</wp:posOffset>
            </wp:positionV>
            <wp:extent cx="2893695" cy="990600"/>
            <wp:effectExtent l="0" t="0" r="1905"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FP Features Request.png"/>
                    <pic:cNvPicPr/>
                  </pic:nvPicPr>
                  <pic:blipFill rotWithShape="1">
                    <a:blip r:embed="rId18">
                      <a:extLst>
                        <a:ext uri="{28A0092B-C50C-407E-A947-70E740481C1C}">
                          <a14:useLocalDpi xmlns:a14="http://schemas.microsoft.com/office/drawing/2010/main" val="0"/>
                        </a:ext>
                      </a:extLst>
                    </a:blip>
                    <a:srcRect l="662" t="31452" r="83796" b="59084"/>
                    <a:stretch/>
                  </pic:blipFill>
                  <pic:spPr bwMode="auto">
                    <a:xfrm>
                      <a:off x="0" y="0"/>
                      <a:ext cx="2893695" cy="9906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6601C6" w:rsidRPr="00A3423B">
        <w:rPr>
          <w:sz w:val="24"/>
          <w:szCs w:val="24"/>
          <w:lang w:val="hr-HR"/>
        </w:rPr>
        <w:t xml:space="preserve">Poruka od </w:t>
      </w:r>
      <w:ins w:id="787" w:author="Ognjen" w:date="2017-01-17T12:02:00Z">
        <w:r w:rsidR="00E7427C">
          <w:rPr>
            <w:sz w:val="24"/>
            <w:szCs w:val="24"/>
            <w:lang w:val="hr-HR"/>
          </w:rPr>
          <w:t xml:space="preserve">SDN </w:t>
        </w:r>
      </w:ins>
      <w:r w:rsidR="000E4D4F" w:rsidRPr="00A3423B">
        <w:rPr>
          <w:sz w:val="24"/>
          <w:szCs w:val="24"/>
          <w:lang w:val="hr-HR"/>
        </w:rPr>
        <w:t>upravljačkog uređaja</w:t>
      </w:r>
      <w:r w:rsidR="006601C6" w:rsidRPr="00A3423B">
        <w:rPr>
          <w:sz w:val="24"/>
          <w:szCs w:val="24"/>
          <w:lang w:val="hr-HR"/>
        </w:rPr>
        <w:t xml:space="preserve"> </w:t>
      </w:r>
      <w:ins w:id="788" w:author="Ognjen" w:date="2017-01-17T12:02:00Z">
        <w:r w:rsidR="00E7427C">
          <w:rPr>
            <w:sz w:val="24"/>
            <w:szCs w:val="24"/>
            <w:lang w:val="hr-HR"/>
          </w:rPr>
          <w:t xml:space="preserve">prema </w:t>
        </w:r>
      </w:ins>
      <w:r w:rsidR="000E4D4F" w:rsidRPr="00A3423B">
        <w:rPr>
          <w:sz w:val="24"/>
          <w:szCs w:val="24"/>
          <w:lang w:val="hr-HR"/>
        </w:rPr>
        <w:t>mrežnom uređaju</w:t>
      </w:r>
      <w:ins w:id="789" w:author="Ognjen" w:date="2017-01-17T12:02:00Z">
        <w:r w:rsidR="00E7427C">
          <w:rPr>
            <w:sz w:val="24"/>
            <w:szCs w:val="24"/>
            <w:lang w:val="hr-HR"/>
          </w:rPr>
          <w:t xml:space="preserve"> (slika 8)</w:t>
        </w:r>
      </w:ins>
      <w:r w:rsidR="006601C6" w:rsidRPr="00A3423B">
        <w:rPr>
          <w:sz w:val="24"/>
          <w:szCs w:val="24"/>
          <w:lang w:val="hr-HR"/>
        </w:rPr>
        <w:t xml:space="preserve">. Zahtijeva od </w:t>
      </w:r>
      <w:r w:rsidRPr="00A3423B">
        <w:rPr>
          <w:sz w:val="24"/>
          <w:szCs w:val="24"/>
          <w:lang w:val="hr-HR"/>
        </w:rPr>
        <w:t>mrežnog uređaja</w:t>
      </w:r>
      <w:r w:rsidR="006601C6" w:rsidRPr="00A3423B">
        <w:rPr>
          <w:sz w:val="24"/>
          <w:szCs w:val="24"/>
          <w:lang w:val="hr-HR"/>
        </w:rPr>
        <w:t xml:space="preserve"> da mu </w:t>
      </w:r>
      <w:r w:rsidRPr="00A3423B">
        <w:rPr>
          <w:sz w:val="24"/>
          <w:szCs w:val="24"/>
          <w:lang w:val="hr-HR"/>
        </w:rPr>
        <w:t>odgovori s</w:t>
      </w:r>
      <w:r w:rsidR="006601C6" w:rsidRPr="00A3423B">
        <w:rPr>
          <w:sz w:val="24"/>
          <w:szCs w:val="24"/>
          <w:lang w:val="hr-HR"/>
        </w:rPr>
        <w:t xml:space="preserve"> OFTP_FEATURES_REPLY</w:t>
      </w:r>
      <w:r w:rsidRPr="00A3423B">
        <w:rPr>
          <w:sz w:val="24"/>
          <w:szCs w:val="24"/>
          <w:lang w:val="hr-HR"/>
        </w:rPr>
        <w:t xml:space="preserve"> porukom</w:t>
      </w:r>
      <w:r w:rsidR="006601C6" w:rsidRPr="00A3423B">
        <w:rPr>
          <w:sz w:val="24"/>
          <w:szCs w:val="24"/>
          <w:lang w:val="hr-HR"/>
        </w:rPr>
        <w:t>.</w:t>
      </w:r>
    </w:p>
    <w:p w14:paraId="6032E182" w14:textId="77777777" w:rsidR="006601C6" w:rsidRPr="00A3423B" w:rsidRDefault="006601C6" w:rsidP="00937FA1">
      <w:pPr>
        <w:spacing w:line="360" w:lineRule="auto"/>
        <w:rPr>
          <w:sz w:val="24"/>
          <w:szCs w:val="24"/>
          <w:lang w:val="hr-HR"/>
        </w:rPr>
      </w:pPr>
    </w:p>
    <w:p w14:paraId="1B022B52" w14:textId="2FE1424E" w:rsidR="006601C6" w:rsidRPr="00A3423B" w:rsidRDefault="006601C6" w:rsidP="00937FA1">
      <w:pPr>
        <w:spacing w:line="360" w:lineRule="auto"/>
        <w:rPr>
          <w:sz w:val="24"/>
          <w:szCs w:val="24"/>
          <w:lang w:val="hr-HR"/>
        </w:rPr>
      </w:pPr>
      <w:r w:rsidRPr="00A3423B">
        <w:rPr>
          <w:sz w:val="24"/>
          <w:szCs w:val="24"/>
          <w:lang w:val="hr-HR"/>
        </w:rPr>
        <w:t xml:space="preserve">Poruka se sastoji samo od </w:t>
      </w:r>
      <w:del w:id="790" w:author="Ognjen" w:date="2017-01-17T12:02:00Z">
        <w:r w:rsidR="00D07DB0" w:rsidDel="00E7427C">
          <w:fldChar w:fldCharType="begin"/>
        </w:r>
        <w:r w:rsidR="00D07DB0" w:rsidDel="00E7427C">
          <w:delInstrText xml:space="preserve"> HYPERLINK \l "_Zaglavlje_1" </w:delInstrText>
        </w:r>
        <w:r w:rsidR="00D07DB0" w:rsidDel="00E7427C">
          <w:fldChar w:fldCharType="separate"/>
        </w:r>
        <w:r w:rsidRPr="00E7427C" w:rsidDel="00E7427C">
          <w:rPr>
            <w:rPrChange w:id="791" w:author="Ognjen" w:date="2017-01-17T12:02:00Z">
              <w:rPr>
                <w:rStyle w:val="Hyperlink"/>
                <w:sz w:val="24"/>
                <w:szCs w:val="24"/>
                <w:lang w:val="hr-HR"/>
              </w:rPr>
            </w:rPrChange>
          </w:rPr>
          <w:delText>OpenFlow zaglavlja</w:delText>
        </w:r>
        <w:r w:rsidR="00D07DB0" w:rsidDel="00E7427C">
          <w:rPr>
            <w:rStyle w:val="Hyperlink"/>
            <w:sz w:val="24"/>
            <w:szCs w:val="24"/>
            <w:lang w:val="hr-HR"/>
          </w:rPr>
          <w:fldChar w:fldCharType="end"/>
        </w:r>
      </w:del>
      <w:ins w:id="792" w:author="Ognjen" w:date="2017-01-17T12:02:00Z">
        <w:r w:rsidR="00E7427C" w:rsidRPr="00E7427C">
          <w:rPr>
            <w:rPrChange w:id="793" w:author="Ognjen" w:date="2017-01-17T12:02:00Z">
              <w:rPr>
                <w:rStyle w:val="Hyperlink"/>
                <w:sz w:val="24"/>
                <w:szCs w:val="24"/>
                <w:lang w:val="hr-HR"/>
              </w:rPr>
            </w:rPrChange>
          </w:rPr>
          <w:t>OpenFlow zaglavlja</w:t>
        </w:r>
      </w:ins>
      <w:r w:rsidRPr="00A3423B">
        <w:rPr>
          <w:sz w:val="24"/>
          <w:szCs w:val="24"/>
          <w:lang w:val="hr-HR"/>
        </w:rPr>
        <w:t>.</w:t>
      </w:r>
      <w:r w:rsidRPr="00A3423B">
        <w:rPr>
          <w:sz w:val="24"/>
          <w:szCs w:val="24"/>
          <w:lang w:val="hr-HR"/>
        </w:rPr>
        <w:br w:type="page"/>
      </w:r>
    </w:p>
    <w:p w14:paraId="3D449C44" w14:textId="7146BA7D" w:rsidR="006601C6" w:rsidRPr="00A3423B" w:rsidRDefault="007929D7" w:rsidP="00937FA1">
      <w:pPr>
        <w:pStyle w:val="Heading2"/>
        <w:spacing w:line="360" w:lineRule="auto"/>
        <w:rPr>
          <w:rFonts w:cs="Arial"/>
          <w:sz w:val="24"/>
          <w:szCs w:val="24"/>
          <w:lang w:val="hr-HR"/>
        </w:rPr>
      </w:pPr>
      <w:bookmarkStart w:id="794" w:name="_Toc472077973"/>
      <w:ins w:id="795" w:author="Ognjen" w:date="2017-01-17T12:21:00Z">
        <w:r>
          <w:rPr>
            <w:rFonts w:cs="Arial"/>
            <w:sz w:val="24"/>
            <w:szCs w:val="24"/>
            <w:lang w:val="hr-HR"/>
          </w:rPr>
          <w:lastRenderedPageBreak/>
          <w:t xml:space="preserve">Poruka </w:t>
        </w:r>
      </w:ins>
      <w:r w:rsidR="006601C6" w:rsidRPr="00A3423B">
        <w:rPr>
          <w:rFonts w:cs="Arial"/>
          <w:sz w:val="24"/>
          <w:szCs w:val="24"/>
          <w:lang w:val="hr-HR"/>
        </w:rPr>
        <w:t>OFTP_FEATURES_REPLY</w:t>
      </w:r>
      <w:bookmarkEnd w:id="794"/>
    </w:p>
    <w:p w14:paraId="0C2BAE61" w14:textId="328E8F72" w:rsidR="006601C6" w:rsidRPr="00A3423B" w:rsidRDefault="00FE153A" w:rsidP="00937FA1">
      <w:pPr>
        <w:spacing w:line="360" w:lineRule="auto"/>
        <w:jc w:val="both"/>
        <w:rPr>
          <w:sz w:val="24"/>
          <w:szCs w:val="24"/>
          <w:lang w:val="hr-HR"/>
        </w:rPr>
      </w:pPr>
      <w:r w:rsidRPr="00A3423B">
        <w:rPr>
          <w:noProof/>
          <w:lang w:val="hr-HR" w:eastAsia="hr-HR"/>
        </w:rPr>
        <mc:AlternateContent>
          <mc:Choice Requires="wps">
            <w:drawing>
              <wp:anchor distT="0" distB="0" distL="114300" distR="114300" simplePos="0" relativeHeight="251700224" behindDoc="0" locked="0" layoutInCell="1" allowOverlap="1" wp14:anchorId="58BEC3F2" wp14:editId="29700CCF">
                <wp:simplePos x="0" y="0"/>
                <wp:positionH relativeFrom="column">
                  <wp:posOffset>-95250</wp:posOffset>
                </wp:positionH>
                <wp:positionV relativeFrom="paragraph">
                  <wp:posOffset>6186805</wp:posOffset>
                </wp:positionV>
                <wp:extent cx="6124575" cy="635"/>
                <wp:effectExtent l="0" t="0" r="0" b="0"/>
                <wp:wrapTopAndBottom/>
                <wp:docPr id="30" name="Text Box 30"/>
                <wp:cNvGraphicFramePr/>
                <a:graphic xmlns:a="http://schemas.openxmlformats.org/drawingml/2006/main">
                  <a:graphicData uri="http://schemas.microsoft.com/office/word/2010/wordprocessingShape">
                    <wps:wsp>
                      <wps:cNvSpPr txBox="1"/>
                      <wps:spPr>
                        <a:xfrm>
                          <a:off x="0" y="0"/>
                          <a:ext cx="6124575" cy="635"/>
                        </a:xfrm>
                        <a:prstGeom prst="rect">
                          <a:avLst/>
                        </a:prstGeom>
                        <a:solidFill>
                          <a:prstClr val="white"/>
                        </a:solidFill>
                        <a:ln>
                          <a:noFill/>
                        </a:ln>
                      </wps:spPr>
                      <wps:txbx>
                        <w:txbxContent>
                          <w:p w14:paraId="5F9869FD" w14:textId="1E7C2253" w:rsidR="008E074F" w:rsidRPr="0092267E" w:rsidRDefault="008E074F" w:rsidP="00FE153A">
                            <w:pPr>
                              <w:pStyle w:val="Caption"/>
                              <w:jc w:val="center"/>
                              <w:rPr>
                                <w:rFonts w:ascii="Times New Roman" w:eastAsia="Times New Roman" w:hAnsi="Times New Roman" w:cs="Times New Roman"/>
                                <w:noProof/>
                                <w:sz w:val="24"/>
                                <w:szCs w:val="24"/>
                              </w:rPr>
                            </w:pPr>
                            <w:bookmarkStart w:id="796" w:name="_Toc472075308"/>
                            <w:r>
                              <w:t xml:space="preserve">Slika </w:t>
                            </w:r>
                            <w:r>
                              <w:fldChar w:fldCharType="begin"/>
                            </w:r>
                            <w:r>
                              <w:instrText xml:space="preserve"> SEQ Slika \* ARABIC </w:instrText>
                            </w:r>
                            <w:r>
                              <w:fldChar w:fldCharType="separate"/>
                            </w:r>
                            <w:r>
                              <w:rPr>
                                <w:noProof/>
                              </w:rPr>
                              <w:t>9</w:t>
                            </w:r>
                            <w:r>
                              <w:rPr>
                                <w:noProof/>
                              </w:rPr>
                              <w:fldChar w:fldCharType="end"/>
                            </w:r>
                            <w:r>
                              <w:t xml:space="preserve"> </w:t>
                            </w:r>
                            <w:ins w:id="797" w:author="Ognjen" w:date="2017-01-17T12:21:00Z">
                              <w:r>
                                <w:t xml:space="preserve">Poruka </w:t>
                              </w:r>
                            </w:ins>
                            <w:r>
                              <w:t>OFPT_FEATURES_REPLY</w:t>
                            </w:r>
                            <w:del w:id="798" w:author="Ognjen" w:date="2017-01-17T12:21:00Z">
                              <w:r w:rsidDel="007929D7">
                                <w:delText xml:space="preserve"> </w:delText>
                              </w:r>
                              <w:r w:rsidRPr="00A37A25" w:rsidDel="007929D7">
                                <w:delText>unutar Wiresharka 1.6.7.</w:delText>
                              </w:r>
                            </w:del>
                            <w:bookmarkEnd w:id="79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BEC3F2" id="Text Box 30" o:spid="_x0000_s1034" type="#_x0000_t202" style="position:absolute;left:0;text-align:left;margin-left:-7.5pt;margin-top:487.15pt;width:482.25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" stroked="f">
                <v:textbox style="mso-fit-shape-to-text:t" inset="0,0,0,0">
                  <w:txbxContent>
                    <w:p w14:paraId="5F9869FD" w14:textId="1E7C2253" w:rsidR="008E074F" w:rsidRPr="0092267E" w:rsidRDefault="008E074F" w:rsidP="00FE153A">
                      <w:pPr>
                        <w:pStyle w:val="Caption"/>
                        <w:jc w:val="center"/>
                        <w:rPr>
                          <w:rFonts w:ascii="Times New Roman" w:eastAsia="Times New Roman" w:hAnsi="Times New Roman" w:cs="Times New Roman"/>
                          <w:noProof/>
                          <w:sz w:val="24"/>
                          <w:szCs w:val="24"/>
                        </w:rPr>
                      </w:pPr>
                      <w:bookmarkStart w:id="799" w:name="_Toc472075308"/>
                      <w:r>
                        <w:t xml:space="preserve">Slika </w:t>
                      </w:r>
                      <w:r>
                        <w:fldChar w:fldCharType="begin"/>
                      </w:r>
                      <w:r>
                        <w:instrText xml:space="preserve"> SEQ Slika \* ARABIC </w:instrText>
                      </w:r>
                      <w:r>
                        <w:fldChar w:fldCharType="separate"/>
                      </w:r>
                      <w:r>
                        <w:rPr>
                          <w:noProof/>
                        </w:rPr>
                        <w:t>9</w:t>
                      </w:r>
                      <w:r>
                        <w:rPr>
                          <w:noProof/>
                        </w:rPr>
                        <w:fldChar w:fldCharType="end"/>
                      </w:r>
                      <w:r>
                        <w:t xml:space="preserve"> </w:t>
                      </w:r>
                      <w:ins w:id="800" w:author="Ognjen" w:date="2017-01-17T12:21:00Z">
                        <w:r>
                          <w:t xml:space="preserve">Poruka </w:t>
                        </w:r>
                      </w:ins>
                      <w:r>
                        <w:t>OFPT_FEATURES_REPLY</w:t>
                      </w:r>
                      <w:del w:id="801" w:author="Ognjen" w:date="2017-01-17T12:21:00Z">
                        <w:r w:rsidDel="007929D7">
                          <w:delText xml:space="preserve"> </w:delText>
                        </w:r>
                        <w:r w:rsidRPr="00A37A25" w:rsidDel="007929D7">
                          <w:delText>unutar Wiresharka 1.6.7.</w:delText>
                        </w:r>
                      </w:del>
                      <w:bookmarkEnd w:id="799"/>
                    </w:p>
                  </w:txbxContent>
                </v:textbox>
                <w10:wrap type="topAndBottom"/>
              </v:shape>
            </w:pict>
          </mc:Fallback>
        </mc:AlternateContent>
      </w:r>
      <w:r w:rsidR="00062772" w:rsidRPr="00A3423B">
        <w:rPr>
          <w:noProof/>
          <w:sz w:val="24"/>
          <w:szCs w:val="24"/>
          <w:lang w:val="hr-HR" w:eastAsia="hr-HR"/>
        </w:rPr>
        <w:drawing>
          <wp:anchor distT="0" distB="0" distL="114300" distR="114300" simplePos="0" relativeHeight="251661312" behindDoc="0" locked="0" layoutInCell="1" allowOverlap="1" wp14:anchorId="4AA81845" wp14:editId="2DB7FC50">
            <wp:simplePos x="0" y="0"/>
            <wp:positionH relativeFrom="margin">
              <wp:align>center</wp:align>
            </wp:positionH>
            <wp:positionV relativeFrom="paragraph">
              <wp:posOffset>682625</wp:posOffset>
            </wp:positionV>
            <wp:extent cx="6124575" cy="5447030"/>
            <wp:effectExtent l="0" t="0" r="9525" b="127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FP Features Reply.png"/>
                    <pic:cNvPicPr/>
                  </pic:nvPicPr>
                  <pic:blipFill rotWithShape="1">
                    <a:blip r:embed="rId19" cstate="print">
                      <a:extLst>
                        <a:ext uri="{28A0092B-C50C-407E-A947-70E740481C1C}">
                          <a14:useLocalDpi xmlns:a14="http://schemas.microsoft.com/office/drawing/2010/main" val="0"/>
                        </a:ext>
                      </a:extLst>
                    </a:blip>
                    <a:srcRect l="494" t="31638" r="61945" b="9118"/>
                    <a:stretch/>
                  </pic:blipFill>
                  <pic:spPr bwMode="auto">
                    <a:xfrm>
                      <a:off x="0" y="0"/>
                      <a:ext cx="6124575" cy="54470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A3423B">
        <w:rPr>
          <w:noProof/>
          <w:sz w:val="24"/>
          <w:szCs w:val="24"/>
          <w:lang w:val="hr-HR" w:eastAsia="hr-HR"/>
        </w:rPr>
        <w:t>Mrežni uređaj</w:t>
      </w:r>
      <w:r w:rsidR="006601C6" w:rsidRPr="00A3423B">
        <w:rPr>
          <w:sz w:val="24"/>
          <w:szCs w:val="24"/>
          <w:lang w:val="hr-HR"/>
        </w:rPr>
        <w:t xml:space="preserve"> na </w:t>
      </w:r>
      <w:ins w:id="802" w:author="Ognjen" w:date="2017-01-17T12:21:00Z">
        <w:r w:rsidR="007929D7">
          <w:rPr>
            <w:sz w:val="24"/>
            <w:szCs w:val="24"/>
            <w:lang w:val="hr-HR"/>
          </w:rPr>
          <w:t xml:space="preserve">poruku </w:t>
        </w:r>
      </w:ins>
      <w:r w:rsidR="006601C6" w:rsidRPr="00A3423B">
        <w:rPr>
          <w:sz w:val="24"/>
          <w:szCs w:val="24"/>
          <w:lang w:val="hr-HR"/>
        </w:rPr>
        <w:t>OFTP_FEATURES_REQUEST odgovara ovom porukom</w:t>
      </w:r>
      <w:ins w:id="803" w:author="Ognjen" w:date="2017-01-17T12:21:00Z">
        <w:r w:rsidR="007929D7">
          <w:rPr>
            <w:sz w:val="24"/>
            <w:szCs w:val="24"/>
            <w:lang w:val="hr-HR"/>
          </w:rPr>
          <w:t xml:space="preserve"> SDNC-u,</w:t>
        </w:r>
      </w:ins>
      <w:r w:rsidR="006601C6" w:rsidRPr="00A3423B">
        <w:rPr>
          <w:sz w:val="24"/>
          <w:szCs w:val="24"/>
          <w:lang w:val="hr-HR"/>
        </w:rPr>
        <w:t xml:space="preserve"> koja sadrži informacije o mogućnostima </w:t>
      </w:r>
      <w:r w:rsidRPr="00A3423B">
        <w:rPr>
          <w:sz w:val="24"/>
          <w:szCs w:val="24"/>
          <w:lang w:val="hr-HR"/>
        </w:rPr>
        <w:t>mrežnog uređaja</w:t>
      </w:r>
      <w:r w:rsidR="006601C6" w:rsidRPr="00A3423B">
        <w:rPr>
          <w:sz w:val="24"/>
          <w:szCs w:val="24"/>
          <w:lang w:val="hr-HR"/>
        </w:rPr>
        <w:t>.</w:t>
      </w:r>
    </w:p>
    <w:p w14:paraId="02CD7245" w14:textId="77777777" w:rsidR="006601C6" w:rsidRPr="00A3423B" w:rsidRDefault="006601C6" w:rsidP="00937FA1">
      <w:pPr>
        <w:spacing w:line="360" w:lineRule="auto"/>
        <w:rPr>
          <w:sz w:val="24"/>
          <w:szCs w:val="24"/>
          <w:lang w:val="hr-HR"/>
        </w:rPr>
      </w:pPr>
    </w:p>
    <w:p w14:paraId="1EA568EE" w14:textId="77777777" w:rsidR="006601C6" w:rsidRPr="00A3423B" w:rsidRDefault="006601C6" w:rsidP="00937FA1">
      <w:pPr>
        <w:spacing w:line="360" w:lineRule="auto"/>
        <w:rPr>
          <w:sz w:val="24"/>
          <w:szCs w:val="24"/>
          <w:lang w:val="hr-HR"/>
        </w:rPr>
      </w:pPr>
      <w:r w:rsidRPr="00A3423B">
        <w:rPr>
          <w:sz w:val="24"/>
          <w:szCs w:val="24"/>
          <w:lang w:val="hr-HR"/>
        </w:rPr>
        <w:t>Struktura poruke:</w:t>
      </w:r>
    </w:p>
    <w:p w14:paraId="4AB73E37" w14:textId="556522AA" w:rsidR="006601C6" w:rsidRPr="00A3423B" w:rsidRDefault="00D07DB0" w:rsidP="00937FA1">
      <w:pPr>
        <w:pStyle w:val="ListParagraph"/>
        <w:numPr>
          <w:ilvl w:val="0"/>
          <w:numId w:val="10"/>
        </w:numPr>
        <w:spacing w:line="360" w:lineRule="auto"/>
        <w:rPr>
          <w:rFonts w:ascii="Times New Roman" w:hAnsi="Times New Roman" w:cs="Times New Roman"/>
          <w:sz w:val="24"/>
          <w:szCs w:val="24"/>
        </w:rPr>
      </w:pPr>
      <w:del w:id="804" w:author="Ognjen" w:date="2017-01-17T12:21:00Z">
        <w:r w:rsidDel="007929D7">
          <w:fldChar w:fldCharType="begin"/>
        </w:r>
        <w:r w:rsidDel="007929D7">
          <w:delInstrText xml:space="preserve"> HYPERLINK \l "_Zaglavlje" </w:delInstrText>
        </w:r>
        <w:r w:rsidDel="007929D7">
          <w:fldChar w:fldCharType="separate"/>
        </w:r>
        <w:r w:rsidR="006601C6" w:rsidRPr="007929D7" w:rsidDel="007929D7">
          <w:rPr>
            <w:rPrChange w:id="805" w:author="Ognjen" w:date="2017-01-17T12:21:00Z">
              <w:rPr>
                <w:rStyle w:val="Hyperlink"/>
                <w:rFonts w:ascii="Times New Roman" w:hAnsi="Times New Roman" w:cs="Times New Roman"/>
                <w:sz w:val="24"/>
                <w:szCs w:val="24"/>
              </w:rPr>
            </w:rPrChange>
          </w:rPr>
          <w:delText>OpenFlow zaglavlje.</w:delText>
        </w:r>
        <w:r w:rsidDel="007929D7">
          <w:rPr>
            <w:rStyle w:val="Hyperlink"/>
            <w:rFonts w:ascii="Times New Roman" w:hAnsi="Times New Roman" w:cs="Times New Roman"/>
            <w:sz w:val="24"/>
            <w:szCs w:val="24"/>
          </w:rPr>
          <w:fldChar w:fldCharType="end"/>
        </w:r>
      </w:del>
      <w:ins w:id="806" w:author="Ognjen" w:date="2017-01-17T12:21:00Z">
        <w:r w:rsidR="007929D7" w:rsidRPr="007929D7">
          <w:rPr>
            <w:rPrChange w:id="807" w:author="Ognjen" w:date="2017-01-17T12:21:00Z">
              <w:rPr>
                <w:rStyle w:val="Hyperlink"/>
                <w:rFonts w:ascii="Times New Roman" w:hAnsi="Times New Roman" w:cs="Times New Roman"/>
                <w:sz w:val="24"/>
                <w:szCs w:val="24"/>
              </w:rPr>
            </w:rPrChange>
          </w:rPr>
          <w:t>OpenFlow zaglavlje</w:t>
        </w:r>
        <w:r w:rsidR="007929D7">
          <w:rPr>
            <w:rFonts w:ascii="Times New Roman" w:hAnsi="Times New Roman" w:cs="Times New Roman"/>
            <w:sz w:val="24"/>
            <w:szCs w:val="24"/>
          </w:rPr>
          <w:t>;</w:t>
        </w:r>
      </w:ins>
    </w:p>
    <w:p w14:paraId="72DAA6F5" w14:textId="66D13061" w:rsidR="006601C6" w:rsidRPr="00A3423B" w:rsidRDefault="006601C6" w:rsidP="00937FA1">
      <w:pPr>
        <w:pStyle w:val="ListParagraph"/>
        <w:numPr>
          <w:ilvl w:val="0"/>
          <w:numId w:val="10"/>
        </w:numPr>
        <w:spacing w:line="360" w:lineRule="auto"/>
        <w:rPr>
          <w:rFonts w:ascii="Times New Roman" w:hAnsi="Times New Roman" w:cs="Times New Roman"/>
          <w:sz w:val="24"/>
          <w:szCs w:val="24"/>
        </w:rPr>
      </w:pPr>
      <w:del w:id="808" w:author="Ognjen" w:date="2017-01-17T12:21:00Z">
        <w:r w:rsidRPr="00A3423B" w:rsidDel="007929D7">
          <w:rPr>
            <w:rFonts w:ascii="Times New Roman" w:hAnsi="Times New Roman" w:cs="Times New Roman"/>
            <w:sz w:val="24"/>
            <w:szCs w:val="24"/>
          </w:rPr>
          <w:delText xml:space="preserve">Mogućnosti </w:delText>
        </w:r>
      </w:del>
      <w:ins w:id="809" w:author="Ognjen" w:date="2017-01-17T12:21:00Z">
        <w:r w:rsidR="007929D7">
          <w:rPr>
            <w:rFonts w:ascii="Times New Roman" w:hAnsi="Times New Roman" w:cs="Times New Roman"/>
            <w:sz w:val="24"/>
            <w:szCs w:val="24"/>
          </w:rPr>
          <w:t>m</w:t>
        </w:r>
        <w:r w:rsidR="007929D7" w:rsidRPr="00A3423B">
          <w:rPr>
            <w:rFonts w:ascii="Times New Roman" w:hAnsi="Times New Roman" w:cs="Times New Roman"/>
            <w:sz w:val="24"/>
            <w:szCs w:val="24"/>
          </w:rPr>
          <w:t xml:space="preserve">ogućnosti </w:t>
        </w:r>
      </w:ins>
      <w:r w:rsidR="00E405D8" w:rsidRPr="00A3423B">
        <w:rPr>
          <w:rFonts w:ascii="Times New Roman" w:hAnsi="Times New Roman" w:cs="Times New Roman"/>
          <w:sz w:val="24"/>
          <w:szCs w:val="24"/>
        </w:rPr>
        <w:t>mrežnog uređaja</w:t>
      </w:r>
      <w:ins w:id="810" w:author="Ognjen" w:date="2017-01-17T12:22:00Z">
        <w:r w:rsidR="007929D7">
          <w:rPr>
            <w:rFonts w:ascii="Times New Roman" w:hAnsi="Times New Roman" w:cs="Times New Roman"/>
            <w:sz w:val="24"/>
            <w:szCs w:val="24"/>
          </w:rPr>
          <w:t xml:space="preserve"> </w:t>
        </w:r>
        <w:commentRangeStart w:id="811"/>
        <w:r w:rsidR="007929D7">
          <w:rPr>
            <w:rFonts w:ascii="Times New Roman" w:hAnsi="Times New Roman" w:cs="Times New Roman"/>
            <w:sz w:val="24"/>
            <w:szCs w:val="24"/>
          </w:rPr>
          <w:t>(„Switch Features“)</w:t>
        </w:r>
        <w:commentRangeEnd w:id="811"/>
        <w:r w:rsidR="007929D7">
          <w:rPr>
            <w:rStyle w:val="CommentReference"/>
            <w:rFonts w:ascii="Times New Roman" w:eastAsia="Times New Roman" w:hAnsi="Times New Roman" w:cs="Times New Roman"/>
            <w:lang w:val="en-US"/>
          </w:rPr>
          <w:commentReference w:id="811"/>
        </w:r>
      </w:ins>
      <w:del w:id="812" w:author="Ognjen" w:date="2017-01-17T12:22:00Z">
        <w:r w:rsidRPr="00A3423B" w:rsidDel="007929D7">
          <w:rPr>
            <w:rFonts w:ascii="Times New Roman" w:hAnsi="Times New Roman" w:cs="Times New Roman"/>
            <w:sz w:val="24"/>
            <w:szCs w:val="24"/>
          </w:rPr>
          <w:delText>.</w:delText>
        </w:r>
      </w:del>
      <w:ins w:id="813" w:author="Ognjen" w:date="2017-01-17T12:22:00Z">
        <w:r w:rsidR="007929D7">
          <w:rPr>
            <w:rFonts w:ascii="Times New Roman" w:hAnsi="Times New Roman" w:cs="Times New Roman"/>
            <w:sz w:val="24"/>
            <w:szCs w:val="24"/>
          </w:rPr>
          <w:t>:</w:t>
        </w:r>
      </w:ins>
    </w:p>
    <w:p w14:paraId="4944032F" w14:textId="3369BAE2" w:rsidR="006601C6" w:rsidRPr="00A3423B" w:rsidRDefault="006601C6" w:rsidP="00937FA1">
      <w:pPr>
        <w:pStyle w:val="ListParagraph"/>
        <w:numPr>
          <w:ilvl w:val="0"/>
          <w:numId w:val="11"/>
        </w:numPr>
        <w:spacing w:line="360" w:lineRule="auto"/>
        <w:rPr>
          <w:rFonts w:ascii="Times New Roman" w:hAnsi="Times New Roman" w:cs="Times New Roman"/>
          <w:sz w:val="24"/>
          <w:szCs w:val="24"/>
        </w:rPr>
      </w:pPr>
      <w:del w:id="814" w:author="Ognjen" w:date="2017-01-17T12:22:00Z">
        <w:r w:rsidRPr="00A3423B" w:rsidDel="007929D7">
          <w:rPr>
            <w:rFonts w:ascii="Times New Roman" w:hAnsi="Times New Roman" w:cs="Times New Roman"/>
            <w:sz w:val="24"/>
            <w:szCs w:val="24"/>
          </w:rPr>
          <w:lastRenderedPageBreak/>
          <w:delText xml:space="preserve">Identifikacijski </w:delText>
        </w:r>
      </w:del>
      <w:ins w:id="815" w:author="Ognjen" w:date="2017-01-17T12:22:00Z">
        <w:r w:rsidR="007929D7">
          <w:rPr>
            <w:rFonts w:ascii="Times New Roman" w:hAnsi="Times New Roman" w:cs="Times New Roman"/>
            <w:sz w:val="24"/>
            <w:szCs w:val="24"/>
          </w:rPr>
          <w:t>i</w:t>
        </w:r>
        <w:r w:rsidR="007929D7" w:rsidRPr="00A3423B">
          <w:rPr>
            <w:rFonts w:ascii="Times New Roman" w:hAnsi="Times New Roman" w:cs="Times New Roman"/>
            <w:sz w:val="24"/>
            <w:szCs w:val="24"/>
          </w:rPr>
          <w:t xml:space="preserve">dentifikacijski </w:t>
        </w:r>
      </w:ins>
      <w:r w:rsidRPr="00A3423B">
        <w:rPr>
          <w:rFonts w:ascii="Times New Roman" w:hAnsi="Times New Roman" w:cs="Times New Roman"/>
          <w:sz w:val="24"/>
          <w:szCs w:val="24"/>
        </w:rPr>
        <w:t>broj puta podataka</w:t>
      </w:r>
      <w:del w:id="816" w:author="Ognjen" w:date="2017-01-17T12:22:00Z">
        <w:r w:rsidRPr="00A3423B" w:rsidDel="007929D7">
          <w:rPr>
            <w:rFonts w:ascii="Times New Roman" w:hAnsi="Times New Roman" w:cs="Times New Roman"/>
            <w:sz w:val="24"/>
            <w:szCs w:val="24"/>
          </w:rPr>
          <w:delText>.</w:delText>
        </w:r>
      </w:del>
      <w:ins w:id="817" w:author="Ognjen" w:date="2017-01-17T12:22:00Z">
        <w:r w:rsidR="007929D7">
          <w:rPr>
            <w:rFonts w:ascii="Times New Roman" w:hAnsi="Times New Roman" w:cs="Times New Roman"/>
            <w:sz w:val="24"/>
            <w:szCs w:val="24"/>
          </w:rPr>
          <w:t>:</w:t>
        </w:r>
      </w:ins>
      <w:r w:rsidRPr="00A3423B">
        <w:rPr>
          <w:rFonts w:ascii="Times New Roman" w:hAnsi="Times New Roman" w:cs="Times New Roman"/>
          <w:sz w:val="24"/>
          <w:szCs w:val="24"/>
        </w:rPr>
        <w:br/>
        <w:t xml:space="preserve">– </w:t>
      </w:r>
      <w:del w:id="818" w:author="Ognjen" w:date="2017-01-17T12:22:00Z">
        <w:r w:rsidRPr="00A3423B" w:rsidDel="007929D7">
          <w:rPr>
            <w:rFonts w:ascii="Times New Roman" w:hAnsi="Times New Roman" w:cs="Times New Roman"/>
            <w:sz w:val="24"/>
            <w:szCs w:val="24"/>
          </w:rPr>
          <w:delText xml:space="preserve">Nižih </w:delText>
        </w:r>
      </w:del>
      <w:ins w:id="819" w:author="Ognjen" w:date="2017-01-17T12:22:00Z">
        <w:r w:rsidR="007929D7">
          <w:rPr>
            <w:rFonts w:ascii="Times New Roman" w:hAnsi="Times New Roman" w:cs="Times New Roman"/>
            <w:sz w:val="24"/>
            <w:szCs w:val="24"/>
          </w:rPr>
          <w:t>n</w:t>
        </w:r>
        <w:r w:rsidR="007929D7" w:rsidRPr="00A3423B">
          <w:rPr>
            <w:rFonts w:ascii="Times New Roman" w:hAnsi="Times New Roman" w:cs="Times New Roman"/>
            <w:sz w:val="24"/>
            <w:szCs w:val="24"/>
          </w:rPr>
          <w:t xml:space="preserve">ižih </w:t>
        </w:r>
      </w:ins>
      <w:r w:rsidRPr="00A3423B">
        <w:rPr>
          <w:rFonts w:ascii="Times New Roman" w:hAnsi="Times New Roman" w:cs="Times New Roman"/>
          <w:sz w:val="24"/>
          <w:szCs w:val="24"/>
        </w:rPr>
        <w:t xml:space="preserve">48 bitova predstavljaju MAC adresu </w:t>
      </w:r>
      <w:del w:id="820" w:author="Ognjen" w:date="2017-01-17T12:22:00Z">
        <w:r w:rsidRPr="00A3423B" w:rsidDel="007929D7">
          <w:rPr>
            <w:rFonts w:ascii="Times New Roman" w:hAnsi="Times New Roman" w:cs="Times New Roman"/>
            <w:sz w:val="24"/>
            <w:szCs w:val="24"/>
          </w:rPr>
          <w:delText xml:space="preserve">komutatora </w:delText>
        </w:r>
      </w:del>
      <w:ins w:id="821" w:author="Ognjen" w:date="2017-01-17T12:22:00Z">
        <w:r w:rsidR="007929D7">
          <w:rPr>
            <w:rFonts w:ascii="Times New Roman" w:hAnsi="Times New Roman" w:cs="Times New Roman"/>
            <w:sz w:val="24"/>
            <w:szCs w:val="24"/>
          </w:rPr>
          <w:t>mrežnog uređaja,</w:t>
        </w:r>
        <w:r w:rsidR="007929D7" w:rsidRPr="00A3423B">
          <w:rPr>
            <w:rFonts w:ascii="Times New Roman" w:hAnsi="Times New Roman" w:cs="Times New Roman"/>
            <w:sz w:val="24"/>
            <w:szCs w:val="24"/>
          </w:rPr>
          <w:t xml:space="preserve"> </w:t>
        </w:r>
      </w:ins>
      <w:r w:rsidRPr="00A3423B">
        <w:rPr>
          <w:rFonts w:ascii="Times New Roman" w:hAnsi="Times New Roman" w:cs="Times New Roman"/>
          <w:sz w:val="24"/>
          <w:szCs w:val="24"/>
        </w:rPr>
        <w:t>dok je semantika viših 16 bitova implementacijski zavisna</w:t>
      </w:r>
      <w:del w:id="822" w:author="Ognjen" w:date="2017-01-17T12:22:00Z">
        <w:r w:rsidRPr="00A3423B" w:rsidDel="007929D7">
          <w:rPr>
            <w:rFonts w:ascii="Times New Roman" w:hAnsi="Times New Roman" w:cs="Times New Roman"/>
            <w:sz w:val="24"/>
            <w:szCs w:val="24"/>
          </w:rPr>
          <w:delText>.</w:delText>
        </w:r>
      </w:del>
      <w:ins w:id="823" w:author="Ognjen" w:date="2017-01-17T12:22:00Z">
        <w:r w:rsidR="007929D7">
          <w:rPr>
            <w:rFonts w:ascii="Times New Roman" w:hAnsi="Times New Roman" w:cs="Times New Roman"/>
            <w:sz w:val="24"/>
            <w:szCs w:val="24"/>
          </w:rPr>
          <w:t>;</w:t>
        </w:r>
      </w:ins>
    </w:p>
    <w:p w14:paraId="513AF76B" w14:textId="0CF2FCB1" w:rsidR="006601C6" w:rsidRPr="00A3423B" w:rsidRDefault="006601C6" w:rsidP="00937FA1">
      <w:pPr>
        <w:pStyle w:val="ListParagraph"/>
        <w:numPr>
          <w:ilvl w:val="0"/>
          <w:numId w:val="11"/>
        </w:numPr>
        <w:spacing w:line="360" w:lineRule="auto"/>
        <w:rPr>
          <w:rFonts w:ascii="Times New Roman" w:hAnsi="Times New Roman" w:cs="Times New Roman"/>
          <w:sz w:val="24"/>
          <w:szCs w:val="24"/>
        </w:rPr>
      </w:pPr>
      <w:del w:id="824" w:author="Ognjen" w:date="2017-01-17T12:22:00Z">
        <w:r w:rsidRPr="00A3423B" w:rsidDel="007929D7">
          <w:rPr>
            <w:rFonts w:ascii="Times New Roman" w:hAnsi="Times New Roman" w:cs="Times New Roman"/>
            <w:sz w:val="24"/>
            <w:szCs w:val="24"/>
          </w:rPr>
          <w:delText xml:space="preserve">Maksimalni </w:delText>
        </w:r>
      </w:del>
      <w:ins w:id="825" w:author="Ognjen" w:date="2017-01-17T12:22:00Z">
        <w:r w:rsidR="007929D7">
          <w:rPr>
            <w:rFonts w:ascii="Times New Roman" w:hAnsi="Times New Roman" w:cs="Times New Roman"/>
            <w:sz w:val="24"/>
            <w:szCs w:val="24"/>
          </w:rPr>
          <w:t>m</w:t>
        </w:r>
        <w:r w:rsidR="007929D7" w:rsidRPr="00A3423B">
          <w:rPr>
            <w:rFonts w:ascii="Times New Roman" w:hAnsi="Times New Roman" w:cs="Times New Roman"/>
            <w:sz w:val="24"/>
            <w:szCs w:val="24"/>
          </w:rPr>
          <w:t xml:space="preserve">aksimalni </w:t>
        </w:r>
      </w:ins>
      <w:r w:rsidRPr="00A3423B">
        <w:rPr>
          <w:rFonts w:ascii="Times New Roman" w:hAnsi="Times New Roman" w:cs="Times New Roman"/>
          <w:sz w:val="24"/>
          <w:szCs w:val="24"/>
        </w:rPr>
        <w:t xml:space="preserve">broj </w:t>
      </w:r>
      <w:r w:rsidRPr="00A3423B">
        <w:rPr>
          <w:rFonts w:ascii="Times New Roman" w:hAnsi="Times New Roman" w:cs="Times New Roman"/>
          <w:i/>
          <w:sz w:val="24"/>
          <w:szCs w:val="24"/>
        </w:rPr>
        <w:t>bufferiranih</w:t>
      </w:r>
      <w:r w:rsidRPr="00A3423B">
        <w:rPr>
          <w:rFonts w:ascii="Times New Roman" w:hAnsi="Times New Roman" w:cs="Times New Roman"/>
          <w:sz w:val="24"/>
          <w:szCs w:val="24"/>
        </w:rPr>
        <w:t xml:space="preserve"> poruka</w:t>
      </w:r>
      <w:del w:id="826" w:author="Ognjen" w:date="2017-01-17T12:23:00Z">
        <w:r w:rsidRPr="00A3423B" w:rsidDel="007929D7">
          <w:rPr>
            <w:rFonts w:ascii="Times New Roman" w:hAnsi="Times New Roman" w:cs="Times New Roman"/>
            <w:sz w:val="24"/>
            <w:szCs w:val="24"/>
          </w:rPr>
          <w:delText>.</w:delText>
        </w:r>
      </w:del>
      <w:ins w:id="827" w:author="Ognjen" w:date="2017-01-17T12:23:00Z">
        <w:r w:rsidR="007929D7">
          <w:rPr>
            <w:rFonts w:ascii="Times New Roman" w:hAnsi="Times New Roman" w:cs="Times New Roman"/>
            <w:sz w:val="24"/>
            <w:szCs w:val="24"/>
          </w:rPr>
          <w:t>;</w:t>
        </w:r>
      </w:ins>
    </w:p>
    <w:p w14:paraId="5E329970" w14:textId="05BCAC76" w:rsidR="006601C6" w:rsidRPr="00A3423B" w:rsidRDefault="006601C6" w:rsidP="00937FA1">
      <w:pPr>
        <w:pStyle w:val="ListParagraph"/>
        <w:numPr>
          <w:ilvl w:val="0"/>
          <w:numId w:val="11"/>
        </w:numPr>
        <w:spacing w:line="360" w:lineRule="auto"/>
        <w:rPr>
          <w:rFonts w:ascii="Times New Roman" w:hAnsi="Times New Roman" w:cs="Times New Roman"/>
          <w:sz w:val="24"/>
          <w:szCs w:val="24"/>
        </w:rPr>
      </w:pPr>
      <w:del w:id="828" w:author="Ognjen" w:date="2017-01-17T12:23:00Z">
        <w:r w:rsidRPr="00A3423B" w:rsidDel="007929D7">
          <w:rPr>
            <w:rFonts w:ascii="Times New Roman" w:hAnsi="Times New Roman" w:cs="Times New Roman"/>
            <w:sz w:val="24"/>
            <w:szCs w:val="24"/>
          </w:rPr>
          <w:delText xml:space="preserve">Maksimalni </w:delText>
        </w:r>
      </w:del>
      <w:ins w:id="829" w:author="Ognjen" w:date="2017-01-17T12:23:00Z">
        <w:r w:rsidR="007929D7">
          <w:rPr>
            <w:rFonts w:ascii="Times New Roman" w:hAnsi="Times New Roman" w:cs="Times New Roman"/>
            <w:sz w:val="24"/>
            <w:szCs w:val="24"/>
          </w:rPr>
          <w:t>m</w:t>
        </w:r>
        <w:r w:rsidR="007929D7" w:rsidRPr="00A3423B">
          <w:rPr>
            <w:rFonts w:ascii="Times New Roman" w:hAnsi="Times New Roman" w:cs="Times New Roman"/>
            <w:sz w:val="24"/>
            <w:szCs w:val="24"/>
          </w:rPr>
          <w:t xml:space="preserve">aksimalni </w:t>
        </w:r>
      </w:ins>
      <w:r w:rsidRPr="00A3423B">
        <w:rPr>
          <w:rFonts w:ascii="Times New Roman" w:hAnsi="Times New Roman" w:cs="Times New Roman"/>
          <w:sz w:val="24"/>
          <w:szCs w:val="24"/>
        </w:rPr>
        <w:t>broj tablica tok</w:t>
      </w:r>
      <w:ins w:id="830" w:author="Ognjen" w:date="2017-01-17T12:23:00Z">
        <w:r w:rsidR="007929D7">
          <w:rPr>
            <w:rFonts w:ascii="Times New Roman" w:hAnsi="Times New Roman" w:cs="Times New Roman"/>
            <w:sz w:val="24"/>
            <w:szCs w:val="24"/>
          </w:rPr>
          <w:t>ov</w:t>
        </w:r>
      </w:ins>
      <w:r w:rsidRPr="00A3423B">
        <w:rPr>
          <w:rFonts w:ascii="Times New Roman" w:hAnsi="Times New Roman" w:cs="Times New Roman"/>
          <w:sz w:val="24"/>
          <w:szCs w:val="24"/>
        </w:rPr>
        <w:t>a</w:t>
      </w:r>
      <w:del w:id="831" w:author="Ognjen" w:date="2017-01-17T12:23:00Z">
        <w:r w:rsidRPr="00A3423B" w:rsidDel="007929D7">
          <w:rPr>
            <w:rFonts w:ascii="Times New Roman" w:hAnsi="Times New Roman" w:cs="Times New Roman"/>
            <w:sz w:val="24"/>
            <w:szCs w:val="24"/>
          </w:rPr>
          <w:delText>.</w:delText>
        </w:r>
      </w:del>
      <w:ins w:id="832" w:author="Ognjen" w:date="2017-01-17T12:23:00Z">
        <w:r w:rsidR="007929D7">
          <w:rPr>
            <w:rFonts w:ascii="Times New Roman" w:hAnsi="Times New Roman" w:cs="Times New Roman"/>
            <w:sz w:val="24"/>
            <w:szCs w:val="24"/>
          </w:rPr>
          <w:t>;</w:t>
        </w:r>
      </w:ins>
    </w:p>
    <w:p w14:paraId="56354829" w14:textId="491D1DF6" w:rsidR="006601C6" w:rsidRPr="00A3423B" w:rsidRDefault="006601C6" w:rsidP="00937FA1">
      <w:pPr>
        <w:pStyle w:val="ListParagraph"/>
        <w:numPr>
          <w:ilvl w:val="0"/>
          <w:numId w:val="11"/>
        </w:numPr>
        <w:spacing w:line="360" w:lineRule="auto"/>
        <w:rPr>
          <w:rFonts w:ascii="Times New Roman" w:hAnsi="Times New Roman" w:cs="Times New Roman"/>
          <w:sz w:val="24"/>
          <w:szCs w:val="24"/>
        </w:rPr>
      </w:pPr>
      <w:del w:id="833" w:author="Ognjen" w:date="2017-01-17T12:23:00Z">
        <w:r w:rsidRPr="00A3423B" w:rsidDel="007929D7">
          <w:rPr>
            <w:rFonts w:ascii="Times New Roman" w:hAnsi="Times New Roman" w:cs="Times New Roman"/>
            <w:sz w:val="24"/>
            <w:szCs w:val="24"/>
          </w:rPr>
          <w:delText xml:space="preserve">Bitmapa </w:delText>
        </w:r>
      </w:del>
      <w:r w:rsidRPr="00A3423B">
        <w:rPr>
          <w:rFonts w:ascii="Times New Roman" w:hAnsi="Times New Roman" w:cs="Times New Roman"/>
          <w:sz w:val="24"/>
          <w:szCs w:val="24"/>
        </w:rPr>
        <w:t>mogućnosti</w:t>
      </w:r>
      <w:ins w:id="834" w:author="Ognjen" w:date="2017-01-17T12:25:00Z">
        <w:r w:rsidR="007929D7">
          <w:rPr>
            <w:rFonts w:ascii="Times New Roman" w:hAnsi="Times New Roman" w:cs="Times New Roman"/>
            <w:sz w:val="24"/>
            <w:szCs w:val="24"/>
          </w:rPr>
          <w:t xml:space="preserve"> mrežnog uređaja</w:t>
        </w:r>
      </w:ins>
      <w:ins w:id="835" w:author="Ognjen" w:date="2017-01-17T12:23:00Z">
        <w:r w:rsidR="007929D7">
          <w:rPr>
            <w:rFonts w:ascii="Times New Roman" w:hAnsi="Times New Roman" w:cs="Times New Roman"/>
            <w:sz w:val="24"/>
            <w:szCs w:val="24"/>
          </w:rPr>
          <w:t xml:space="preserve"> („Capabilities“)</w:t>
        </w:r>
      </w:ins>
      <w:del w:id="836" w:author="Ognjen" w:date="2017-01-17T12:23:00Z">
        <w:r w:rsidRPr="00A3423B" w:rsidDel="007929D7">
          <w:rPr>
            <w:rFonts w:ascii="Times New Roman" w:hAnsi="Times New Roman" w:cs="Times New Roman"/>
            <w:sz w:val="24"/>
            <w:szCs w:val="24"/>
          </w:rPr>
          <w:delText>.</w:delText>
        </w:r>
      </w:del>
      <w:ins w:id="837" w:author="Ognjen" w:date="2017-01-17T12:23:00Z">
        <w:r w:rsidR="007929D7">
          <w:rPr>
            <w:rFonts w:ascii="Times New Roman" w:hAnsi="Times New Roman" w:cs="Times New Roman"/>
            <w:sz w:val="24"/>
            <w:szCs w:val="24"/>
          </w:rPr>
          <w:t>,</w:t>
        </w:r>
      </w:ins>
      <w:r w:rsidRPr="00A3423B">
        <w:rPr>
          <w:rFonts w:ascii="Times New Roman" w:hAnsi="Times New Roman" w:cs="Times New Roman"/>
          <w:sz w:val="24"/>
          <w:szCs w:val="24"/>
        </w:rPr>
        <w:t xml:space="preserve"> </w:t>
      </w:r>
      <w:del w:id="838" w:author="Ognjen" w:date="2017-01-17T12:23:00Z">
        <w:r w:rsidRPr="00A3423B" w:rsidDel="007929D7">
          <w:rPr>
            <w:rFonts w:ascii="Times New Roman" w:hAnsi="Times New Roman" w:cs="Times New Roman"/>
            <w:sz w:val="24"/>
            <w:szCs w:val="24"/>
          </w:rPr>
          <w:delText xml:space="preserve">Sljedeće </w:delText>
        </w:r>
      </w:del>
      <w:ins w:id="839" w:author="Ognjen" w:date="2017-01-17T12:23:00Z">
        <w:r w:rsidR="007929D7">
          <w:rPr>
            <w:rFonts w:ascii="Times New Roman" w:hAnsi="Times New Roman" w:cs="Times New Roman"/>
            <w:sz w:val="24"/>
            <w:szCs w:val="24"/>
          </w:rPr>
          <w:t>s</w:t>
        </w:r>
        <w:r w:rsidR="007929D7" w:rsidRPr="00A3423B">
          <w:rPr>
            <w:rFonts w:ascii="Times New Roman" w:hAnsi="Times New Roman" w:cs="Times New Roman"/>
            <w:sz w:val="24"/>
            <w:szCs w:val="24"/>
          </w:rPr>
          <w:t xml:space="preserve">ljedeće </w:t>
        </w:r>
      </w:ins>
      <w:r w:rsidRPr="00A3423B">
        <w:rPr>
          <w:rFonts w:ascii="Times New Roman" w:hAnsi="Times New Roman" w:cs="Times New Roman"/>
          <w:sz w:val="24"/>
          <w:szCs w:val="24"/>
        </w:rPr>
        <w:t>karakteristike vrijede kada je odgovarajući bit postavljen u jedinicu</w:t>
      </w:r>
      <w:ins w:id="840" w:author="Ognjen" w:date="2017-01-17T12:23:00Z">
        <w:r w:rsidR="007929D7">
          <w:rPr>
            <w:rFonts w:ascii="Times New Roman" w:hAnsi="Times New Roman" w:cs="Times New Roman"/>
            <w:sz w:val="24"/>
            <w:szCs w:val="24"/>
          </w:rPr>
          <w:t xml:space="preserve"> ('1')</w:t>
        </w:r>
      </w:ins>
      <w:r w:rsidRPr="00A3423B">
        <w:rPr>
          <w:rFonts w:ascii="Times New Roman" w:hAnsi="Times New Roman" w:cs="Times New Roman"/>
          <w:sz w:val="24"/>
          <w:szCs w:val="24"/>
        </w:rPr>
        <w:t>:</w:t>
      </w:r>
    </w:p>
    <w:p w14:paraId="551E2B01" w14:textId="4D1CC1A1" w:rsidR="006601C6" w:rsidRPr="00A3423B" w:rsidRDefault="006601C6" w:rsidP="00937FA1">
      <w:pPr>
        <w:pStyle w:val="ListParagraph"/>
        <w:numPr>
          <w:ilvl w:val="2"/>
          <w:numId w:val="9"/>
        </w:numPr>
        <w:spacing w:line="360" w:lineRule="auto"/>
        <w:rPr>
          <w:rFonts w:ascii="Times New Roman" w:hAnsi="Times New Roman" w:cs="Times New Roman"/>
          <w:sz w:val="24"/>
          <w:szCs w:val="24"/>
        </w:rPr>
      </w:pPr>
      <w:del w:id="841" w:author="Ognjen" w:date="2017-01-17T12:23:00Z">
        <w:r w:rsidRPr="00A3423B" w:rsidDel="007929D7">
          <w:rPr>
            <w:rFonts w:ascii="Times New Roman" w:hAnsi="Times New Roman" w:cs="Times New Roman"/>
            <w:sz w:val="24"/>
            <w:szCs w:val="24"/>
          </w:rPr>
          <w:delText xml:space="preserve">Podržano </w:delText>
        </w:r>
      </w:del>
      <w:ins w:id="842" w:author="Ognjen" w:date="2017-01-17T12:23:00Z">
        <w:r w:rsidR="007929D7">
          <w:rPr>
            <w:rFonts w:ascii="Times New Roman" w:hAnsi="Times New Roman" w:cs="Times New Roman"/>
            <w:sz w:val="24"/>
            <w:szCs w:val="24"/>
          </w:rPr>
          <w:t>p</w:t>
        </w:r>
        <w:r w:rsidR="007929D7" w:rsidRPr="00A3423B">
          <w:rPr>
            <w:rFonts w:ascii="Times New Roman" w:hAnsi="Times New Roman" w:cs="Times New Roman"/>
            <w:sz w:val="24"/>
            <w:szCs w:val="24"/>
          </w:rPr>
          <w:t xml:space="preserve">održano </w:t>
        </w:r>
      </w:ins>
      <w:r w:rsidRPr="00A3423B">
        <w:rPr>
          <w:rFonts w:ascii="Times New Roman" w:hAnsi="Times New Roman" w:cs="Times New Roman"/>
          <w:sz w:val="24"/>
          <w:szCs w:val="24"/>
        </w:rPr>
        <w:t xml:space="preserve">računanje </w:t>
      </w:r>
      <w:del w:id="843" w:author="Ognjen" w:date="2017-01-17T12:24:00Z">
        <w:r w:rsidRPr="00A3423B" w:rsidDel="007929D7">
          <w:rPr>
            <w:rFonts w:ascii="Times New Roman" w:hAnsi="Times New Roman" w:cs="Times New Roman"/>
            <w:sz w:val="24"/>
            <w:szCs w:val="24"/>
          </w:rPr>
          <w:delText xml:space="preserve">statistike </w:delText>
        </w:r>
      </w:del>
      <w:ins w:id="844" w:author="Ognjen" w:date="2017-01-17T12:24:00Z">
        <w:r w:rsidR="007929D7" w:rsidRPr="00A3423B">
          <w:rPr>
            <w:rFonts w:ascii="Times New Roman" w:hAnsi="Times New Roman" w:cs="Times New Roman"/>
            <w:sz w:val="24"/>
            <w:szCs w:val="24"/>
          </w:rPr>
          <w:t>statistik</w:t>
        </w:r>
        <w:r w:rsidR="007929D7">
          <w:rPr>
            <w:rFonts w:ascii="Times New Roman" w:hAnsi="Times New Roman" w:cs="Times New Roman"/>
            <w:sz w:val="24"/>
            <w:szCs w:val="24"/>
          </w:rPr>
          <w:t>a</w:t>
        </w:r>
        <w:r w:rsidR="007929D7" w:rsidRPr="00A3423B">
          <w:rPr>
            <w:rFonts w:ascii="Times New Roman" w:hAnsi="Times New Roman" w:cs="Times New Roman"/>
            <w:sz w:val="24"/>
            <w:szCs w:val="24"/>
          </w:rPr>
          <w:t xml:space="preserve"> </w:t>
        </w:r>
      </w:ins>
      <w:r w:rsidRPr="00A3423B">
        <w:rPr>
          <w:rFonts w:ascii="Times New Roman" w:hAnsi="Times New Roman" w:cs="Times New Roman"/>
          <w:sz w:val="24"/>
          <w:szCs w:val="24"/>
        </w:rPr>
        <w:t>toka</w:t>
      </w:r>
      <w:ins w:id="845" w:author="Ognjen" w:date="2017-01-17T12:23:00Z">
        <w:r w:rsidR="007929D7">
          <w:rPr>
            <w:rFonts w:ascii="Times New Roman" w:hAnsi="Times New Roman" w:cs="Times New Roman"/>
            <w:sz w:val="24"/>
            <w:szCs w:val="24"/>
          </w:rPr>
          <w:t xml:space="preserve"> paketa</w:t>
        </w:r>
      </w:ins>
      <w:del w:id="846" w:author="Ognjen" w:date="2017-01-17T12:23:00Z">
        <w:r w:rsidRPr="00A3423B" w:rsidDel="007929D7">
          <w:rPr>
            <w:rFonts w:ascii="Times New Roman" w:hAnsi="Times New Roman" w:cs="Times New Roman"/>
            <w:sz w:val="24"/>
            <w:szCs w:val="24"/>
          </w:rPr>
          <w:delText>.</w:delText>
        </w:r>
      </w:del>
      <w:ins w:id="847" w:author="Ognjen" w:date="2017-01-17T12:23:00Z">
        <w:r w:rsidR="007929D7">
          <w:rPr>
            <w:rFonts w:ascii="Times New Roman" w:hAnsi="Times New Roman" w:cs="Times New Roman"/>
            <w:sz w:val="24"/>
            <w:szCs w:val="24"/>
          </w:rPr>
          <w:t>;</w:t>
        </w:r>
      </w:ins>
    </w:p>
    <w:p w14:paraId="0164A49A" w14:textId="5CF2877E" w:rsidR="006601C6" w:rsidRPr="00A3423B" w:rsidRDefault="006601C6" w:rsidP="00937FA1">
      <w:pPr>
        <w:pStyle w:val="ListParagraph"/>
        <w:numPr>
          <w:ilvl w:val="2"/>
          <w:numId w:val="9"/>
        </w:numPr>
        <w:spacing w:line="360" w:lineRule="auto"/>
        <w:rPr>
          <w:rFonts w:ascii="Times New Roman" w:hAnsi="Times New Roman" w:cs="Times New Roman"/>
          <w:sz w:val="24"/>
          <w:szCs w:val="24"/>
        </w:rPr>
      </w:pPr>
      <w:del w:id="848" w:author="Ognjen" w:date="2017-01-17T12:23:00Z">
        <w:r w:rsidRPr="00A3423B" w:rsidDel="007929D7">
          <w:rPr>
            <w:rFonts w:ascii="Times New Roman" w:hAnsi="Times New Roman" w:cs="Times New Roman"/>
            <w:sz w:val="24"/>
            <w:szCs w:val="24"/>
          </w:rPr>
          <w:delText xml:space="preserve">Podržano </w:delText>
        </w:r>
      </w:del>
      <w:ins w:id="849" w:author="Ognjen" w:date="2017-01-17T12:23:00Z">
        <w:r w:rsidR="007929D7">
          <w:rPr>
            <w:rFonts w:ascii="Times New Roman" w:hAnsi="Times New Roman" w:cs="Times New Roman"/>
            <w:sz w:val="24"/>
            <w:szCs w:val="24"/>
          </w:rPr>
          <w:t>p</w:t>
        </w:r>
        <w:r w:rsidR="007929D7" w:rsidRPr="00A3423B">
          <w:rPr>
            <w:rFonts w:ascii="Times New Roman" w:hAnsi="Times New Roman" w:cs="Times New Roman"/>
            <w:sz w:val="24"/>
            <w:szCs w:val="24"/>
          </w:rPr>
          <w:t xml:space="preserve">održano </w:t>
        </w:r>
      </w:ins>
      <w:r w:rsidRPr="00A3423B">
        <w:rPr>
          <w:rFonts w:ascii="Times New Roman" w:hAnsi="Times New Roman" w:cs="Times New Roman"/>
          <w:sz w:val="24"/>
          <w:szCs w:val="24"/>
        </w:rPr>
        <w:t xml:space="preserve">računanje </w:t>
      </w:r>
      <w:del w:id="850" w:author="Ognjen" w:date="2017-01-17T12:24:00Z">
        <w:r w:rsidRPr="00A3423B" w:rsidDel="007929D7">
          <w:rPr>
            <w:rFonts w:ascii="Times New Roman" w:hAnsi="Times New Roman" w:cs="Times New Roman"/>
            <w:sz w:val="24"/>
            <w:szCs w:val="24"/>
          </w:rPr>
          <w:delText xml:space="preserve">statistike </w:delText>
        </w:r>
      </w:del>
      <w:ins w:id="851" w:author="Ognjen" w:date="2017-01-17T12:24:00Z">
        <w:r w:rsidR="007929D7" w:rsidRPr="00A3423B">
          <w:rPr>
            <w:rFonts w:ascii="Times New Roman" w:hAnsi="Times New Roman" w:cs="Times New Roman"/>
            <w:sz w:val="24"/>
            <w:szCs w:val="24"/>
          </w:rPr>
          <w:t>statistik</w:t>
        </w:r>
        <w:r w:rsidR="007929D7">
          <w:rPr>
            <w:rFonts w:ascii="Times New Roman" w:hAnsi="Times New Roman" w:cs="Times New Roman"/>
            <w:sz w:val="24"/>
            <w:szCs w:val="24"/>
          </w:rPr>
          <w:t>a</w:t>
        </w:r>
        <w:r w:rsidR="007929D7" w:rsidRPr="00A3423B">
          <w:rPr>
            <w:rFonts w:ascii="Times New Roman" w:hAnsi="Times New Roman" w:cs="Times New Roman"/>
            <w:sz w:val="24"/>
            <w:szCs w:val="24"/>
          </w:rPr>
          <w:t xml:space="preserve"> </w:t>
        </w:r>
      </w:ins>
      <w:r w:rsidRPr="00A3423B">
        <w:rPr>
          <w:rFonts w:ascii="Times New Roman" w:hAnsi="Times New Roman" w:cs="Times New Roman"/>
          <w:sz w:val="24"/>
          <w:szCs w:val="24"/>
        </w:rPr>
        <w:t>tablica tok</w:t>
      </w:r>
      <w:ins w:id="852" w:author="Ognjen" w:date="2017-01-17T12:23:00Z">
        <w:r w:rsidR="007929D7">
          <w:rPr>
            <w:rFonts w:ascii="Times New Roman" w:hAnsi="Times New Roman" w:cs="Times New Roman"/>
            <w:sz w:val="24"/>
            <w:szCs w:val="24"/>
          </w:rPr>
          <w:t>ov</w:t>
        </w:r>
      </w:ins>
      <w:r w:rsidRPr="00A3423B">
        <w:rPr>
          <w:rFonts w:ascii="Times New Roman" w:hAnsi="Times New Roman" w:cs="Times New Roman"/>
          <w:sz w:val="24"/>
          <w:szCs w:val="24"/>
        </w:rPr>
        <w:t>a</w:t>
      </w:r>
      <w:del w:id="853" w:author="Ognjen" w:date="2017-01-17T12:23:00Z">
        <w:r w:rsidRPr="00A3423B" w:rsidDel="007929D7">
          <w:rPr>
            <w:rFonts w:ascii="Times New Roman" w:hAnsi="Times New Roman" w:cs="Times New Roman"/>
            <w:sz w:val="24"/>
            <w:szCs w:val="24"/>
          </w:rPr>
          <w:delText>.</w:delText>
        </w:r>
      </w:del>
      <w:ins w:id="854" w:author="Ognjen" w:date="2017-01-17T12:23:00Z">
        <w:r w:rsidR="007929D7">
          <w:rPr>
            <w:rFonts w:ascii="Times New Roman" w:hAnsi="Times New Roman" w:cs="Times New Roman"/>
            <w:sz w:val="24"/>
            <w:szCs w:val="24"/>
          </w:rPr>
          <w:t>;</w:t>
        </w:r>
      </w:ins>
    </w:p>
    <w:p w14:paraId="0D0B5641" w14:textId="73DC0806" w:rsidR="006601C6" w:rsidRPr="00A3423B" w:rsidRDefault="006601C6" w:rsidP="00937FA1">
      <w:pPr>
        <w:pStyle w:val="ListParagraph"/>
        <w:numPr>
          <w:ilvl w:val="2"/>
          <w:numId w:val="9"/>
        </w:numPr>
        <w:spacing w:line="360" w:lineRule="auto"/>
        <w:rPr>
          <w:rFonts w:ascii="Times New Roman" w:hAnsi="Times New Roman" w:cs="Times New Roman"/>
          <w:sz w:val="24"/>
          <w:szCs w:val="24"/>
        </w:rPr>
      </w:pPr>
      <w:del w:id="855" w:author="Ognjen" w:date="2017-01-17T12:23:00Z">
        <w:r w:rsidRPr="00A3423B" w:rsidDel="007929D7">
          <w:rPr>
            <w:rFonts w:ascii="Times New Roman" w:hAnsi="Times New Roman" w:cs="Times New Roman"/>
            <w:sz w:val="24"/>
            <w:szCs w:val="24"/>
          </w:rPr>
          <w:delText xml:space="preserve">Podržano </w:delText>
        </w:r>
      </w:del>
      <w:ins w:id="856" w:author="Ognjen" w:date="2017-01-17T12:23:00Z">
        <w:r w:rsidR="007929D7">
          <w:rPr>
            <w:rFonts w:ascii="Times New Roman" w:hAnsi="Times New Roman" w:cs="Times New Roman"/>
            <w:sz w:val="24"/>
            <w:szCs w:val="24"/>
          </w:rPr>
          <w:t>p</w:t>
        </w:r>
        <w:r w:rsidR="007929D7" w:rsidRPr="00A3423B">
          <w:rPr>
            <w:rFonts w:ascii="Times New Roman" w:hAnsi="Times New Roman" w:cs="Times New Roman"/>
            <w:sz w:val="24"/>
            <w:szCs w:val="24"/>
          </w:rPr>
          <w:t xml:space="preserve">održano </w:t>
        </w:r>
      </w:ins>
      <w:r w:rsidRPr="00A3423B">
        <w:rPr>
          <w:rFonts w:ascii="Times New Roman" w:hAnsi="Times New Roman" w:cs="Times New Roman"/>
          <w:sz w:val="24"/>
          <w:szCs w:val="24"/>
        </w:rPr>
        <w:t xml:space="preserve">računanje </w:t>
      </w:r>
      <w:del w:id="857" w:author="Ognjen" w:date="2017-01-17T12:24:00Z">
        <w:r w:rsidRPr="00A3423B" w:rsidDel="007929D7">
          <w:rPr>
            <w:rFonts w:ascii="Times New Roman" w:hAnsi="Times New Roman" w:cs="Times New Roman"/>
            <w:sz w:val="24"/>
            <w:szCs w:val="24"/>
          </w:rPr>
          <w:delText xml:space="preserve">statistike </w:delText>
        </w:r>
      </w:del>
      <w:ins w:id="858" w:author="Ognjen" w:date="2017-01-17T12:24:00Z">
        <w:r w:rsidR="007929D7" w:rsidRPr="00A3423B">
          <w:rPr>
            <w:rFonts w:ascii="Times New Roman" w:hAnsi="Times New Roman" w:cs="Times New Roman"/>
            <w:sz w:val="24"/>
            <w:szCs w:val="24"/>
          </w:rPr>
          <w:t>statistik</w:t>
        </w:r>
        <w:r w:rsidR="007929D7">
          <w:rPr>
            <w:rFonts w:ascii="Times New Roman" w:hAnsi="Times New Roman" w:cs="Times New Roman"/>
            <w:sz w:val="24"/>
            <w:szCs w:val="24"/>
          </w:rPr>
          <w:t>a</w:t>
        </w:r>
        <w:r w:rsidR="007929D7" w:rsidRPr="00A3423B">
          <w:rPr>
            <w:rFonts w:ascii="Times New Roman" w:hAnsi="Times New Roman" w:cs="Times New Roman"/>
            <w:sz w:val="24"/>
            <w:szCs w:val="24"/>
          </w:rPr>
          <w:t xml:space="preserve"> </w:t>
        </w:r>
      </w:ins>
      <w:del w:id="859" w:author="Ognjen" w:date="2017-01-17T12:23:00Z">
        <w:r w:rsidRPr="00A3423B" w:rsidDel="007929D7">
          <w:rPr>
            <w:rFonts w:ascii="Times New Roman" w:hAnsi="Times New Roman" w:cs="Times New Roman"/>
            <w:sz w:val="24"/>
            <w:szCs w:val="24"/>
          </w:rPr>
          <w:delText>portova</w:delText>
        </w:r>
      </w:del>
      <w:ins w:id="860" w:author="Ognjen" w:date="2017-01-17T12:23:00Z">
        <w:r w:rsidR="007929D7">
          <w:rPr>
            <w:rFonts w:ascii="Times New Roman" w:hAnsi="Times New Roman" w:cs="Times New Roman"/>
            <w:sz w:val="24"/>
            <w:szCs w:val="24"/>
          </w:rPr>
          <w:t>priključaka</w:t>
        </w:r>
      </w:ins>
      <w:del w:id="861" w:author="Ognjen" w:date="2017-01-17T12:23:00Z">
        <w:r w:rsidRPr="00A3423B" w:rsidDel="007929D7">
          <w:rPr>
            <w:rFonts w:ascii="Times New Roman" w:hAnsi="Times New Roman" w:cs="Times New Roman"/>
            <w:sz w:val="24"/>
            <w:szCs w:val="24"/>
          </w:rPr>
          <w:delText>.</w:delText>
        </w:r>
      </w:del>
      <w:ins w:id="862" w:author="Ognjen" w:date="2017-01-17T12:23:00Z">
        <w:r w:rsidR="007929D7">
          <w:rPr>
            <w:rFonts w:ascii="Times New Roman" w:hAnsi="Times New Roman" w:cs="Times New Roman"/>
            <w:sz w:val="24"/>
            <w:szCs w:val="24"/>
          </w:rPr>
          <w:t>;</w:t>
        </w:r>
      </w:ins>
    </w:p>
    <w:p w14:paraId="06F8B8D6" w14:textId="3363AB57" w:rsidR="006601C6" w:rsidRPr="00A3423B" w:rsidRDefault="006601C6" w:rsidP="00937FA1">
      <w:pPr>
        <w:pStyle w:val="ListParagraph"/>
        <w:numPr>
          <w:ilvl w:val="2"/>
          <w:numId w:val="9"/>
        </w:numPr>
        <w:spacing w:line="360" w:lineRule="auto"/>
        <w:rPr>
          <w:rFonts w:ascii="Times New Roman" w:hAnsi="Times New Roman" w:cs="Times New Roman"/>
          <w:sz w:val="24"/>
          <w:szCs w:val="24"/>
        </w:rPr>
      </w:pPr>
      <w:del w:id="863" w:author="Ognjen" w:date="2017-01-17T12:24:00Z">
        <w:r w:rsidRPr="00A3423B" w:rsidDel="007929D7">
          <w:rPr>
            <w:rFonts w:ascii="Times New Roman" w:hAnsi="Times New Roman" w:cs="Times New Roman"/>
            <w:sz w:val="24"/>
            <w:szCs w:val="24"/>
          </w:rPr>
          <w:delText xml:space="preserve">Podržan </w:delText>
        </w:r>
      </w:del>
      <w:ins w:id="864" w:author="Ognjen" w:date="2017-01-17T12:24:00Z">
        <w:r w:rsidR="007929D7">
          <w:rPr>
            <w:rFonts w:ascii="Times New Roman" w:hAnsi="Times New Roman" w:cs="Times New Roman"/>
            <w:sz w:val="24"/>
            <w:szCs w:val="24"/>
          </w:rPr>
          <w:t>p</w:t>
        </w:r>
        <w:r w:rsidR="007929D7" w:rsidRPr="00A3423B">
          <w:rPr>
            <w:rFonts w:ascii="Times New Roman" w:hAnsi="Times New Roman" w:cs="Times New Roman"/>
            <w:sz w:val="24"/>
            <w:szCs w:val="24"/>
          </w:rPr>
          <w:t xml:space="preserve">održan </w:t>
        </w:r>
      </w:ins>
      <w:r w:rsidRPr="00A3423B">
        <w:rPr>
          <w:rFonts w:ascii="Times New Roman" w:hAnsi="Times New Roman" w:cs="Times New Roman"/>
          <w:sz w:val="24"/>
          <w:szCs w:val="24"/>
        </w:rPr>
        <w:t xml:space="preserve">je </w:t>
      </w:r>
      <w:r w:rsidRPr="00A3423B">
        <w:rPr>
          <w:rFonts w:ascii="Times New Roman" w:hAnsi="Times New Roman" w:cs="Times New Roman"/>
          <w:i/>
          <w:sz w:val="24"/>
          <w:szCs w:val="24"/>
        </w:rPr>
        <w:t>spanning tree</w:t>
      </w:r>
      <w:r w:rsidRPr="00A3423B">
        <w:rPr>
          <w:rFonts w:ascii="Times New Roman" w:hAnsi="Times New Roman" w:cs="Times New Roman"/>
          <w:sz w:val="24"/>
          <w:szCs w:val="24"/>
        </w:rPr>
        <w:t xml:space="preserve"> protokol</w:t>
      </w:r>
      <w:del w:id="865" w:author="Ognjen" w:date="2017-01-17T12:24:00Z">
        <w:r w:rsidRPr="00A3423B" w:rsidDel="007929D7">
          <w:rPr>
            <w:rFonts w:ascii="Times New Roman" w:hAnsi="Times New Roman" w:cs="Times New Roman"/>
            <w:sz w:val="24"/>
            <w:szCs w:val="24"/>
          </w:rPr>
          <w:delText>.</w:delText>
        </w:r>
      </w:del>
      <w:ins w:id="866" w:author="Ognjen" w:date="2017-01-17T12:24:00Z">
        <w:r w:rsidR="007929D7">
          <w:rPr>
            <w:rFonts w:ascii="Times New Roman" w:hAnsi="Times New Roman" w:cs="Times New Roman"/>
            <w:sz w:val="24"/>
            <w:szCs w:val="24"/>
          </w:rPr>
          <w:t>;</w:t>
        </w:r>
      </w:ins>
    </w:p>
    <w:p w14:paraId="0ED791B8" w14:textId="7B819B05" w:rsidR="006601C6" w:rsidRPr="00A3423B" w:rsidRDefault="006601C6" w:rsidP="00937FA1">
      <w:pPr>
        <w:pStyle w:val="ListParagraph"/>
        <w:numPr>
          <w:ilvl w:val="2"/>
          <w:numId w:val="9"/>
        </w:numPr>
        <w:spacing w:line="360" w:lineRule="auto"/>
        <w:rPr>
          <w:rFonts w:ascii="Times New Roman" w:hAnsi="Times New Roman" w:cs="Times New Roman"/>
          <w:sz w:val="24"/>
          <w:szCs w:val="24"/>
        </w:rPr>
      </w:pPr>
      <w:del w:id="867" w:author="Ognjen" w:date="2017-01-17T12:24:00Z">
        <w:r w:rsidRPr="00A3423B" w:rsidDel="007929D7">
          <w:rPr>
            <w:rFonts w:ascii="Times New Roman" w:hAnsi="Times New Roman" w:cs="Times New Roman"/>
            <w:sz w:val="24"/>
            <w:szCs w:val="24"/>
          </w:rPr>
          <w:delText xml:space="preserve">Bit </w:delText>
        </w:r>
      </w:del>
      <w:ins w:id="868" w:author="Ognjen" w:date="2017-01-17T12:24:00Z">
        <w:r w:rsidR="007929D7">
          <w:rPr>
            <w:rFonts w:ascii="Times New Roman" w:hAnsi="Times New Roman" w:cs="Times New Roman"/>
            <w:sz w:val="24"/>
            <w:szCs w:val="24"/>
          </w:rPr>
          <w:t>b</w:t>
        </w:r>
        <w:r w:rsidR="007929D7" w:rsidRPr="00A3423B">
          <w:rPr>
            <w:rFonts w:ascii="Times New Roman" w:hAnsi="Times New Roman" w:cs="Times New Roman"/>
            <w:sz w:val="24"/>
            <w:szCs w:val="24"/>
          </w:rPr>
          <w:t xml:space="preserve">it </w:t>
        </w:r>
      </w:ins>
      <w:r w:rsidRPr="00A3423B">
        <w:rPr>
          <w:rFonts w:ascii="Times New Roman" w:hAnsi="Times New Roman" w:cs="Times New Roman"/>
          <w:sz w:val="24"/>
          <w:szCs w:val="24"/>
        </w:rPr>
        <w:t>koji mora biti nula</w:t>
      </w:r>
      <w:del w:id="869" w:author="Ognjen" w:date="2017-01-17T12:24:00Z">
        <w:r w:rsidRPr="00A3423B" w:rsidDel="007929D7">
          <w:rPr>
            <w:rFonts w:ascii="Times New Roman" w:hAnsi="Times New Roman" w:cs="Times New Roman"/>
            <w:sz w:val="24"/>
            <w:szCs w:val="24"/>
          </w:rPr>
          <w:delText>.</w:delText>
        </w:r>
      </w:del>
      <w:ins w:id="870" w:author="Ognjen" w:date="2017-01-17T12:24:00Z">
        <w:r w:rsidR="007929D7">
          <w:rPr>
            <w:rFonts w:ascii="Times New Roman" w:hAnsi="Times New Roman" w:cs="Times New Roman"/>
            <w:sz w:val="24"/>
            <w:szCs w:val="24"/>
          </w:rPr>
          <w:t>:</w:t>
        </w:r>
      </w:ins>
      <w:r w:rsidRPr="00A3423B">
        <w:rPr>
          <w:rFonts w:ascii="Times New Roman" w:hAnsi="Times New Roman" w:cs="Times New Roman"/>
          <w:sz w:val="24"/>
          <w:szCs w:val="24"/>
        </w:rPr>
        <w:br/>
        <w:t xml:space="preserve">– </w:t>
      </w:r>
      <w:del w:id="871" w:author="Ognjen" w:date="2017-01-17T12:24:00Z">
        <w:r w:rsidRPr="00A3423B" w:rsidDel="007929D7">
          <w:rPr>
            <w:rFonts w:ascii="Times New Roman" w:hAnsi="Times New Roman" w:cs="Times New Roman"/>
            <w:sz w:val="24"/>
            <w:szCs w:val="24"/>
          </w:rPr>
          <w:delText xml:space="preserve">Ostavlja </w:delText>
        </w:r>
      </w:del>
      <w:ins w:id="872" w:author="Ognjen" w:date="2017-01-17T12:24:00Z">
        <w:r w:rsidR="007929D7">
          <w:rPr>
            <w:rFonts w:ascii="Times New Roman" w:hAnsi="Times New Roman" w:cs="Times New Roman"/>
            <w:sz w:val="24"/>
            <w:szCs w:val="24"/>
          </w:rPr>
          <w:t>o</w:t>
        </w:r>
        <w:r w:rsidR="007929D7" w:rsidRPr="00A3423B">
          <w:rPr>
            <w:rFonts w:ascii="Times New Roman" w:hAnsi="Times New Roman" w:cs="Times New Roman"/>
            <w:sz w:val="24"/>
            <w:szCs w:val="24"/>
          </w:rPr>
          <w:t xml:space="preserve">stavlja </w:t>
        </w:r>
      </w:ins>
      <w:r w:rsidRPr="00A3423B">
        <w:rPr>
          <w:rFonts w:ascii="Times New Roman" w:hAnsi="Times New Roman" w:cs="Times New Roman"/>
          <w:sz w:val="24"/>
          <w:szCs w:val="24"/>
        </w:rPr>
        <w:t>se mogućnost da se u budućim verzijama bit iskoristi u neku drugu svrhu</w:t>
      </w:r>
      <w:del w:id="873" w:author="Ognjen" w:date="2017-01-17T12:24:00Z">
        <w:r w:rsidRPr="00A3423B" w:rsidDel="007929D7">
          <w:rPr>
            <w:rFonts w:ascii="Times New Roman" w:hAnsi="Times New Roman" w:cs="Times New Roman"/>
            <w:sz w:val="24"/>
            <w:szCs w:val="24"/>
          </w:rPr>
          <w:delText>.</w:delText>
        </w:r>
      </w:del>
      <w:ins w:id="874" w:author="Ognjen" w:date="2017-01-17T12:24:00Z">
        <w:r w:rsidR="007929D7">
          <w:rPr>
            <w:rFonts w:ascii="Times New Roman" w:hAnsi="Times New Roman" w:cs="Times New Roman"/>
            <w:sz w:val="24"/>
            <w:szCs w:val="24"/>
          </w:rPr>
          <w:t>;</w:t>
        </w:r>
      </w:ins>
    </w:p>
    <w:p w14:paraId="7EFE02DD" w14:textId="3F4D1B7C" w:rsidR="006601C6" w:rsidRPr="00A3423B" w:rsidRDefault="006601C6" w:rsidP="00937FA1">
      <w:pPr>
        <w:pStyle w:val="ListParagraph"/>
        <w:numPr>
          <w:ilvl w:val="2"/>
          <w:numId w:val="9"/>
        </w:numPr>
        <w:spacing w:line="360" w:lineRule="auto"/>
        <w:rPr>
          <w:rFonts w:ascii="Times New Roman" w:hAnsi="Times New Roman" w:cs="Times New Roman"/>
          <w:sz w:val="24"/>
          <w:szCs w:val="24"/>
        </w:rPr>
      </w:pPr>
      <w:del w:id="875" w:author="Ognjen" w:date="2017-01-17T12:24:00Z">
        <w:r w:rsidRPr="00A3423B" w:rsidDel="007929D7">
          <w:rPr>
            <w:rFonts w:ascii="Times New Roman" w:hAnsi="Times New Roman" w:cs="Times New Roman"/>
            <w:sz w:val="24"/>
            <w:szCs w:val="24"/>
          </w:rPr>
          <w:delText xml:space="preserve">Podržana </w:delText>
        </w:r>
      </w:del>
      <w:ins w:id="876" w:author="Ognjen" w:date="2017-01-17T12:24:00Z">
        <w:r w:rsidR="007929D7">
          <w:rPr>
            <w:rFonts w:ascii="Times New Roman" w:hAnsi="Times New Roman" w:cs="Times New Roman"/>
            <w:sz w:val="24"/>
            <w:szCs w:val="24"/>
          </w:rPr>
          <w:t>p</w:t>
        </w:r>
        <w:r w:rsidR="007929D7" w:rsidRPr="00A3423B">
          <w:rPr>
            <w:rFonts w:ascii="Times New Roman" w:hAnsi="Times New Roman" w:cs="Times New Roman"/>
            <w:sz w:val="24"/>
            <w:szCs w:val="24"/>
          </w:rPr>
          <w:t xml:space="preserve">održana </w:t>
        </w:r>
      </w:ins>
      <w:r w:rsidRPr="00A3423B">
        <w:rPr>
          <w:rFonts w:ascii="Times New Roman" w:hAnsi="Times New Roman" w:cs="Times New Roman"/>
          <w:sz w:val="24"/>
          <w:szCs w:val="24"/>
        </w:rPr>
        <w:t>je defragmentacija IP fragmenata</w:t>
      </w:r>
      <w:del w:id="877" w:author="Ognjen" w:date="2017-01-17T12:24:00Z">
        <w:r w:rsidRPr="00A3423B" w:rsidDel="007929D7">
          <w:rPr>
            <w:rFonts w:ascii="Times New Roman" w:hAnsi="Times New Roman" w:cs="Times New Roman"/>
            <w:sz w:val="24"/>
            <w:szCs w:val="24"/>
          </w:rPr>
          <w:delText>.</w:delText>
        </w:r>
      </w:del>
      <w:ins w:id="878" w:author="Ognjen" w:date="2017-01-17T12:24:00Z">
        <w:r w:rsidR="007929D7">
          <w:rPr>
            <w:rFonts w:ascii="Times New Roman" w:hAnsi="Times New Roman" w:cs="Times New Roman"/>
            <w:sz w:val="24"/>
            <w:szCs w:val="24"/>
          </w:rPr>
          <w:t>;</w:t>
        </w:r>
      </w:ins>
    </w:p>
    <w:p w14:paraId="71C0D7A0" w14:textId="2D267403" w:rsidR="006601C6" w:rsidRPr="00A3423B" w:rsidRDefault="006601C6" w:rsidP="00937FA1">
      <w:pPr>
        <w:pStyle w:val="ListParagraph"/>
        <w:numPr>
          <w:ilvl w:val="2"/>
          <w:numId w:val="9"/>
        </w:numPr>
        <w:spacing w:line="360" w:lineRule="auto"/>
        <w:rPr>
          <w:rFonts w:ascii="Times New Roman" w:hAnsi="Times New Roman" w:cs="Times New Roman"/>
          <w:sz w:val="24"/>
          <w:szCs w:val="24"/>
        </w:rPr>
      </w:pPr>
      <w:del w:id="879" w:author="Ognjen" w:date="2017-01-17T12:24:00Z">
        <w:r w:rsidRPr="00A3423B" w:rsidDel="007929D7">
          <w:rPr>
            <w:rFonts w:ascii="Times New Roman" w:hAnsi="Times New Roman" w:cs="Times New Roman"/>
            <w:sz w:val="24"/>
            <w:szCs w:val="24"/>
          </w:rPr>
          <w:delText xml:space="preserve">Podržano </w:delText>
        </w:r>
      </w:del>
      <w:ins w:id="880" w:author="Ognjen" w:date="2017-01-17T12:24:00Z">
        <w:r w:rsidR="007929D7">
          <w:rPr>
            <w:rFonts w:ascii="Times New Roman" w:hAnsi="Times New Roman" w:cs="Times New Roman"/>
            <w:sz w:val="24"/>
            <w:szCs w:val="24"/>
          </w:rPr>
          <w:t>p</w:t>
        </w:r>
        <w:r w:rsidR="007929D7" w:rsidRPr="00A3423B">
          <w:rPr>
            <w:rFonts w:ascii="Times New Roman" w:hAnsi="Times New Roman" w:cs="Times New Roman"/>
            <w:sz w:val="24"/>
            <w:szCs w:val="24"/>
          </w:rPr>
          <w:t xml:space="preserve">održano </w:t>
        </w:r>
      </w:ins>
      <w:r w:rsidRPr="00A3423B">
        <w:rPr>
          <w:rFonts w:ascii="Times New Roman" w:hAnsi="Times New Roman" w:cs="Times New Roman"/>
          <w:sz w:val="24"/>
          <w:szCs w:val="24"/>
        </w:rPr>
        <w:t>računanje statistik</w:t>
      </w:r>
      <w:del w:id="881" w:author="Ognjen" w:date="2017-01-17T12:24:00Z">
        <w:r w:rsidRPr="00A3423B" w:rsidDel="007929D7">
          <w:rPr>
            <w:rFonts w:ascii="Times New Roman" w:hAnsi="Times New Roman" w:cs="Times New Roman"/>
            <w:sz w:val="24"/>
            <w:szCs w:val="24"/>
          </w:rPr>
          <w:delText>e</w:delText>
        </w:r>
      </w:del>
      <w:ins w:id="882" w:author="Ognjen" w:date="2017-01-17T12:24:00Z">
        <w:r w:rsidR="007929D7">
          <w:rPr>
            <w:rFonts w:ascii="Times New Roman" w:hAnsi="Times New Roman" w:cs="Times New Roman"/>
            <w:sz w:val="24"/>
            <w:szCs w:val="24"/>
          </w:rPr>
          <w:t>a</w:t>
        </w:r>
      </w:ins>
      <w:r w:rsidRPr="00A3423B">
        <w:rPr>
          <w:rFonts w:ascii="Times New Roman" w:hAnsi="Times New Roman" w:cs="Times New Roman"/>
          <w:sz w:val="24"/>
          <w:szCs w:val="24"/>
        </w:rPr>
        <w:t xml:space="preserve"> reda čekanja (engl. </w:t>
      </w:r>
      <w:r w:rsidRPr="00A3423B">
        <w:rPr>
          <w:rFonts w:ascii="Times New Roman" w:hAnsi="Times New Roman" w:cs="Times New Roman"/>
          <w:i/>
          <w:sz w:val="24"/>
          <w:szCs w:val="24"/>
        </w:rPr>
        <w:t>queue</w:t>
      </w:r>
      <w:del w:id="883" w:author="Ognjen" w:date="2017-01-17T12:24:00Z">
        <w:r w:rsidRPr="00A3423B" w:rsidDel="007929D7">
          <w:rPr>
            <w:rFonts w:ascii="Times New Roman" w:hAnsi="Times New Roman" w:cs="Times New Roman"/>
            <w:sz w:val="24"/>
            <w:szCs w:val="24"/>
          </w:rPr>
          <w:delText>).</w:delText>
        </w:r>
      </w:del>
      <w:ins w:id="884" w:author="Ognjen" w:date="2017-01-17T12:24:00Z">
        <w:r w:rsidR="007929D7" w:rsidRPr="00A3423B">
          <w:rPr>
            <w:rFonts w:ascii="Times New Roman" w:hAnsi="Times New Roman" w:cs="Times New Roman"/>
            <w:sz w:val="24"/>
            <w:szCs w:val="24"/>
          </w:rPr>
          <w:t>)</w:t>
        </w:r>
        <w:r w:rsidR="007929D7">
          <w:rPr>
            <w:rFonts w:ascii="Times New Roman" w:hAnsi="Times New Roman" w:cs="Times New Roman"/>
            <w:sz w:val="24"/>
            <w:szCs w:val="24"/>
          </w:rPr>
          <w:t xml:space="preserve"> priključka;</w:t>
        </w:r>
      </w:ins>
    </w:p>
    <w:p w14:paraId="0E1CF69C" w14:textId="642C5454" w:rsidR="006601C6" w:rsidRPr="00A3423B" w:rsidRDefault="006601C6" w:rsidP="00937FA1">
      <w:pPr>
        <w:pStyle w:val="ListParagraph"/>
        <w:numPr>
          <w:ilvl w:val="2"/>
          <w:numId w:val="9"/>
        </w:numPr>
        <w:spacing w:line="360" w:lineRule="auto"/>
        <w:rPr>
          <w:rFonts w:ascii="Times New Roman" w:hAnsi="Times New Roman" w:cs="Times New Roman"/>
          <w:sz w:val="24"/>
          <w:szCs w:val="24"/>
        </w:rPr>
      </w:pPr>
      <w:del w:id="885" w:author="Ognjen" w:date="2017-01-17T12:24:00Z">
        <w:r w:rsidRPr="00A3423B" w:rsidDel="007929D7">
          <w:rPr>
            <w:rFonts w:ascii="Times New Roman" w:hAnsi="Times New Roman" w:cs="Times New Roman"/>
            <w:sz w:val="24"/>
            <w:szCs w:val="24"/>
          </w:rPr>
          <w:delText xml:space="preserve">Podržano </w:delText>
        </w:r>
      </w:del>
      <w:ins w:id="886" w:author="Ognjen" w:date="2017-01-17T12:24:00Z">
        <w:r w:rsidR="007929D7">
          <w:rPr>
            <w:rFonts w:ascii="Times New Roman" w:hAnsi="Times New Roman" w:cs="Times New Roman"/>
            <w:sz w:val="24"/>
            <w:szCs w:val="24"/>
          </w:rPr>
          <w:t>p</w:t>
        </w:r>
        <w:r w:rsidR="007929D7" w:rsidRPr="00A3423B">
          <w:rPr>
            <w:rFonts w:ascii="Times New Roman" w:hAnsi="Times New Roman" w:cs="Times New Roman"/>
            <w:sz w:val="24"/>
            <w:szCs w:val="24"/>
          </w:rPr>
          <w:t xml:space="preserve">održano </w:t>
        </w:r>
      </w:ins>
      <w:r w:rsidRPr="00A3423B">
        <w:rPr>
          <w:rFonts w:ascii="Times New Roman" w:hAnsi="Times New Roman" w:cs="Times New Roman"/>
          <w:sz w:val="24"/>
          <w:szCs w:val="24"/>
        </w:rPr>
        <w:t>podudaranje IP adresa unutar ARP poruka</w:t>
      </w:r>
      <w:del w:id="887" w:author="Ognjen" w:date="2017-01-17T12:24:00Z">
        <w:r w:rsidRPr="00A3423B" w:rsidDel="007929D7">
          <w:rPr>
            <w:rFonts w:ascii="Times New Roman" w:hAnsi="Times New Roman" w:cs="Times New Roman"/>
            <w:sz w:val="24"/>
            <w:szCs w:val="24"/>
          </w:rPr>
          <w:delText>.</w:delText>
        </w:r>
      </w:del>
      <w:ins w:id="888" w:author="Ognjen" w:date="2017-01-17T12:24:00Z">
        <w:r w:rsidR="007929D7">
          <w:rPr>
            <w:rFonts w:ascii="Times New Roman" w:hAnsi="Times New Roman" w:cs="Times New Roman"/>
            <w:sz w:val="24"/>
            <w:szCs w:val="24"/>
          </w:rPr>
          <w:t>;</w:t>
        </w:r>
      </w:ins>
    </w:p>
    <w:p w14:paraId="082D7E4A" w14:textId="0DCA02E0" w:rsidR="006601C6" w:rsidRPr="00A3423B" w:rsidRDefault="006601C6" w:rsidP="00937FA1">
      <w:pPr>
        <w:pStyle w:val="ListParagraph"/>
        <w:numPr>
          <w:ilvl w:val="1"/>
          <w:numId w:val="9"/>
        </w:numPr>
        <w:spacing w:line="360" w:lineRule="auto"/>
        <w:rPr>
          <w:rFonts w:ascii="Times New Roman" w:hAnsi="Times New Roman" w:cs="Times New Roman"/>
          <w:sz w:val="24"/>
          <w:szCs w:val="24"/>
        </w:rPr>
      </w:pPr>
      <w:del w:id="889" w:author="Ognjen" w:date="2017-01-17T12:24:00Z">
        <w:r w:rsidRPr="00A3423B" w:rsidDel="007929D7">
          <w:rPr>
            <w:rFonts w:ascii="Times New Roman" w:hAnsi="Times New Roman" w:cs="Times New Roman"/>
            <w:sz w:val="24"/>
            <w:szCs w:val="24"/>
          </w:rPr>
          <w:delText xml:space="preserve">Bitmapa </w:delText>
        </w:r>
      </w:del>
      <w:del w:id="890" w:author="Ognjen" w:date="2017-01-17T12:25:00Z">
        <w:r w:rsidRPr="00A3423B" w:rsidDel="007929D7">
          <w:rPr>
            <w:rFonts w:ascii="Times New Roman" w:hAnsi="Times New Roman" w:cs="Times New Roman"/>
            <w:sz w:val="24"/>
            <w:szCs w:val="24"/>
          </w:rPr>
          <w:delText>tokovnih radnji.</w:delText>
        </w:r>
      </w:del>
      <w:ins w:id="891" w:author="Ognjen" w:date="2017-01-17T12:25:00Z">
        <w:r w:rsidR="007929D7">
          <w:rPr>
            <w:rFonts w:ascii="Times New Roman" w:hAnsi="Times New Roman" w:cs="Times New Roman"/>
            <w:sz w:val="24"/>
            <w:szCs w:val="24"/>
          </w:rPr>
          <w:t>podržane akcije („Actions“),</w:t>
        </w:r>
      </w:ins>
      <w:r w:rsidRPr="00A3423B">
        <w:rPr>
          <w:rFonts w:ascii="Times New Roman" w:hAnsi="Times New Roman" w:cs="Times New Roman"/>
          <w:sz w:val="24"/>
          <w:szCs w:val="24"/>
        </w:rPr>
        <w:t xml:space="preserve"> </w:t>
      </w:r>
      <w:del w:id="892" w:author="Ognjen" w:date="2017-01-17T12:25:00Z">
        <w:r w:rsidRPr="00A3423B" w:rsidDel="007929D7">
          <w:rPr>
            <w:rFonts w:ascii="Times New Roman" w:hAnsi="Times New Roman" w:cs="Times New Roman"/>
            <w:sz w:val="24"/>
            <w:szCs w:val="24"/>
          </w:rPr>
          <w:delText xml:space="preserve">Sljedeće </w:delText>
        </w:r>
      </w:del>
      <w:ins w:id="893" w:author="Ognjen" w:date="2017-01-17T12:25:00Z">
        <w:r w:rsidR="007929D7">
          <w:rPr>
            <w:rFonts w:ascii="Times New Roman" w:hAnsi="Times New Roman" w:cs="Times New Roman"/>
            <w:sz w:val="24"/>
            <w:szCs w:val="24"/>
          </w:rPr>
          <w:t>s</w:t>
        </w:r>
        <w:r w:rsidR="007929D7" w:rsidRPr="00A3423B">
          <w:rPr>
            <w:rFonts w:ascii="Times New Roman" w:hAnsi="Times New Roman" w:cs="Times New Roman"/>
            <w:sz w:val="24"/>
            <w:szCs w:val="24"/>
          </w:rPr>
          <w:t xml:space="preserve">ljedeće </w:t>
        </w:r>
      </w:ins>
      <w:r w:rsidRPr="00A3423B">
        <w:rPr>
          <w:rFonts w:ascii="Times New Roman" w:hAnsi="Times New Roman" w:cs="Times New Roman"/>
          <w:sz w:val="24"/>
          <w:szCs w:val="24"/>
        </w:rPr>
        <w:t>karakteristike vrijede kada je odgovarajući bit postavljen u jedinicu</w:t>
      </w:r>
      <w:ins w:id="894" w:author="Ognjen" w:date="2017-01-17T12:25:00Z">
        <w:r w:rsidR="007929D7">
          <w:rPr>
            <w:rFonts w:ascii="Times New Roman" w:hAnsi="Times New Roman" w:cs="Times New Roman"/>
            <w:sz w:val="24"/>
            <w:szCs w:val="24"/>
          </w:rPr>
          <w:t xml:space="preserve"> ('1')</w:t>
        </w:r>
      </w:ins>
      <w:r w:rsidRPr="00A3423B">
        <w:rPr>
          <w:rFonts w:ascii="Times New Roman" w:hAnsi="Times New Roman" w:cs="Times New Roman"/>
          <w:sz w:val="24"/>
          <w:szCs w:val="24"/>
        </w:rPr>
        <w:t>:</w:t>
      </w:r>
    </w:p>
    <w:p w14:paraId="54529886" w14:textId="7356DA6F" w:rsidR="006601C6" w:rsidRPr="00A3423B" w:rsidRDefault="006601C6" w:rsidP="00937FA1">
      <w:pPr>
        <w:pStyle w:val="ListParagraph"/>
        <w:numPr>
          <w:ilvl w:val="2"/>
          <w:numId w:val="9"/>
        </w:numPr>
        <w:spacing w:line="360" w:lineRule="auto"/>
        <w:rPr>
          <w:rFonts w:ascii="Times New Roman" w:hAnsi="Times New Roman" w:cs="Times New Roman"/>
          <w:sz w:val="24"/>
          <w:szCs w:val="24"/>
        </w:rPr>
      </w:pPr>
      <w:del w:id="895" w:author="Ognjen" w:date="2017-01-17T12:25:00Z">
        <w:r w:rsidRPr="00A3423B" w:rsidDel="007929D7">
          <w:rPr>
            <w:rFonts w:ascii="Times New Roman" w:hAnsi="Times New Roman" w:cs="Times New Roman"/>
            <w:sz w:val="24"/>
            <w:szCs w:val="24"/>
          </w:rPr>
          <w:delText xml:space="preserve">Poruka </w:delText>
        </w:r>
      </w:del>
      <w:ins w:id="896" w:author="Ognjen" w:date="2017-01-17T12:25:00Z">
        <w:r w:rsidR="007929D7">
          <w:rPr>
            <w:rFonts w:ascii="Times New Roman" w:hAnsi="Times New Roman" w:cs="Times New Roman"/>
            <w:sz w:val="24"/>
            <w:szCs w:val="24"/>
          </w:rPr>
          <w:t>p</w:t>
        </w:r>
        <w:r w:rsidR="007929D7" w:rsidRPr="00A3423B">
          <w:rPr>
            <w:rFonts w:ascii="Times New Roman" w:hAnsi="Times New Roman" w:cs="Times New Roman"/>
            <w:sz w:val="24"/>
            <w:szCs w:val="24"/>
          </w:rPr>
          <w:t xml:space="preserve">oruka </w:t>
        </w:r>
      </w:ins>
      <w:r w:rsidRPr="00A3423B">
        <w:rPr>
          <w:rFonts w:ascii="Times New Roman" w:hAnsi="Times New Roman" w:cs="Times New Roman"/>
          <w:sz w:val="24"/>
          <w:szCs w:val="24"/>
        </w:rPr>
        <w:t xml:space="preserve">se prosljeđuje na </w:t>
      </w:r>
      <w:del w:id="897" w:author="Ognjen" w:date="2017-01-17T12:25:00Z">
        <w:r w:rsidRPr="00A3423B" w:rsidDel="007929D7">
          <w:rPr>
            <w:rFonts w:ascii="Times New Roman" w:hAnsi="Times New Roman" w:cs="Times New Roman"/>
            <w:sz w:val="24"/>
            <w:szCs w:val="24"/>
          </w:rPr>
          <w:delText>port.</w:delText>
        </w:r>
      </w:del>
      <w:ins w:id="898" w:author="Ognjen" w:date="2017-01-17T12:25:00Z">
        <w:r w:rsidR="007929D7">
          <w:rPr>
            <w:rFonts w:ascii="Times New Roman" w:hAnsi="Times New Roman" w:cs="Times New Roman"/>
            <w:sz w:val="24"/>
            <w:szCs w:val="24"/>
          </w:rPr>
          <w:t>priključak;</w:t>
        </w:r>
      </w:ins>
    </w:p>
    <w:p w14:paraId="7FB23CFE" w14:textId="44F5E679" w:rsidR="006601C6" w:rsidRPr="00A3423B" w:rsidRDefault="006601C6" w:rsidP="00937FA1">
      <w:pPr>
        <w:pStyle w:val="ListParagraph"/>
        <w:numPr>
          <w:ilvl w:val="2"/>
          <w:numId w:val="9"/>
        </w:numPr>
        <w:spacing w:line="360" w:lineRule="auto"/>
        <w:rPr>
          <w:rFonts w:ascii="Times New Roman" w:hAnsi="Times New Roman" w:cs="Times New Roman"/>
          <w:sz w:val="24"/>
          <w:szCs w:val="24"/>
        </w:rPr>
      </w:pPr>
      <w:del w:id="899" w:author="Ognjen" w:date="2017-01-17T12:25:00Z">
        <w:r w:rsidRPr="00A3423B" w:rsidDel="007929D7">
          <w:rPr>
            <w:rFonts w:ascii="Times New Roman" w:hAnsi="Times New Roman" w:cs="Times New Roman"/>
            <w:sz w:val="24"/>
            <w:szCs w:val="24"/>
          </w:rPr>
          <w:delText xml:space="preserve">Postavlja </w:delText>
        </w:r>
      </w:del>
      <w:ins w:id="900" w:author="Ognjen" w:date="2017-01-17T12:25:00Z">
        <w:r w:rsidR="007929D7">
          <w:rPr>
            <w:rFonts w:ascii="Times New Roman" w:hAnsi="Times New Roman" w:cs="Times New Roman"/>
            <w:sz w:val="24"/>
            <w:szCs w:val="24"/>
          </w:rPr>
          <w:t>p</w:t>
        </w:r>
        <w:r w:rsidR="007929D7" w:rsidRPr="00A3423B">
          <w:rPr>
            <w:rFonts w:ascii="Times New Roman" w:hAnsi="Times New Roman" w:cs="Times New Roman"/>
            <w:sz w:val="24"/>
            <w:szCs w:val="24"/>
          </w:rPr>
          <w:t xml:space="preserve">ostavlja </w:t>
        </w:r>
      </w:ins>
      <w:r w:rsidRPr="00A3423B">
        <w:rPr>
          <w:rFonts w:ascii="Times New Roman" w:hAnsi="Times New Roman" w:cs="Times New Roman"/>
          <w:sz w:val="24"/>
          <w:szCs w:val="24"/>
        </w:rPr>
        <w:t>se VLAN identifikacijski broj.</w:t>
      </w:r>
      <w:r w:rsidRPr="00A3423B">
        <w:rPr>
          <w:rFonts w:ascii="Times New Roman" w:hAnsi="Times New Roman" w:cs="Times New Roman"/>
          <w:sz w:val="24"/>
          <w:szCs w:val="24"/>
        </w:rPr>
        <w:br/>
        <w:t xml:space="preserve">– </w:t>
      </w:r>
      <w:del w:id="901" w:author="Ognjen" w:date="2017-01-17T12:25:00Z">
        <w:r w:rsidRPr="00A3423B" w:rsidDel="007929D7">
          <w:rPr>
            <w:rFonts w:ascii="Times New Roman" w:hAnsi="Times New Roman" w:cs="Times New Roman"/>
            <w:sz w:val="24"/>
            <w:szCs w:val="24"/>
          </w:rPr>
          <w:delText xml:space="preserve">Ako </w:delText>
        </w:r>
      </w:del>
      <w:ins w:id="902" w:author="Ognjen" w:date="2017-01-17T12:25:00Z">
        <w:r w:rsidR="007929D7">
          <w:rPr>
            <w:rFonts w:ascii="Times New Roman" w:hAnsi="Times New Roman" w:cs="Times New Roman"/>
            <w:sz w:val="24"/>
            <w:szCs w:val="24"/>
          </w:rPr>
          <w:t>a</w:t>
        </w:r>
        <w:r w:rsidR="007929D7" w:rsidRPr="00A3423B">
          <w:rPr>
            <w:rFonts w:ascii="Times New Roman" w:hAnsi="Times New Roman" w:cs="Times New Roman"/>
            <w:sz w:val="24"/>
            <w:szCs w:val="24"/>
          </w:rPr>
          <w:t xml:space="preserve">ko </w:t>
        </w:r>
      </w:ins>
      <w:r w:rsidRPr="00A3423B">
        <w:rPr>
          <w:rFonts w:ascii="Times New Roman" w:hAnsi="Times New Roman" w:cs="Times New Roman"/>
          <w:sz w:val="24"/>
          <w:szCs w:val="24"/>
        </w:rPr>
        <w:t>ne postoji VLAN s danim identifikacijskim brojem, stvara se novo zaglavlje sa specificiranim identifikacijskim brojem i prioritetom od nula</w:t>
      </w:r>
      <w:del w:id="903" w:author="Ognjen" w:date="2017-01-17T12:25:00Z">
        <w:r w:rsidRPr="00A3423B" w:rsidDel="007929D7">
          <w:rPr>
            <w:rFonts w:ascii="Times New Roman" w:hAnsi="Times New Roman" w:cs="Times New Roman"/>
            <w:sz w:val="24"/>
            <w:szCs w:val="24"/>
          </w:rPr>
          <w:delText xml:space="preserve">. </w:delText>
        </w:r>
      </w:del>
      <w:ins w:id="904" w:author="Ognjen" w:date="2017-01-17T12:25:00Z">
        <w:r w:rsidR="007929D7">
          <w:rPr>
            <w:rFonts w:ascii="Times New Roman" w:hAnsi="Times New Roman" w:cs="Times New Roman"/>
            <w:sz w:val="24"/>
            <w:szCs w:val="24"/>
          </w:rPr>
          <w:t>;</w:t>
        </w:r>
        <w:r w:rsidR="007929D7" w:rsidRPr="00A3423B">
          <w:rPr>
            <w:rFonts w:ascii="Times New Roman" w:hAnsi="Times New Roman" w:cs="Times New Roman"/>
            <w:sz w:val="24"/>
            <w:szCs w:val="24"/>
          </w:rPr>
          <w:t xml:space="preserve"> </w:t>
        </w:r>
      </w:ins>
      <w:del w:id="905" w:author="Ognjen" w:date="2017-01-17T12:25:00Z">
        <w:r w:rsidRPr="00A3423B" w:rsidDel="007929D7">
          <w:rPr>
            <w:rFonts w:ascii="Times New Roman" w:hAnsi="Times New Roman" w:cs="Times New Roman"/>
            <w:sz w:val="24"/>
            <w:szCs w:val="24"/>
          </w:rPr>
          <w:delText xml:space="preserve">Ako </w:delText>
        </w:r>
      </w:del>
      <w:ins w:id="906" w:author="Ognjen" w:date="2017-01-17T12:25:00Z">
        <w:r w:rsidR="007929D7">
          <w:rPr>
            <w:rFonts w:ascii="Times New Roman" w:hAnsi="Times New Roman" w:cs="Times New Roman"/>
            <w:sz w:val="24"/>
            <w:szCs w:val="24"/>
          </w:rPr>
          <w:t>a</w:t>
        </w:r>
        <w:r w:rsidR="007929D7" w:rsidRPr="00A3423B">
          <w:rPr>
            <w:rFonts w:ascii="Times New Roman" w:hAnsi="Times New Roman" w:cs="Times New Roman"/>
            <w:sz w:val="24"/>
            <w:szCs w:val="24"/>
          </w:rPr>
          <w:t xml:space="preserve">ko </w:t>
        </w:r>
      </w:ins>
      <w:r w:rsidRPr="00A3423B">
        <w:rPr>
          <w:rFonts w:ascii="Times New Roman" w:hAnsi="Times New Roman" w:cs="Times New Roman"/>
          <w:sz w:val="24"/>
          <w:szCs w:val="24"/>
        </w:rPr>
        <w:t>već postoji odgovarajuće VLAN zaglavlje, identifikacijski broj tog zaglavlja zamjenjuje se s predanom vrijednošću</w:t>
      </w:r>
      <w:del w:id="907" w:author="Ognjen" w:date="2017-01-17T12:26:00Z">
        <w:r w:rsidRPr="00A3423B" w:rsidDel="007929D7">
          <w:rPr>
            <w:rFonts w:ascii="Times New Roman" w:hAnsi="Times New Roman" w:cs="Times New Roman"/>
            <w:sz w:val="24"/>
            <w:szCs w:val="24"/>
          </w:rPr>
          <w:delText>.</w:delText>
        </w:r>
      </w:del>
      <w:ins w:id="908" w:author="Ognjen" w:date="2017-01-17T12:26:00Z">
        <w:r w:rsidR="007929D7">
          <w:rPr>
            <w:rFonts w:ascii="Times New Roman" w:hAnsi="Times New Roman" w:cs="Times New Roman"/>
            <w:sz w:val="24"/>
            <w:szCs w:val="24"/>
          </w:rPr>
          <w:t>;</w:t>
        </w:r>
      </w:ins>
    </w:p>
    <w:p w14:paraId="73DAE730" w14:textId="73A83944" w:rsidR="006601C6" w:rsidRPr="00A3423B" w:rsidRDefault="006601C6" w:rsidP="00937FA1">
      <w:pPr>
        <w:pStyle w:val="ListParagraph"/>
        <w:numPr>
          <w:ilvl w:val="2"/>
          <w:numId w:val="9"/>
        </w:numPr>
        <w:spacing w:line="360" w:lineRule="auto"/>
        <w:rPr>
          <w:rFonts w:ascii="Times New Roman" w:hAnsi="Times New Roman" w:cs="Times New Roman"/>
          <w:sz w:val="24"/>
          <w:szCs w:val="24"/>
        </w:rPr>
      </w:pPr>
      <w:del w:id="909" w:author="Ognjen" w:date="2017-01-17T12:26:00Z">
        <w:r w:rsidRPr="00A3423B" w:rsidDel="007929D7">
          <w:rPr>
            <w:rFonts w:ascii="Times New Roman" w:hAnsi="Times New Roman" w:cs="Times New Roman"/>
            <w:sz w:val="24"/>
            <w:szCs w:val="24"/>
          </w:rPr>
          <w:delText xml:space="preserve">Postavlja </w:delText>
        </w:r>
      </w:del>
      <w:ins w:id="910" w:author="Ognjen" w:date="2017-01-17T12:26:00Z">
        <w:r w:rsidR="007929D7">
          <w:rPr>
            <w:rFonts w:ascii="Times New Roman" w:hAnsi="Times New Roman" w:cs="Times New Roman"/>
            <w:sz w:val="24"/>
            <w:szCs w:val="24"/>
          </w:rPr>
          <w:t>p</w:t>
        </w:r>
        <w:r w:rsidR="007929D7" w:rsidRPr="00A3423B">
          <w:rPr>
            <w:rFonts w:ascii="Times New Roman" w:hAnsi="Times New Roman" w:cs="Times New Roman"/>
            <w:sz w:val="24"/>
            <w:szCs w:val="24"/>
          </w:rPr>
          <w:t xml:space="preserve">ostavlja </w:t>
        </w:r>
      </w:ins>
      <w:r w:rsidRPr="00A3423B">
        <w:rPr>
          <w:rFonts w:ascii="Times New Roman" w:hAnsi="Times New Roman" w:cs="Times New Roman"/>
          <w:sz w:val="24"/>
          <w:szCs w:val="24"/>
        </w:rPr>
        <w:t>se VLAN prioritet</w:t>
      </w:r>
      <w:del w:id="911" w:author="Ognjen" w:date="2017-01-17T12:26:00Z">
        <w:r w:rsidRPr="00A3423B" w:rsidDel="007929D7">
          <w:rPr>
            <w:rFonts w:ascii="Times New Roman" w:hAnsi="Times New Roman" w:cs="Times New Roman"/>
            <w:sz w:val="24"/>
            <w:szCs w:val="24"/>
          </w:rPr>
          <w:delText>.</w:delText>
        </w:r>
      </w:del>
      <w:ins w:id="912" w:author="Ognjen" w:date="2017-01-17T12:26:00Z">
        <w:r w:rsidR="007929D7">
          <w:rPr>
            <w:rFonts w:ascii="Times New Roman" w:hAnsi="Times New Roman" w:cs="Times New Roman"/>
            <w:sz w:val="24"/>
            <w:szCs w:val="24"/>
          </w:rPr>
          <w:t>;</w:t>
        </w:r>
      </w:ins>
      <w:r w:rsidRPr="00A3423B">
        <w:rPr>
          <w:rFonts w:ascii="Times New Roman" w:hAnsi="Times New Roman" w:cs="Times New Roman"/>
          <w:sz w:val="24"/>
          <w:szCs w:val="24"/>
        </w:rPr>
        <w:br/>
        <w:t xml:space="preserve">– </w:t>
      </w:r>
      <w:del w:id="913" w:author="Ognjen" w:date="2017-01-17T12:26:00Z">
        <w:r w:rsidRPr="00A3423B" w:rsidDel="007929D7">
          <w:rPr>
            <w:rFonts w:ascii="Times New Roman" w:hAnsi="Times New Roman" w:cs="Times New Roman"/>
            <w:sz w:val="24"/>
            <w:szCs w:val="24"/>
          </w:rPr>
          <w:delText xml:space="preserve">Ako </w:delText>
        </w:r>
      </w:del>
      <w:ins w:id="914" w:author="Ognjen" w:date="2017-01-17T12:26:00Z">
        <w:r w:rsidR="007929D7">
          <w:rPr>
            <w:rFonts w:ascii="Times New Roman" w:hAnsi="Times New Roman" w:cs="Times New Roman"/>
            <w:sz w:val="24"/>
            <w:szCs w:val="24"/>
          </w:rPr>
          <w:t>a</w:t>
        </w:r>
        <w:r w:rsidR="007929D7" w:rsidRPr="00A3423B">
          <w:rPr>
            <w:rFonts w:ascii="Times New Roman" w:hAnsi="Times New Roman" w:cs="Times New Roman"/>
            <w:sz w:val="24"/>
            <w:szCs w:val="24"/>
          </w:rPr>
          <w:t xml:space="preserve">ko </w:t>
        </w:r>
      </w:ins>
      <w:r w:rsidRPr="00A3423B">
        <w:rPr>
          <w:rFonts w:ascii="Times New Roman" w:hAnsi="Times New Roman" w:cs="Times New Roman"/>
          <w:sz w:val="24"/>
          <w:szCs w:val="24"/>
        </w:rPr>
        <w:t xml:space="preserve">ne postoji VLAN s danim identifikacijskim brojem, dodaje se novo zaglavlje s predanim prioritetom i VLAN identifikacijskim brojem </w:t>
      </w:r>
      <w:r w:rsidRPr="00A3423B">
        <w:rPr>
          <w:rFonts w:ascii="Times New Roman" w:hAnsi="Times New Roman" w:cs="Times New Roman"/>
          <w:sz w:val="24"/>
          <w:szCs w:val="24"/>
        </w:rPr>
        <w:lastRenderedPageBreak/>
        <w:t>od nula</w:t>
      </w:r>
      <w:del w:id="915" w:author="Ognjen" w:date="2017-01-17T12:26:00Z">
        <w:r w:rsidRPr="00A3423B" w:rsidDel="007929D7">
          <w:rPr>
            <w:rFonts w:ascii="Times New Roman" w:hAnsi="Times New Roman" w:cs="Times New Roman"/>
            <w:sz w:val="24"/>
            <w:szCs w:val="24"/>
          </w:rPr>
          <w:delText xml:space="preserve">. </w:delText>
        </w:r>
      </w:del>
      <w:ins w:id="916" w:author="Ognjen" w:date="2017-01-17T12:26:00Z">
        <w:r w:rsidR="007929D7">
          <w:rPr>
            <w:rFonts w:ascii="Times New Roman" w:hAnsi="Times New Roman" w:cs="Times New Roman"/>
            <w:sz w:val="24"/>
            <w:szCs w:val="24"/>
          </w:rPr>
          <w:t>;</w:t>
        </w:r>
        <w:r w:rsidR="007929D7" w:rsidRPr="00A3423B">
          <w:rPr>
            <w:rFonts w:ascii="Times New Roman" w:hAnsi="Times New Roman" w:cs="Times New Roman"/>
            <w:sz w:val="24"/>
            <w:szCs w:val="24"/>
          </w:rPr>
          <w:t xml:space="preserve"> </w:t>
        </w:r>
      </w:ins>
      <w:del w:id="917" w:author="Ognjen" w:date="2017-01-17T12:26:00Z">
        <w:r w:rsidRPr="00A3423B" w:rsidDel="007929D7">
          <w:rPr>
            <w:rFonts w:ascii="Times New Roman" w:hAnsi="Times New Roman" w:cs="Times New Roman"/>
            <w:sz w:val="24"/>
            <w:szCs w:val="24"/>
          </w:rPr>
          <w:delText xml:space="preserve">Ako </w:delText>
        </w:r>
      </w:del>
      <w:ins w:id="918" w:author="Ognjen" w:date="2017-01-17T12:26:00Z">
        <w:r w:rsidR="007929D7">
          <w:rPr>
            <w:rFonts w:ascii="Times New Roman" w:hAnsi="Times New Roman" w:cs="Times New Roman"/>
            <w:sz w:val="24"/>
            <w:szCs w:val="24"/>
          </w:rPr>
          <w:t>a</w:t>
        </w:r>
        <w:r w:rsidR="007929D7" w:rsidRPr="00A3423B">
          <w:rPr>
            <w:rFonts w:ascii="Times New Roman" w:hAnsi="Times New Roman" w:cs="Times New Roman"/>
            <w:sz w:val="24"/>
            <w:szCs w:val="24"/>
          </w:rPr>
          <w:t xml:space="preserve">ko </w:t>
        </w:r>
      </w:ins>
      <w:r w:rsidRPr="00A3423B">
        <w:rPr>
          <w:rFonts w:ascii="Times New Roman" w:hAnsi="Times New Roman" w:cs="Times New Roman"/>
          <w:sz w:val="24"/>
          <w:szCs w:val="24"/>
        </w:rPr>
        <w:t>VLAN zaglavlje već postoji, polje prioriteta zamjenjuje se s novim</w:t>
      </w:r>
      <w:del w:id="919" w:author="Ognjen" w:date="2017-01-17T12:26:00Z">
        <w:r w:rsidRPr="00A3423B" w:rsidDel="007929D7">
          <w:rPr>
            <w:rFonts w:ascii="Times New Roman" w:hAnsi="Times New Roman" w:cs="Times New Roman"/>
            <w:sz w:val="24"/>
            <w:szCs w:val="24"/>
          </w:rPr>
          <w:delText>.</w:delText>
        </w:r>
      </w:del>
      <w:ins w:id="920" w:author="Ognjen" w:date="2017-01-17T12:26:00Z">
        <w:r w:rsidR="007929D7">
          <w:rPr>
            <w:rFonts w:ascii="Times New Roman" w:hAnsi="Times New Roman" w:cs="Times New Roman"/>
            <w:sz w:val="24"/>
            <w:szCs w:val="24"/>
          </w:rPr>
          <w:t>;</w:t>
        </w:r>
      </w:ins>
    </w:p>
    <w:p w14:paraId="2FE413A6" w14:textId="52E271B8" w:rsidR="006601C6" w:rsidRPr="00A3423B" w:rsidRDefault="006601C6" w:rsidP="00937FA1">
      <w:pPr>
        <w:pStyle w:val="ListParagraph"/>
        <w:numPr>
          <w:ilvl w:val="2"/>
          <w:numId w:val="9"/>
        </w:numPr>
        <w:spacing w:line="360" w:lineRule="auto"/>
        <w:rPr>
          <w:rFonts w:ascii="Times New Roman" w:hAnsi="Times New Roman" w:cs="Times New Roman"/>
          <w:sz w:val="24"/>
          <w:szCs w:val="24"/>
        </w:rPr>
      </w:pPr>
      <w:del w:id="921" w:author="Ognjen" w:date="2017-01-17T12:26:00Z">
        <w:r w:rsidRPr="00A3423B" w:rsidDel="007929D7">
          <w:rPr>
            <w:rFonts w:ascii="Times New Roman" w:hAnsi="Times New Roman" w:cs="Times New Roman"/>
            <w:sz w:val="24"/>
            <w:szCs w:val="24"/>
          </w:rPr>
          <w:delText xml:space="preserve">Briše </w:delText>
        </w:r>
      </w:del>
      <w:ins w:id="922" w:author="Ognjen" w:date="2017-01-17T12:26:00Z">
        <w:r w:rsidR="007929D7">
          <w:rPr>
            <w:rFonts w:ascii="Times New Roman" w:hAnsi="Times New Roman" w:cs="Times New Roman"/>
            <w:sz w:val="24"/>
            <w:szCs w:val="24"/>
          </w:rPr>
          <w:t>b</w:t>
        </w:r>
        <w:r w:rsidR="007929D7" w:rsidRPr="00A3423B">
          <w:rPr>
            <w:rFonts w:ascii="Times New Roman" w:hAnsi="Times New Roman" w:cs="Times New Roman"/>
            <w:sz w:val="24"/>
            <w:szCs w:val="24"/>
          </w:rPr>
          <w:t xml:space="preserve">riše </w:t>
        </w:r>
      </w:ins>
      <w:r w:rsidRPr="00A3423B">
        <w:rPr>
          <w:rFonts w:ascii="Times New Roman" w:hAnsi="Times New Roman" w:cs="Times New Roman"/>
          <w:sz w:val="24"/>
          <w:szCs w:val="24"/>
        </w:rPr>
        <w:t>se VLAN zaglavlje</w:t>
      </w:r>
      <w:del w:id="923" w:author="Ognjen" w:date="2017-01-17T12:26:00Z">
        <w:r w:rsidRPr="00A3423B" w:rsidDel="007929D7">
          <w:rPr>
            <w:rFonts w:ascii="Times New Roman" w:hAnsi="Times New Roman" w:cs="Times New Roman"/>
            <w:sz w:val="24"/>
            <w:szCs w:val="24"/>
          </w:rPr>
          <w:delText>.</w:delText>
        </w:r>
      </w:del>
      <w:ins w:id="924" w:author="Ognjen" w:date="2017-01-17T12:26:00Z">
        <w:r w:rsidR="007929D7">
          <w:rPr>
            <w:rFonts w:ascii="Times New Roman" w:hAnsi="Times New Roman" w:cs="Times New Roman"/>
            <w:sz w:val="24"/>
            <w:szCs w:val="24"/>
          </w:rPr>
          <w:t>;</w:t>
        </w:r>
      </w:ins>
    </w:p>
    <w:p w14:paraId="5BD2A0D8" w14:textId="0EB7580D" w:rsidR="006601C6" w:rsidRPr="00A3423B" w:rsidRDefault="006601C6" w:rsidP="00937FA1">
      <w:pPr>
        <w:pStyle w:val="ListParagraph"/>
        <w:numPr>
          <w:ilvl w:val="2"/>
          <w:numId w:val="9"/>
        </w:numPr>
        <w:spacing w:line="360" w:lineRule="auto"/>
        <w:rPr>
          <w:rFonts w:ascii="Times New Roman" w:hAnsi="Times New Roman" w:cs="Times New Roman"/>
          <w:sz w:val="24"/>
          <w:szCs w:val="24"/>
        </w:rPr>
      </w:pPr>
      <w:del w:id="925" w:author="Ognjen" w:date="2017-01-17T12:26:00Z">
        <w:r w:rsidRPr="00A3423B" w:rsidDel="007929D7">
          <w:rPr>
            <w:rFonts w:ascii="Times New Roman" w:hAnsi="Times New Roman" w:cs="Times New Roman"/>
            <w:sz w:val="24"/>
            <w:szCs w:val="24"/>
          </w:rPr>
          <w:delText xml:space="preserve">Izmjenjuje </w:delText>
        </w:r>
      </w:del>
      <w:ins w:id="926" w:author="Ognjen" w:date="2017-01-17T12:26:00Z">
        <w:r w:rsidR="007929D7">
          <w:rPr>
            <w:rFonts w:ascii="Times New Roman" w:hAnsi="Times New Roman" w:cs="Times New Roman"/>
            <w:sz w:val="24"/>
            <w:szCs w:val="24"/>
          </w:rPr>
          <w:t>i</w:t>
        </w:r>
        <w:r w:rsidR="007929D7" w:rsidRPr="00A3423B">
          <w:rPr>
            <w:rFonts w:ascii="Times New Roman" w:hAnsi="Times New Roman" w:cs="Times New Roman"/>
            <w:sz w:val="24"/>
            <w:szCs w:val="24"/>
          </w:rPr>
          <w:t xml:space="preserve">zmjenjuje </w:t>
        </w:r>
      </w:ins>
      <w:r w:rsidRPr="00A3423B">
        <w:rPr>
          <w:rFonts w:ascii="Times New Roman" w:hAnsi="Times New Roman" w:cs="Times New Roman"/>
          <w:sz w:val="24"/>
          <w:szCs w:val="24"/>
        </w:rPr>
        <w:t>se izvorišna Ethernet MAC adresa</w:t>
      </w:r>
      <w:del w:id="927" w:author="Ognjen" w:date="2017-01-17T12:26:00Z">
        <w:r w:rsidRPr="00A3423B" w:rsidDel="007929D7">
          <w:rPr>
            <w:rFonts w:ascii="Times New Roman" w:hAnsi="Times New Roman" w:cs="Times New Roman"/>
            <w:sz w:val="24"/>
            <w:szCs w:val="24"/>
          </w:rPr>
          <w:delText>.</w:delText>
        </w:r>
      </w:del>
      <w:ins w:id="928" w:author="Ognjen" w:date="2017-01-17T12:26:00Z">
        <w:r w:rsidR="007929D7">
          <w:rPr>
            <w:rFonts w:ascii="Times New Roman" w:hAnsi="Times New Roman" w:cs="Times New Roman"/>
            <w:sz w:val="24"/>
            <w:szCs w:val="24"/>
          </w:rPr>
          <w:t>;</w:t>
        </w:r>
      </w:ins>
    </w:p>
    <w:p w14:paraId="3A715AA2" w14:textId="23F10811" w:rsidR="006601C6" w:rsidRPr="00A3423B" w:rsidRDefault="006601C6" w:rsidP="00937FA1">
      <w:pPr>
        <w:pStyle w:val="ListParagraph"/>
        <w:numPr>
          <w:ilvl w:val="2"/>
          <w:numId w:val="9"/>
        </w:numPr>
        <w:spacing w:line="360" w:lineRule="auto"/>
        <w:rPr>
          <w:rFonts w:ascii="Times New Roman" w:hAnsi="Times New Roman" w:cs="Times New Roman"/>
          <w:sz w:val="24"/>
          <w:szCs w:val="24"/>
        </w:rPr>
      </w:pPr>
      <w:del w:id="929" w:author="Ognjen" w:date="2017-01-17T12:26:00Z">
        <w:r w:rsidRPr="00A3423B" w:rsidDel="007929D7">
          <w:rPr>
            <w:rFonts w:ascii="Times New Roman" w:hAnsi="Times New Roman" w:cs="Times New Roman"/>
            <w:sz w:val="24"/>
            <w:szCs w:val="24"/>
          </w:rPr>
          <w:delText xml:space="preserve">Izmjenjuje </w:delText>
        </w:r>
      </w:del>
      <w:ins w:id="930" w:author="Ognjen" w:date="2017-01-17T12:26:00Z">
        <w:r w:rsidR="007929D7">
          <w:rPr>
            <w:rFonts w:ascii="Times New Roman" w:hAnsi="Times New Roman" w:cs="Times New Roman"/>
            <w:sz w:val="24"/>
            <w:szCs w:val="24"/>
          </w:rPr>
          <w:t>i</w:t>
        </w:r>
        <w:r w:rsidR="007929D7" w:rsidRPr="00A3423B">
          <w:rPr>
            <w:rFonts w:ascii="Times New Roman" w:hAnsi="Times New Roman" w:cs="Times New Roman"/>
            <w:sz w:val="24"/>
            <w:szCs w:val="24"/>
          </w:rPr>
          <w:t xml:space="preserve">zmjenjuje </w:t>
        </w:r>
      </w:ins>
      <w:r w:rsidRPr="00A3423B">
        <w:rPr>
          <w:rFonts w:ascii="Times New Roman" w:hAnsi="Times New Roman" w:cs="Times New Roman"/>
          <w:sz w:val="24"/>
          <w:szCs w:val="24"/>
        </w:rPr>
        <w:t>se odredišna Ethernet MAC adresa</w:t>
      </w:r>
      <w:del w:id="931" w:author="Ognjen" w:date="2017-01-17T12:26:00Z">
        <w:r w:rsidRPr="00A3423B" w:rsidDel="007929D7">
          <w:rPr>
            <w:rFonts w:ascii="Times New Roman" w:hAnsi="Times New Roman" w:cs="Times New Roman"/>
            <w:sz w:val="24"/>
            <w:szCs w:val="24"/>
          </w:rPr>
          <w:delText>.</w:delText>
        </w:r>
      </w:del>
      <w:ins w:id="932" w:author="Ognjen" w:date="2017-01-17T12:26:00Z">
        <w:r w:rsidR="007929D7">
          <w:rPr>
            <w:rFonts w:ascii="Times New Roman" w:hAnsi="Times New Roman" w:cs="Times New Roman"/>
            <w:sz w:val="24"/>
            <w:szCs w:val="24"/>
          </w:rPr>
          <w:t>;</w:t>
        </w:r>
      </w:ins>
    </w:p>
    <w:p w14:paraId="29AEBC5D" w14:textId="02753DC4" w:rsidR="006601C6" w:rsidRPr="00A3423B" w:rsidRDefault="006601C6" w:rsidP="00937FA1">
      <w:pPr>
        <w:pStyle w:val="ListParagraph"/>
        <w:numPr>
          <w:ilvl w:val="2"/>
          <w:numId w:val="9"/>
        </w:numPr>
        <w:spacing w:line="360" w:lineRule="auto"/>
        <w:rPr>
          <w:rFonts w:ascii="Times New Roman" w:hAnsi="Times New Roman" w:cs="Times New Roman"/>
          <w:sz w:val="24"/>
          <w:szCs w:val="24"/>
        </w:rPr>
      </w:pPr>
      <w:del w:id="933" w:author="Ognjen" w:date="2017-01-17T12:26:00Z">
        <w:r w:rsidRPr="00A3423B" w:rsidDel="007929D7">
          <w:rPr>
            <w:rFonts w:ascii="Times New Roman" w:hAnsi="Times New Roman" w:cs="Times New Roman"/>
            <w:sz w:val="24"/>
            <w:szCs w:val="24"/>
          </w:rPr>
          <w:delText xml:space="preserve">Izmjenjuje </w:delText>
        </w:r>
      </w:del>
      <w:ins w:id="934" w:author="Ognjen" w:date="2017-01-17T12:26:00Z">
        <w:r w:rsidR="007929D7">
          <w:rPr>
            <w:rFonts w:ascii="Times New Roman" w:hAnsi="Times New Roman" w:cs="Times New Roman"/>
            <w:sz w:val="24"/>
            <w:szCs w:val="24"/>
          </w:rPr>
          <w:t>i</w:t>
        </w:r>
        <w:r w:rsidR="007929D7" w:rsidRPr="00A3423B">
          <w:rPr>
            <w:rFonts w:ascii="Times New Roman" w:hAnsi="Times New Roman" w:cs="Times New Roman"/>
            <w:sz w:val="24"/>
            <w:szCs w:val="24"/>
          </w:rPr>
          <w:t xml:space="preserve">zmjenjuje </w:t>
        </w:r>
      </w:ins>
      <w:r w:rsidRPr="00A3423B">
        <w:rPr>
          <w:rFonts w:ascii="Times New Roman" w:hAnsi="Times New Roman" w:cs="Times New Roman"/>
          <w:sz w:val="24"/>
          <w:szCs w:val="24"/>
        </w:rPr>
        <w:t>se izvorišna IP adresa</w:t>
      </w:r>
      <w:del w:id="935" w:author="Ognjen" w:date="2017-01-17T12:26:00Z">
        <w:r w:rsidRPr="00A3423B" w:rsidDel="007929D7">
          <w:rPr>
            <w:rFonts w:ascii="Times New Roman" w:hAnsi="Times New Roman" w:cs="Times New Roman"/>
            <w:sz w:val="24"/>
            <w:szCs w:val="24"/>
          </w:rPr>
          <w:delText>.</w:delText>
        </w:r>
      </w:del>
      <w:ins w:id="936" w:author="Ognjen" w:date="2017-01-17T12:26:00Z">
        <w:r w:rsidR="007929D7">
          <w:rPr>
            <w:rFonts w:ascii="Times New Roman" w:hAnsi="Times New Roman" w:cs="Times New Roman"/>
            <w:sz w:val="24"/>
            <w:szCs w:val="24"/>
          </w:rPr>
          <w:t>;</w:t>
        </w:r>
      </w:ins>
    </w:p>
    <w:p w14:paraId="2F7D0883" w14:textId="2A3BEDA4" w:rsidR="006601C6" w:rsidRPr="00A3423B" w:rsidRDefault="006601C6" w:rsidP="00937FA1">
      <w:pPr>
        <w:pStyle w:val="ListParagraph"/>
        <w:numPr>
          <w:ilvl w:val="2"/>
          <w:numId w:val="9"/>
        </w:numPr>
        <w:spacing w:line="360" w:lineRule="auto"/>
        <w:rPr>
          <w:rFonts w:ascii="Times New Roman" w:hAnsi="Times New Roman" w:cs="Times New Roman"/>
          <w:sz w:val="24"/>
          <w:szCs w:val="24"/>
        </w:rPr>
      </w:pPr>
      <w:del w:id="937" w:author="Ognjen" w:date="2017-01-17T12:26:00Z">
        <w:r w:rsidRPr="00A3423B" w:rsidDel="007929D7">
          <w:rPr>
            <w:rFonts w:ascii="Times New Roman" w:hAnsi="Times New Roman" w:cs="Times New Roman"/>
            <w:sz w:val="24"/>
            <w:szCs w:val="24"/>
          </w:rPr>
          <w:delText xml:space="preserve">Izmjenjuje </w:delText>
        </w:r>
      </w:del>
      <w:ins w:id="938" w:author="Ognjen" w:date="2017-01-17T12:26:00Z">
        <w:r w:rsidR="007929D7">
          <w:rPr>
            <w:rFonts w:ascii="Times New Roman" w:hAnsi="Times New Roman" w:cs="Times New Roman"/>
            <w:sz w:val="24"/>
            <w:szCs w:val="24"/>
          </w:rPr>
          <w:t>i</w:t>
        </w:r>
        <w:r w:rsidR="007929D7" w:rsidRPr="00A3423B">
          <w:rPr>
            <w:rFonts w:ascii="Times New Roman" w:hAnsi="Times New Roman" w:cs="Times New Roman"/>
            <w:sz w:val="24"/>
            <w:szCs w:val="24"/>
          </w:rPr>
          <w:t xml:space="preserve">zmjenjuje </w:t>
        </w:r>
      </w:ins>
      <w:r w:rsidRPr="00A3423B">
        <w:rPr>
          <w:rFonts w:ascii="Times New Roman" w:hAnsi="Times New Roman" w:cs="Times New Roman"/>
          <w:sz w:val="24"/>
          <w:szCs w:val="24"/>
        </w:rPr>
        <w:t>se odredišna IP adresa</w:t>
      </w:r>
      <w:del w:id="939" w:author="Ognjen" w:date="2017-01-17T12:26:00Z">
        <w:r w:rsidRPr="00A3423B" w:rsidDel="007929D7">
          <w:rPr>
            <w:rFonts w:ascii="Times New Roman" w:hAnsi="Times New Roman" w:cs="Times New Roman"/>
            <w:sz w:val="24"/>
            <w:szCs w:val="24"/>
          </w:rPr>
          <w:delText>.</w:delText>
        </w:r>
      </w:del>
      <w:ins w:id="940" w:author="Ognjen" w:date="2017-01-17T12:26:00Z">
        <w:r w:rsidR="007929D7">
          <w:rPr>
            <w:rFonts w:ascii="Times New Roman" w:hAnsi="Times New Roman" w:cs="Times New Roman"/>
            <w:sz w:val="24"/>
            <w:szCs w:val="24"/>
          </w:rPr>
          <w:t>;</w:t>
        </w:r>
      </w:ins>
    </w:p>
    <w:p w14:paraId="6ABC636D" w14:textId="42052339" w:rsidR="006601C6" w:rsidRPr="00A3423B" w:rsidRDefault="006601C6" w:rsidP="00937FA1">
      <w:pPr>
        <w:pStyle w:val="ListParagraph"/>
        <w:numPr>
          <w:ilvl w:val="2"/>
          <w:numId w:val="9"/>
        </w:numPr>
        <w:spacing w:line="360" w:lineRule="auto"/>
        <w:rPr>
          <w:rFonts w:ascii="Times New Roman" w:hAnsi="Times New Roman" w:cs="Times New Roman"/>
          <w:sz w:val="24"/>
          <w:szCs w:val="24"/>
        </w:rPr>
      </w:pPr>
      <w:del w:id="941" w:author="Ognjen" w:date="2017-01-17T12:26:00Z">
        <w:r w:rsidRPr="00A3423B" w:rsidDel="007929D7">
          <w:rPr>
            <w:rFonts w:ascii="Times New Roman" w:hAnsi="Times New Roman" w:cs="Times New Roman"/>
            <w:sz w:val="24"/>
            <w:szCs w:val="24"/>
          </w:rPr>
          <w:delText xml:space="preserve">Postavljaju </w:delText>
        </w:r>
      </w:del>
      <w:ins w:id="942" w:author="Ognjen" w:date="2017-01-17T12:26:00Z">
        <w:r w:rsidR="007929D7">
          <w:rPr>
            <w:rFonts w:ascii="Times New Roman" w:hAnsi="Times New Roman" w:cs="Times New Roman"/>
            <w:sz w:val="24"/>
            <w:szCs w:val="24"/>
          </w:rPr>
          <w:t>p</w:t>
        </w:r>
        <w:r w:rsidR="007929D7" w:rsidRPr="00A3423B">
          <w:rPr>
            <w:rFonts w:ascii="Times New Roman" w:hAnsi="Times New Roman" w:cs="Times New Roman"/>
            <w:sz w:val="24"/>
            <w:szCs w:val="24"/>
          </w:rPr>
          <w:t xml:space="preserve">ostavljaju </w:t>
        </w:r>
      </w:ins>
      <w:r w:rsidRPr="00A3423B">
        <w:rPr>
          <w:rFonts w:ascii="Times New Roman" w:hAnsi="Times New Roman" w:cs="Times New Roman"/>
          <w:sz w:val="24"/>
          <w:szCs w:val="24"/>
        </w:rPr>
        <w:t>se IP ToS (</w:t>
      </w:r>
      <w:r w:rsidRPr="007929D7">
        <w:rPr>
          <w:rFonts w:ascii="Times New Roman" w:hAnsi="Times New Roman" w:cs="Times New Roman"/>
          <w:i/>
          <w:sz w:val="24"/>
          <w:szCs w:val="24"/>
          <w:rPrChange w:id="943" w:author="Ognjen" w:date="2017-01-17T12:26:00Z">
            <w:rPr>
              <w:rFonts w:ascii="Times New Roman" w:hAnsi="Times New Roman" w:cs="Times New Roman"/>
              <w:sz w:val="24"/>
              <w:szCs w:val="24"/>
            </w:rPr>
          </w:rPrChange>
        </w:rPr>
        <w:t>Type of Service</w:t>
      </w:r>
      <w:r w:rsidRPr="00A3423B">
        <w:rPr>
          <w:rFonts w:ascii="Times New Roman" w:hAnsi="Times New Roman" w:cs="Times New Roman"/>
          <w:sz w:val="24"/>
          <w:szCs w:val="24"/>
        </w:rPr>
        <w:t>) bitovi</w:t>
      </w:r>
      <w:del w:id="944" w:author="Ognjen" w:date="2017-01-17T12:26:00Z">
        <w:r w:rsidRPr="00A3423B" w:rsidDel="007929D7">
          <w:rPr>
            <w:rFonts w:ascii="Times New Roman" w:hAnsi="Times New Roman" w:cs="Times New Roman"/>
            <w:sz w:val="24"/>
            <w:szCs w:val="24"/>
          </w:rPr>
          <w:delText>.</w:delText>
        </w:r>
      </w:del>
      <w:ins w:id="945" w:author="Ognjen" w:date="2017-01-17T12:26:00Z">
        <w:r w:rsidR="007929D7">
          <w:rPr>
            <w:rFonts w:ascii="Times New Roman" w:hAnsi="Times New Roman" w:cs="Times New Roman"/>
            <w:sz w:val="24"/>
            <w:szCs w:val="24"/>
          </w:rPr>
          <w:t>;</w:t>
        </w:r>
      </w:ins>
    </w:p>
    <w:p w14:paraId="583F44A2" w14:textId="02A7DE76" w:rsidR="006601C6" w:rsidRPr="00A3423B" w:rsidRDefault="006601C6" w:rsidP="00937FA1">
      <w:pPr>
        <w:pStyle w:val="ListParagraph"/>
        <w:numPr>
          <w:ilvl w:val="2"/>
          <w:numId w:val="9"/>
        </w:numPr>
        <w:spacing w:line="360" w:lineRule="auto"/>
        <w:rPr>
          <w:rFonts w:ascii="Times New Roman" w:hAnsi="Times New Roman" w:cs="Times New Roman"/>
          <w:sz w:val="24"/>
          <w:szCs w:val="24"/>
        </w:rPr>
      </w:pPr>
      <w:del w:id="946" w:author="Ognjen" w:date="2017-01-17T12:26:00Z">
        <w:r w:rsidRPr="00A3423B" w:rsidDel="007929D7">
          <w:rPr>
            <w:rFonts w:ascii="Times New Roman" w:hAnsi="Times New Roman" w:cs="Times New Roman"/>
            <w:sz w:val="24"/>
            <w:szCs w:val="24"/>
          </w:rPr>
          <w:delText xml:space="preserve">Izmjenjuje </w:delText>
        </w:r>
      </w:del>
      <w:ins w:id="947" w:author="Ognjen" w:date="2017-01-17T12:26:00Z">
        <w:r w:rsidR="007929D7">
          <w:rPr>
            <w:rFonts w:ascii="Times New Roman" w:hAnsi="Times New Roman" w:cs="Times New Roman"/>
            <w:sz w:val="24"/>
            <w:szCs w:val="24"/>
          </w:rPr>
          <w:t>i</w:t>
        </w:r>
        <w:r w:rsidR="007929D7" w:rsidRPr="00A3423B">
          <w:rPr>
            <w:rFonts w:ascii="Times New Roman" w:hAnsi="Times New Roman" w:cs="Times New Roman"/>
            <w:sz w:val="24"/>
            <w:szCs w:val="24"/>
          </w:rPr>
          <w:t>zmjenjuj</w:t>
        </w:r>
        <w:r w:rsidR="007929D7">
          <w:rPr>
            <w:rFonts w:ascii="Times New Roman" w:hAnsi="Times New Roman" w:cs="Times New Roman"/>
            <w:sz w:val="24"/>
            <w:szCs w:val="24"/>
          </w:rPr>
          <w:t>u</w:t>
        </w:r>
        <w:r w:rsidR="007929D7" w:rsidRPr="00A3423B">
          <w:rPr>
            <w:rFonts w:ascii="Times New Roman" w:hAnsi="Times New Roman" w:cs="Times New Roman"/>
            <w:sz w:val="24"/>
            <w:szCs w:val="24"/>
          </w:rPr>
          <w:t xml:space="preserve"> </w:t>
        </w:r>
      </w:ins>
      <w:r w:rsidRPr="00A3423B">
        <w:rPr>
          <w:rFonts w:ascii="Times New Roman" w:hAnsi="Times New Roman" w:cs="Times New Roman"/>
          <w:sz w:val="24"/>
          <w:szCs w:val="24"/>
        </w:rPr>
        <w:t xml:space="preserve">se </w:t>
      </w:r>
      <w:del w:id="948" w:author="Ognjen" w:date="2017-01-17T12:27:00Z">
        <w:r w:rsidRPr="00A3423B" w:rsidDel="007929D7">
          <w:rPr>
            <w:rFonts w:ascii="Times New Roman" w:hAnsi="Times New Roman" w:cs="Times New Roman"/>
            <w:sz w:val="24"/>
            <w:szCs w:val="24"/>
          </w:rPr>
          <w:delText xml:space="preserve">izvorišni </w:delText>
        </w:r>
      </w:del>
      <w:ins w:id="949" w:author="Ognjen" w:date="2017-01-17T12:27:00Z">
        <w:r w:rsidR="007929D7" w:rsidRPr="00A3423B">
          <w:rPr>
            <w:rFonts w:ascii="Times New Roman" w:hAnsi="Times New Roman" w:cs="Times New Roman"/>
            <w:sz w:val="24"/>
            <w:szCs w:val="24"/>
          </w:rPr>
          <w:t>izvorišn</w:t>
        </w:r>
        <w:r w:rsidR="007929D7">
          <w:rPr>
            <w:rFonts w:ascii="Times New Roman" w:hAnsi="Times New Roman" w:cs="Times New Roman"/>
            <w:sz w:val="24"/>
            <w:szCs w:val="24"/>
          </w:rPr>
          <w:t>a</w:t>
        </w:r>
        <w:r w:rsidR="007929D7" w:rsidRPr="00A3423B">
          <w:rPr>
            <w:rFonts w:ascii="Times New Roman" w:hAnsi="Times New Roman" w:cs="Times New Roman"/>
            <w:sz w:val="24"/>
            <w:szCs w:val="24"/>
          </w:rPr>
          <w:t xml:space="preserve"> </w:t>
        </w:r>
      </w:ins>
      <w:r w:rsidRPr="00A3423B">
        <w:rPr>
          <w:rFonts w:ascii="Times New Roman" w:hAnsi="Times New Roman" w:cs="Times New Roman"/>
          <w:sz w:val="24"/>
          <w:szCs w:val="24"/>
        </w:rPr>
        <w:t xml:space="preserve">TCP/UDP </w:t>
      </w:r>
      <w:del w:id="950" w:author="Ognjen" w:date="2017-01-17T12:27:00Z">
        <w:r w:rsidRPr="00A3423B" w:rsidDel="007929D7">
          <w:rPr>
            <w:rFonts w:ascii="Times New Roman" w:hAnsi="Times New Roman" w:cs="Times New Roman"/>
            <w:sz w:val="24"/>
            <w:szCs w:val="24"/>
          </w:rPr>
          <w:delText>port.</w:delText>
        </w:r>
      </w:del>
      <w:ins w:id="951" w:author="Ognjen" w:date="2017-01-17T12:27:00Z">
        <w:r w:rsidR="007929D7">
          <w:rPr>
            <w:rFonts w:ascii="Times New Roman" w:hAnsi="Times New Roman" w:cs="Times New Roman"/>
            <w:sz w:val="24"/>
            <w:szCs w:val="24"/>
          </w:rPr>
          <w:t>vrata;</w:t>
        </w:r>
      </w:ins>
    </w:p>
    <w:p w14:paraId="0E38D43F" w14:textId="1B711182" w:rsidR="006601C6" w:rsidRPr="00A3423B" w:rsidRDefault="006601C6" w:rsidP="00937FA1">
      <w:pPr>
        <w:pStyle w:val="ListParagraph"/>
        <w:numPr>
          <w:ilvl w:val="2"/>
          <w:numId w:val="9"/>
        </w:numPr>
        <w:spacing w:line="360" w:lineRule="auto"/>
        <w:rPr>
          <w:rFonts w:ascii="Times New Roman" w:hAnsi="Times New Roman" w:cs="Times New Roman"/>
          <w:sz w:val="24"/>
          <w:szCs w:val="24"/>
        </w:rPr>
      </w:pPr>
      <w:del w:id="952" w:author="Ognjen" w:date="2017-01-17T12:27:00Z">
        <w:r w:rsidRPr="00A3423B" w:rsidDel="007929D7">
          <w:rPr>
            <w:rFonts w:ascii="Times New Roman" w:hAnsi="Times New Roman" w:cs="Times New Roman"/>
            <w:sz w:val="24"/>
            <w:szCs w:val="24"/>
          </w:rPr>
          <w:delText xml:space="preserve">Izmjenjuje </w:delText>
        </w:r>
      </w:del>
      <w:ins w:id="953" w:author="Ognjen" w:date="2017-01-17T12:27:00Z">
        <w:r w:rsidR="007929D7">
          <w:rPr>
            <w:rFonts w:ascii="Times New Roman" w:hAnsi="Times New Roman" w:cs="Times New Roman"/>
            <w:sz w:val="24"/>
            <w:szCs w:val="24"/>
          </w:rPr>
          <w:t>i</w:t>
        </w:r>
        <w:r w:rsidR="007929D7" w:rsidRPr="00A3423B">
          <w:rPr>
            <w:rFonts w:ascii="Times New Roman" w:hAnsi="Times New Roman" w:cs="Times New Roman"/>
            <w:sz w:val="24"/>
            <w:szCs w:val="24"/>
          </w:rPr>
          <w:t xml:space="preserve">zmjenjuje </w:t>
        </w:r>
      </w:ins>
      <w:r w:rsidRPr="00A3423B">
        <w:rPr>
          <w:rFonts w:ascii="Times New Roman" w:hAnsi="Times New Roman" w:cs="Times New Roman"/>
          <w:sz w:val="24"/>
          <w:szCs w:val="24"/>
        </w:rPr>
        <w:t xml:space="preserve">se </w:t>
      </w:r>
      <w:del w:id="954" w:author="Ognjen" w:date="2017-01-17T12:27:00Z">
        <w:r w:rsidRPr="00A3423B" w:rsidDel="007929D7">
          <w:rPr>
            <w:rFonts w:ascii="Times New Roman" w:hAnsi="Times New Roman" w:cs="Times New Roman"/>
            <w:sz w:val="24"/>
            <w:szCs w:val="24"/>
          </w:rPr>
          <w:delText xml:space="preserve">odredišni </w:delText>
        </w:r>
      </w:del>
      <w:ins w:id="955" w:author="Ognjen" w:date="2017-01-17T12:27:00Z">
        <w:r w:rsidR="007929D7" w:rsidRPr="00A3423B">
          <w:rPr>
            <w:rFonts w:ascii="Times New Roman" w:hAnsi="Times New Roman" w:cs="Times New Roman"/>
            <w:sz w:val="24"/>
            <w:szCs w:val="24"/>
          </w:rPr>
          <w:t>odredišn</w:t>
        </w:r>
        <w:r w:rsidR="007929D7">
          <w:rPr>
            <w:rFonts w:ascii="Times New Roman" w:hAnsi="Times New Roman" w:cs="Times New Roman"/>
            <w:sz w:val="24"/>
            <w:szCs w:val="24"/>
          </w:rPr>
          <w:t>a</w:t>
        </w:r>
        <w:r w:rsidR="007929D7" w:rsidRPr="00A3423B">
          <w:rPr>
            <w:rFonts w:ascii="Times New Roman" w:hAnsi="Times New Roman" w:cs="Times New Roman"/>
            <w:sz w:val="24"/>
            <w:szCs w:val="24"/>
          </w:rPr>
          <w:t xml:space="preserve"> </w:t>
        </w:r>
      </w:ins>
      <w:r w:rsidRPr="00A3423B">
        <w:rPr>
          <w:rFonts w:ascii="Times New Roman" w:hAnsi="Times New Roman" w:cs="Times New Roman"/>
          <w:sz w:val="24"/>
          <w:szCs w:val="24"/>
        </w:rPr>
        <w:t xml:space="preserve">TCP/UDP </w:t>
      </w:r>
      <w:ins w:id="956" w:author="Ognjen" w:date="2017-01-17T12:27:00Z">
        <w:r w:rsidR="007929D7">
          <w:rPr>
            <w:rFonts w:ascii="Times New Roman" w:hAnsi="Times New Roman" w:cs="Times New Roman"/>
            <w:sz w:val="24"/>
            <w:szCs w:val="24"/>
          </w:rPr>
          <w:t>vrata;</w:t>
        </w:r>
      </w:ins>
      <w:del w:id="957" w:author="Ognjen" w:date="2017-01-17T12:27:00Z">
        <w:r w:rsidRPr="00A3423B" w:rsidDel="007929D7">
          <w:rPr>
            <w:rFonts w:ascii="Times New Roman" w:hAnsi="Times New Roman" w:cs="Times New Roman"/>
            <w:sz w:val="24"/>
            <w:szCs w:val="24"/>
          </w:rPr>
          <w:delText>port.</w:delText>
        </w:r>
      </w:del>
    </w:p>
    <w:p w14:paraId="35331CC0" w14:textId="4852203A" w:rsidR="006601C6" w:rsidRPr="00A3423B" w:rsidRDefault="006601C6" w:rsidP="00937FA1">
      <w:pPr>
        <w:pStyle w:val="ListParagraph"/>
        <w:numPr>
          <w:ilvl w:val="2"/>
          <w:numId w:val="9"/>
        </w:numPr>
        <w:spacing w:line="360" w:lineRule="auto"/>
        <w:rPr>
          <w:rFonts w:ascii="Times New Roman" w:hAnsi="Times New Roman" w:cs="Times New Roman"/>
          <w:sz w:val="24"/>
          <w:szCs w:val="24"/>
        </w:rPr>
      </w:pPr>
      <w:del w:id="958" w:author="Ognjen" w:date="2017-01-17T12:27:00Z">
        <w:r w:rsidRPr="00A3423B" w:rsidDel="007929D7">
          <w:rPr>
            <w:rFonts w:ascii="Times New Roman" w:hAnsi="Times New Roman" w:cs="Times New Roman"/>
            <w:sz w:val="24"/>
            <w:szCs w:val="24"/>
          </w:rPr>
          <w:delText xml:space="preserve">Poruka </w:delText>
        </w:r>
      </w:del>
      <w:ins w:id="959" w:author="Ognjen" w:date="2017-01-17T12:27:00Z">
        <w:r w:rsidR="007929D7">
          <w:rPr>
            <w:rFonts w:ascii="Times New Roman" w:hAnsi="Times New Roman" w:cs="Times New Roman"/>
            <w:sz w:val="24"/>
            <w:szCs w:val="24"/>
          </w:rPr>
          <w:t>p</w:t>
        </w:r>
        <w:r w:rsidR="007929D7" w:rsidRPr="00A3423B">
          <w:rPr>
            <w:rFonts w:ascii="Times New Roman" w:hAnsi="Times New Roman" w:cs="Times New Roman"/>
            <w:sz w:val="24"/>
            <w:szCs w:val="24"/>
          </w:rPr>
          <w:t xml:space="preserve">oruka </w:t>
        </w:r>
      </w:ins>
      <w:r w:rsidRPr="00A3423B">
        <w:rPr>
          <w:rFonts w:ascii="Times New Roman" w:hAnsi="Times New Roman" w:cs="Times New Roman"/>
          <w:sz w:val="24"/>
          <w:szCs w:val="24"/>
        </w:rPr>
        <w:t>se prosljeđuje na red čekanja pripadajućeg p</w:t>
      </w:r>
      <w:del w:id="960" w:author="Ognjen" w:date="2017-01-17T12:27:00Z">
        <w:r w:rsidRPr="00A3423B" w:rsidDel="007929D7">
          <w:rPr>
            <w:rFonts w:ascii="Times New Roman" w:hAnsi="Times New Roman" w:cs="Times New Roman"/>
            <w:sz w:val="24"/>
            <w:szCs w:val="24"/>
          </w:rPr>
          <w:delText>orta.</w:delText>
        </w:r>
      </w:del>
      <w:ins w:id="961" w:author="Ognjen" w:date="2017-01-17T12:27:00Z">
        <w:r w:rsidR="007929D7">
          <w:rPr>
            <w:rFonts w:ascii="Times New Roman" w:hAnsi="Times New Roman" w:cs="Times New Roman"/>
            <w:sz w:val="24"/>
            <w:szCs w:val="24"/>
          </w:rPr>
          <w:t>riključka;</w:t>
        </w:r>
      </w:ins>
    </w:p>
    <w:p w14:paraId="04E2BD82" w14:textId="5B7FA64F" w:rsidR="006601C6" w:rsidRPr="00A3423B" w:rsidRDefault="006601C6" w:rsidP="00937FA1">
      <w:pPr>
        <w:pStyle w:val="ListParagraph"/>
        <w:numPr>
          <w:ilvl w:val="0"/>
          <w:numId w:val="9"/>
        </w:numPr>
        <w:spacing w:line="360" w:lineRule="auto"/>
        <w:rPr>
          <w:rFonts w:ascii="Times New Roman" w:hAnsi="Times New Roman" w:cs="Times New Roman"/>
          <w:sz w:val="24"/>
          <w:szCs w:val="24"/>
        </w:rPr>
      </w:pPr>
      <w:del w:id="962" w:author="Ognjen" w:date="2017-01-17T12:27:00Z">
        <w:r w:rsidRPr="00A3423B" w:rsidDel="007929D7">
          <w:rPr>
            <w:rFonts w:ascii="Times New Roman" w:hAnsi="Times New Roman" w:cs="Times New Roman"/>
            <w:sz w:val="24"/>
            <w:szCs w:val="24"/>
          </w:rPr>
          <w:delText xml:space="preserve">Definicije </w:delText>
        </w:r>
      </w:del>
      <w:ins w:id="963" w:author="Ognjen" w:date="2017-01-17T12:27:00Z">
        <w:r w:rsidR="007929D7">
          <w:rPr>
            <w:rFonts w:ascii="Times New Roman" w:hAnsi="Times New Roman" w:cs="Times New Roman"/>
            <w:sz w:val="24"/>
            <w:szCs w:val="24"/>
          </w:rPr>
          <w:t>d</w:t>
        </w:r>
        <w:r w:rsidR="007929D7" w:rsidRPr="00A3423B">
          <w:rPr>
            <w:rFonts w:ascii="Times New Roman" w:hAnsi="Times New Roman" w:cs="Times New Roman"/>
            <w:sz w:val="24"/>
            <w:szCs w:val="24"/>
          </w:rPr>
          <w:t xml:space="preserve">efinicije </w:t>
        </w:r>
      </w:ins>
      <w:del w:id="964" w:author="Ognjen" w:date="2017-01-17T12:27:00Z">
        <w:r w:rsidRPr="00A3423B" w:rsidDel="007929D7">
          <w:rPr>
            <w:rFonts w:ascii="Times New Roman" w:hAnsi="Times New Roman" w:cs="Times New Roman"/>
            <w:sz w:val="24"/>
            <w:szCs w:val="24"/>
          </w:rPr>
          <w:delText>portova.</w:delText>
        </w:r>
      </w:del>
      <w:ins w:id="965" w:author="Ognjen" w:date="2017-01-17T12:27:00Z">
        <w:r w:rsidR="007929D7">
          <w:rPr>
            <w:rFonts w:ascii="Times New Roman" w:hAnsi="Times New Roman" w:cs="Times New Roman"/>
            <w:sz w:val="24"/>
            <w:szCs w:val="24"/>
          </w:rPr>
          <w:t>priključaka („Port Definitions“):</w:t>
        </w:r>
      </w:ins>
    </w:p>
    <w:p w14:paraId="098CC9D8" w14:textId="028524BC" w:rsidR="006601C6" w:rsidRPr="00A3423B" w:rsidRDefault="00D07DB0" w:rsidP="00937FA1">
      <w:pPr>
        <w:pStyle w:val="ListParagraph"/>
        <w:numPr>
          <w:ilvl w:val="1"/>
          <w:numId w:val="9"/>
        </w:numPr>
        <w:spacing w:line="360" w:lineRule="auto"/>
        <w:rPr>
          <w:rFonts w:ascii="Times New Roman" w:hAnsi="Times New Roman" w:cs="Times New Roman"/>
          <w:sz w:val="24"/>
          <w:szCs w:val="24"/>
        </w:rPr>
      </w:pPr>
      <w:del w:id="966" w:author="Ognjen" w:date="2017-01-17T12:27:00Z">
        <w:r w:rsidDel="007929D7">
          <w:fldChar w:fldCharType="begin"/>
        </w:r>
        <w:r w:rsidDel="007929D7">
          <w:delInstrText xml:space="preserve"> HYPERLINK \l "_Struktura_fizičkog_porta" </w:delInstrText>
        </w:r>
        <w:r w:rsidDel="007929D7">
          <w:fldChar w:fldCharType="separate"/>
        </w:r>
        <w:r w:rsidR="006601C6" w:rsidRPr="007929D7" w:rsidDel="007929D7">
          <w:rPr>
            <w:rPrChange w:id="967" w:author="Ognjen" w:date="2017-01-17T12:27:00Z">
              <w:rPr>
                <w:rStyle w:val="Hyperlink"/>
                <w:rFonts w:ascii="Times New Roman" w:hAnsi="Times New Roman" w:cs="Times New Roman"/>
                <w:sz w:val="24"/>
                <w:szCs w:val="24"/>
              </w:rPr>
            </w:rPrChange>
          </w:rPr>
          <w:delText>Port 1 .. n.</w:delText>
        </w:r>
        <w:r w:rsidDel="007929D7">
          <w:rPr>
            <w:rStyle w:val="Hyperlink"/>
            <w:rFonts w:ascii="Times New Roman" w:hAnsi="Times New Roman" w:cs="Times New Roman"/>
            <w:sz w:val="24"/>
            <w:szCs w:val="24"/>
          </w:rPr>
          <w:fldChar w:fldCharType="end"/>
        </w:r>
      </w:del>
      <w:ins w:id="968" w:author="Ognjen" w:date="2017-01-17T12:27:00Z">
        <w:r w:rsidR="007929D7" w:rsidRPr="007929D7">
          <w:rPr>
            <w:rPrChange w:id="969" w:author="Ognjen" w:date="2017-01-17T12:27:00Z">
              <w:rPr>
                <w:rStyle w:val="Hyperlink"/>
                <w:rFonts w:ascii="Times New Roman" w:hAnsi="Times New Roman" w:cs="Times New Roman"/>
                <w:sz w:val="24"/>
                <w:szCs w:val="24"/>
              </w:rPr>
            </w:rPrChange>
          </w:rPr>
          <w:t>Port 1 .. n.</w:t>
        </w:r>
      </w:ins>
    </w:p>
    <w:p w14:paraId="79281DFC" w14:textId="77777777" w:rsidR="006601C6" w:rsidRPr="00A3423B" w:rsidRDefault="006601C6" w:rsidP="00937FA1">
      <w:pPr>
        <w:spacing w:line="360" w:lineRule="auto"/>
        <w:rPr>
          <w:rFonts w:eastAsiaTheme="majorEastAsia"/>
          <w:color w:val="2F5496" w:themeColor="accent1" w:themeShade="BF"/>
          <w:sz w:val="24"/>
          <w:szCs w:val="24"/>
          <w:lang w:val="hr-HR"/>
        </w:rPr>
      </w:pPr>
      <w:r w:rsidRPr="00A3423B">
        <w:rPr>
          <w:sz w:val="24"/>
          <w:szCs w:val="24"/>
          <w:lang w:val="hr-HR"/>
        </w:rPr>
        <w:br w:type="page"/>
      </w:r>
    </w:p>
    <w:p w14:paraId="1313476F" w14:textId="48DEFF29" w:rsidR="006601C6" w:rsidRPr="00A3423B" w:rsidRDefault="007929D7" w:rsidP="00937FA1">
      <w:pPr>
        <w:pStyle w:val="Heading2"/>
        <w:spacing w:line="360" w:lineRule="auto"/>
        <w:rPr>
          <w:rFonts w:cs="Arial"/>
          <w:sz w:val="24"/>
          <w:szCs w:val="24"/>
          <w:lang w:val="hr-HR"/>
        </w:rPr>
      </w:pPr>
      <w:bookmarkStart w:id="970" w:name="_Toc472077974"/>
      <w:ins w:id="971" w:author="Ognjen" w:date="2017-01-17T12:27:00Z">
        <w:r>
          <w:rPr>
            <w:rFonts w:cs="Arial"/>
            <w:sz w:val="24"/>
            <w:szCs w:val="24"/>
            <w:lang w:val="hr-HR"/>
          </w:rPr>
          <w:lastRenderedPageBreak/>
          <w:t xml:space="preserve">Poruka </w:t>
        </w:r>
      </w:ins>
      <w:r w:rsidR="006601C6" w:rsidRPr="00A3423B">
        <w:rPr>
          <w:rFonts w:cs="Arial"/>
          <w:sz w:val="24"/>
          <w:szCs w:val="24"/>
          <w:lang w:val="hr-HR"/>
        </w:rPr>
        <w:t>OFTP_ERROR</w:t>
      </w:r>
      <w:bookmarkEnd w:id="970"/>
    </w:p>
    <w:p w14:paraId="65A81C9A" w14:textId="64BC146A" w:rsidR="006601C6" w:rsidRPr="00A3423B" w:rsidRDefault="00CF08B4" w:rsidP="00937FA1">
      <w:pPr>
        <w:spacing w:line="360" w:lineRule="auto"/>
        <w:jc w:val="both"/>
        <w:rPr>
          <w:sz w:val="24"/>
          <w:szCs w:val="24"/>
          <w:lang w:val="hr-HR"/>
        </w:rPr>
      </w:pPr>
      <w:r w:rsidRPr="00A3423B">
        <w:rPr>
          <w:noProof/>
          <w:sz w:val="24"/>
          <w:szCs w:val="24"/>
          <w:lang w:val="hr-HR" w:eastAsia="hr-HR"/>
        </w:rPr>
        <w:drawing>
          <wp:anchor distT="0" distB="0" distL="114300" distR="114300" simplePos="0" relativeHeight="251663360" behindDoc="0" locked="0" layoutInCell="1" allowOverlap="1" wp14:anchorId="06575C76" wp14:editId="6082D4B6">
            <wp:simplePos x="0" y="0"/>
            <wp:positionH relativeFrom="margin">
              <wp:posOffset>600075</wp:posOffset>
            </wp:positionH>
            <wp:positionV relativeFrom="paragraph">
              <wp:posOffset>673100</wp:posOffset>
            </wp:positionV>
            <wp:extent cx="4730115" cy="1904365"/>
            <wp:effectExtent l="0" t="0" r="0" b="63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FP Error.png"/>
                    <pic:cNvPicPr/>
                  </pic:nvPicPr>
                  <pic:blipFill rotWithShape="1">
                    <a:blip r:embed="rId20">
                      <a:extLst>
                        <a:ext uri="{28A0092B-C50C-407E-A947-70E740481C1C}">
                          <a14:useLocalDpi xmlns:a14="http://schemas.microsoft.com/office/drawing/2010/main" val="0"/>
                        </a:ext>
                      </a:extLst>
                    </a:blip>
                    <a:srcRect l="661" t="31158" r="73876" b="50617"/>
                    <a:stretch/>
                  </pic:blipFill>
                  <pic:spPr bwMode="auto">
                    <a:xfrm>
                      <a:off x="0" y="0"/>
                      <a:ext cx="4730115" cy="1904365"/>
                    </a:xfrm>
                    <a:prstGeom prst="rect">
                      <a:avLst/>
                    </a:prstGeom>
                    <a:ln>
                      <a:noFill/>
                    </a:ln>
                    <a:extLst>
                      <a:ext uri="{53640926-AAD7-44D8-BBD7-CCE9431645EC}">
                        <a14:shadowObscured xmlns:a14="http://schemas.microsoft.com/office/drawing/2010/main"/>
                      </a:ext>
                    </a:extLst>
                  </pic:spPr>
                </pic:pic>
              </a:graphicData>
            </a:graphic>
          </wp:anchor>
        </w:drawing>
      </w:r>
      <w:r w:rsidRPr="00A3423B">
        <w:rPr>
          <w:noProof/>
          <w:lang w:val="hr-HR" w:eastAsia="hr-HR"/>
        </w:rPr>
        <mc:AlternateContent>
          <mc:Choice Requires="wps">
            <w:drawing>
              <wp:anchor distT="0" distB="0" distL="114300" distR="114300" simplePos="0" relativeHeight="251702272" behindDoc="0" locked="0" layoutInCell="1" allowOverlap="1" wp14:anchorId="16272CA7" wp14:editId="77E8B0AC">
                <wp:simplePos x="0" y="0"/>
                <wp:positionH relativeFrom="column">
                  <wp:posOffset>600075</wp:posOffset>
                </wp:positionH>
                <wp:positionV relativeFrom="paragraph">
                  <wp:posOffset>2634615</wp:posOffset>
                </wp:positionV>
                <wp:extent cx="4730115" cy="635"/>
                <wp:effectExtent l="0" t="0" r="0" b="0"/>
                <wp:wrapTopAndBottom/>
                <wp:docPr id="31" name="Text Box 31"/>
                <wp:cNvGraphicFramePr/>
                <a:graphic xmlns:a="http://schemas.openxmlformats.org/drawingml/2006/main">
                  <a:graphicData uri="http://schemas.microsoft.com/office/word/2010/wordprocessingShape">
                    <wps:wsp>
                      <wps:cNvSpPr txBox="1"/>
                      <wps:spPr>
                        <a:xfrm>
                          <a:off x="0" y="0"/>
                          <a:ext cx="4730115" cy="635"/>
                        </a:xfrm>
                        <a:prstGeom prst="rect">
                          <a:avLst/>
                        </a:prstGeom>
                        <a:solidFill>
                          <a:prstClr val="white"/>
                        </a:solidFill>
                        <a:ln>
                          <a:noFill/>
                        </a:ln>
                      </wps:spPr>
                      <wps:txbx>
                        <w:txbxContent>
                          <w:p w14:paraId="7090D85D" w14:textId="30DBCD7D" w:rsidR="008E074F" w:rsidRPr="00396F63" w:rsidRDefault="008E074F" w:rsidP="00CF08B4">
                            <w:pPr>
                              <w:pStyle w:val="Caption"/>
                              <w:jc w:val="center"/>
                              <w:rPr>
                                <w:rFonts w:ascii="Times New Roman" w:eastAsia="Times New Roman" w:hAnsi="Times New Roman" w:cs="Times New Roman"/>
                                <w:noProof/>
                                <w:sz w:val="24"/>
                                <w:szCs w:val="24"/>
                              </w:rPr>
                            </w:pPr>
                            <w:bookmarkStart w:id="972" w:name="_Toc472075309"/>
                            <w:r>
                              <w:t xml:space="preserve">Slika </w:t>
                            </w:r>
                            <w:r>
                              <w:fldChar w:fldCharType="begin"/>
                            </w:r>
                            <w:r>
                              <w:instrText xml:space="preserve"> SEQ Slika \* ARABIC </w:instrText>
                            </w:r>
                            <w:r>
                              <w:fldChar w:fldCharType="separate"/>
                            </w:r>
                            <w:r>
                              <w:rPr>
                                <w:noProof/>
                              </w:rPr>
                              <w:t>10</w:t>
                            </w:r>
                            <w:r>
                              <w:rPr>
                                <w:noProof/>
                              </w:rPr>
                              <w:fldChar w:fldCharType="end"/>
                            </w:r>
                            <w:r>
                              <w:t xml:space="preserve"> </w:t>
                            </w:r>
                            <w:ins w:id="973" w:author="Ognjen" w:date="2017-01-17T12:28:00Z">
                              <w:r>
                                <w:t xml:space="preserve">Poruka </w:t>
                              </w:r>
                            </w:ins>
                            <w:r>
                              <w:t>OFTP_ERROR</w:t>
                            </w:r>
                            <w:del w:id="974" w:author="Ognjen" w:date="2017-01-17T12:28:00Z">
                              <w:r w:rsidDel="007929D7">
                                <w:delText xml:space="preserve"> </w:delText>
                              </w:r>
                              <w:r w:rsidRPr="00E80E05" w:rsidDel="007929D7">
                                <w:delText>unutar Wiresharka 1.6.7.</w:delText>
                              </w:r>
                            </w:del>
                            <w:bookmarkEnd w:id="9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272CA7" id="Text Box 31" o:spid="_x0000_s1035" type="#_x0000_t202" style="position:absolute;left:0;text-align:left;margin-left:47.25pt;margin-top:207.45pt;width:372.45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" stroked="f">
                <v:textbox style="mso-fit-shape-to-text:t" inset="0,0,0,0">
                  <w:txbxContent>
                    <w:p w14:paraId="7090D85D" w14:textId="30DBCD7D" w:rsidR="008E074F" w:rsidRPr="00396F63" w:rsidRDefault="008E074F" w:rsidP="00CF08B4">
                      <w:pPr>
                        <w:pStyle w:val="Caption"/>
                        <w:jc w:val="center"/>
                        <w:rPr>
                          <w:rFonts w:ascii="Times New Roman" w:eastAsia="Times New Roman" w:hAnsi="Times New Roman" w:cs="Times New Roman"/>
                          <w:noProof/>
                          <w:sz w:val="24"/>
                          <w:szCs w:val="24"/>
                        </w:rPr>
                      </w:pPr>
                      <w:bookmarkStart w:id="975" w:name="_Toc472075309"/>
                      <w:r>
                        <w:t xml:space="preserve">Slika </w:t>
                      </w:r>
                      <w:r>
                        <w:fldChar w:fldCharType="begin"/>
                      </w:r>
                      <w:r>
                        <w:instrText xml:space="preserve"> SEQ Slika \* ARABIC </w:instrText>
                      </w:r>
                      <w:r>
                        <w:fldChar w:fldCharType="separate"/>
                      </w:r>
                      <w:r>
                        <w:rPr>
                          <w:noProof/>
                        </w:rPr>
                        <w:t>10</w:t>
                      </w:r>
                      <w:r>
                        <w:rPr>
                          <w:noProof/>
                        </w:rPr>
                        <w:fldChar w:fldCharType="end"/>
                      </w:r>
                      <w:r>
                        <w:t xml:space="preserve"> </w:t>
                      </w:r>
                      <w:ins w:id="976" w:author="Ognjen" w:date="2017-01-17T12:28:00Z">
                        <w:r>
                          <w:t xml:space="preserve">Poruka </w:t>
                        </w:r>
                      </w:ins>
                      <w:r>
                        <w:t>OFTP_ERROR</w:t>
                      </w:r>
                      <w:del w:id="977" w:author="Ognjen" w:date="2017-01-17T12:28:00Z">
                        <w:r w:rsidDel="007929D7">
                          <w:delText xml:space="preserve"> </w:delText>
                        </w:r>
                        <w:r w:rsidRPr="00E80E05" w:rsidDel="007929D7">
                          <w:delText>unutar Wiresharka 1.6.7.</w:delText>
                        </w:r>
                      </w:del>
                      <w:bookmarkEnd w:id="975"/>
                    </w:p>
                  </w:txbxContent>
                </v:textbox>
                <w10:wrap type="topAndBottom"/>
              </v:shape>
            </w:pict>
          </mc:Fallback>
        </mc:AlternateContent>
      </w:r>
      <w:r w:rsidR="006601C6" w:rsidRPr="00A3423B">
        <w:rPr>
          <w:sz w:val="24"/>
          <w:szCs w:val="24"/>
          <w:lang w:val="hr-HR"/>
        </w:rPr>
        <w:t xml:space="preserve">Poruka poslana od strane </w:t>
      </w:r>
      <w:r w:rsidRPr="00A3423B">
        <w:rPr>
          <w:sz w:val="24"/>
          <w:szCs w:val="24"/>
          <w:lang w:val="hr-HR"/>
        </w:rPr>
        <w:t xml:space="preserve">mrežnog uređaja </w:t>
      </w:r>
      <w:ins w:id="978" w:author="Ognjen" w:date="2017-01-17T12:28:00Z">
        <w:r w:rsidR="007929D7">
          <w:rPr>
            <w:sz w:val="24"/>
            <w:szCs w:val="24"/>
            <w:lang w:val="hr-HR"/>
          </w:rPr>
          <w:t xml:space="preserve">SDN </w:t>
        </w:r>
      </w:ins>
      <w:r w:rsidRPr="00A3423B">
        <w:rPr>
          <w:sz w:val="24"/>
          <w:szCs w:val="24"/>
          <w:lang w:val="hr-HR"/>
        </w:rPr>
        <w:t>upravljačkom uređaju</w:t>
      </w:r>
      <w:ins w:id="979" w:author="Ognjen" w:date="2017-01-17T12:28:00Z">
        <w:r w:rsidR="007929D7">
          <w:rPr>
            <w:sz w:val="24"/>
            <w:szCs w:val="24"/>
            <w:lang w:val="hr-HR"/>
          </w:rPr>
          <w:t xml:space="preserve"> (slika 10),</w:t>
        </w:r>
      </w:ins>
      <w:r w:rsidR="006601C6" w:rsidRPr="00A3423B">
        <w:rPr>
          <w:sz w:val="24"/>
          <w:szCs w:val="24"/>
          <w:lang w:val="hr-HR"/>
        </w:rPr>
        <w:t xml:space="preserve"> koja obavještava o nastalom problemu. Spada pod nepromjenjive i simetrične poruke.</w:t>
      </w:r>
    </w:p>
    <w:p w14:paraId="7D5E3162" w14:textId="77777777" w:rsidR="006601C6" w:rsidRPr="00A3423B" w:rsidRDefault="006601C6" w:rsidP="00937FA1">
      <w:pPr>
        <w:spacing w:line="360" w:lineRule="auto"/>
        <w:rPr>
          <w:sz w:val="24"/>
          <w:szCs w:val="24"/>
          <w:lang w:val="hr-HR"/>
        </w:rPr>
      </w:pPr>
      <w:r w:rsidRPr="00A3423B">
        <w:rPr>
          <w:sz w:val="24"/>
          <w:szCs w:val="24"/>
          <w:lang w:val="hr-HR"/>
        </w:rPr>
        <w:t>Struktura poruke:</w:t>
      </w:r>
    </w:p>
    <w:p w14:paraId="21997CF5" w14:textId="437793F0" w:rsidR="006601C6" w:rsidRPr="00A3423B" w:rsidRDefault="00D07DB0" w:rsidP="00937FA1">
      <w:pPr>
        <w:widowControl/>
        <w:numPr>
          <w:ilvl w:val="0"/>
          <w:numId w:val="12"/>
        </w:numPr>
        <w:spacing w:line="360" w:lineRule="auto"/>
        <w:rPr>
          <w:sz w:val="24"/>
          <w:szCs w:val="24"/>
          <w:lang w:val="hr-HR"/>
        </w:rPr>
      </w:pPr>
      <w:del w:id="980" w:author="Ognjen" w:date="2017-01-17T12:28:00Z">
        <w:r w:rsidDel="007929D7">
          <w:fldChar w:fldCharType="begin"/>
        </w:r>
        <w:r w:rsidDel="007929D7">
          <w:delInstrText xml:space="preserve"> HYPERLINK \l "_Zaglavlje" </w:delInstrText>
        </w:r>
        <w:r w:rsidDel="007929D7">
          <w:fldChar w:fldCharType="separate"/>
        </w:r>
        <w:r w:rsidR="006601C6" w:rsidRPr="007929D7" w:rsidDel="007929D7">
          <w:rPr>
            <w:rPrChange w:id="981" w:author="Ognjen" w:date="2017-01-17T12:28:00Z">
              <w:rPr>
                <w:rStyle w:val="Hyperlink"/>
                <w:sz w:val="24"/>
                <w:szCs w:val="24"/>
                <w:lang w:val="hr-HR"/>
              </w:rPr>
            </w:rPrChange>
          </w:rPr>
          <w:delText>OpenFlow zaglavlje.</w:delText>
        </w:r>
        <w:r w:rsidDel="007929D7">
          <w:rPr>
            <w:rStyle w:val="Hyperlink"/>
            <w:sz w:val="24"/>
            <w:szCs w:val="24"/>
            <w:lang w:val="hr-HR"/>
          </w:rPr>
          <w:fldChar w:fldCharType="end"/>
        </w:r>
      </w:del>
      <w:ins w:id="982" w:author="Ognjen" w:date="2017-01-17T12:28:00Z">
        <w:r w:rsidR="007929D7" w:rsidRPr="007929D7">
          <w:rPr>
            <w:rPrChange w:id="983" w:author="Ognjen" w:date="2017-01-17T12:28:00Z">
              <w:rPr>
                <w:rStyle w:val="Hyperlink"/>
                <w:sz w:val="24"/>
                <w:szCs w:val="24"/>
                <w:lang w:val="hr-HR"/>
              </w:rPr>
            </w:rPrChange>
          </w:rPr>
          <w:t>OpenFlow zaglavlje</w:t>
        </w:r>
        <w:r w:rsidR="007929D7">
          <w:rPr>
            <w:sz w:val="24"/>
            <w:szCs w:val="24"/>
            <w:lang w:val="hr-HR"/>
          </w:rPr>
          <w:t>;</w:t>
        </w:r>
      </w:ins>
    </w:p>
    <w:p w14:paraId="185B7C54" w14:textId="3983D85B" w:rsidR="006601C6" w:rsidRPr="00A3423B" w:rsidRDefault="006601C6" w:rsidP="00937FA1">
      <w:pPr>
        <w:widowControl/>
        <w:numPr>
          <w:ilvl w:val="0"/>
          <w:numId w:val="12"/>
        </w:numPr>
        <w:spacing w:line="360" w:lineRule="auto"/>
        <w:rPr>
          <w:sz w:val="24"/>
          <w:szCs w:val="24"/>
          <w:lang w:val="hr-HR"/>
        </w:rPr>
      </w:pPr>
      <w:del w:id="984" w:author="Ognjen" w:date="2017-01-17T12:28:00Z">
        <w:r w:rsidRPr="00A3423B" w:rsidDel="007929D7">
          <w:rPr>
            <w:sz w:val="24"/>
            <w:szCs w:val="24"/>
            <w:lang w:val="hr-HR"/>
          </w:rPr>
          <w:delText xml:space="preserve">Vrsta </w:delText>
        </w:r>
      </w:del>
      <w:ins w:id="985" w:author="Ognjen" w:date="2017-01-17T12:28:00Z">
        <w:r w:rsidR="007929D7">
          <w:rPr>
            <w:sz w:val="24"/>
            <w:szCs w:val="24"/>
            <w:lang w:val="hr-HR"/>
          </w:rPr>
          <w:t>v</w:t>
        </w:r>
        <w:r w:rsidR="007929D7" w:rsidRPr="00A3423B">
          <w:rPr>
            <w:sz w:val="24"/>
            <w:szCs w:val="24"/>
            <w:lang w:val="hr-HR"/>
          </w:rPr>
          <w:t xml:space="preserve">rsta </w:t>
        </w:r>
      </w:ins>
      <w:r w:rsidRPr="00A3423B">
        <w:rPr>
          <w:sz w:val="24"/>
          <w:szCs w:val="24"/>
          <w:lang w:val="hr-HR"/>
        </w:rPr>
        <w:t>poruke</w:t>
      </w:r>
      <w:ins w:id="986" w:author="Ognjen" w:date="2017-01-17T12:29:00Z">
        <w:r w:rsidR="007929D7">
          <w:rPr>
            <w:sz w:val="24"/>
            <w:szCs w:val="24"/>
            <w:lang w:val="hr-HR"/>
          </w:rPr>
          <w:t xml:space="preserve"> </w:t>
        </w:r>
        <w:commentRangeStart w:id="987"/>
        <w:r w:rsidR="007929D7">
          <w:rPr>
            <w:sz w:val="24"/>
            <w:szCs w:val="24"/>
            <w:lang w:val="hr-HR"/>
          </w:rPr>
          <w:t>(„Error Message“)</w:t>
        </w:r>
      </w:ins>
      <w:commentRangeEnd w:id="987"/>
      <w:ins w:id="988" w:author="Ognjen" w:date="2017-01-17T12:53:00Z">
        <w:r w:rsidR="00F83716">
          <w:rPr>
            <w:rStyle w:val="CommentReference"/>
          </w:rPr>
          <w:commentReference w:id="987"/>
        </w:r>
      </w:ins>
      <w:r w:rsidRPr="00A3423B">
        <w:rPr>
          <w:sz w:val="24"/>
          <w:szCs w:val="24"/>
          <w:lang w:val="hr-HR"/>
        </w:rPr>
        <w:t xml:space="preserve"> koja opisuje do kakve </w:t>
      </w:r>
      <w:ins w:id="989" w:author="Ognjen" w:date="2017-01-17T12:28:00Z">
        <w:r w:rsidR="007929D7">
          <w:rPr>
            <w:sz w:val="24"/>
            <w:szCs w:val="24"/>
            <w:lang w:val="hr-HR"/>
          </w:rPr>
          <w:t>po</w:t>
        </w:r>
      </w:ins>
      <w:r w:rsidRPr="00A3423B">
        <w:rPr>
          <w:sz w:val="24"/>
          <w:szCs w:val="24"/>
          <w:lang w:val="hr-HR"/>
        </w:rPr>
        <w:t>greške je došlo</w:t>
      </w:r>
      <w:del w:id="990" w:author="Ognjen" w:date="2017-01-17T12:28:00Z">
        <w:r w:rsidRPr="00A3423B" w:rsidDel="007929D7">
          <w:rPr>
            <w:sz w:val="24"/>
            <w:szCs w:val="24"/>
            <w:lang w:val="hr-HR"/>
          </w:rPr>
          <w:delText>.</w:delText>
        </w:r>
      </w:del>
      <w:ins w:id="991" w:author="Ognjen" w:date="2017-01-17T12:28:00Z">
        <w:r w:rsidR="007929D7">
          <w:rPr>
            <w:sz w:val="24"/>
            <w:szCs w:val="24"/>
            <w:lang w:val="hr-HR"/>
          </w:rPr>
          <w:t>;</w:t>
        </w:r>
      </w:ins>
    </w:p>
    <w:p w14:paraId="08BD5446" w14:textId="08D045C7" w:rsidR="006601C6" w:rsidRPr="00A3423B" w:rsidRDefault="006601C6">
      <w:pPr>
        <w:widowControl/>
        <w:numPr>
          <w:ilvl w:val="1"/>
          <w:numId w:val="12"/>
        </w:numPr>
        <w:spacing w:line="360" w:lineRule="auto"/>
        <w:rPr>
          <w:sz w:val="24"/>
          <w:szCs w:val="24"/>
          <w:lang w:val="hr-HR"/>
        </w:rPr>
        <w:pPrChange w:id="992" w:author="Ognjen" w:date="2017-01-17T12:29:00Z">
          <w:pPr>
            <w:widowControl/>
            <w:numPr>
              <w:numId w:val="12"/>
            </w:numPr>
            <w:spacing w:line="360" w:lineRule="auto"/>
            <w:ind w:left="720" w:hanging="360"/>
          </w:pPr>
        </w:pPrChange>
      </w:pPr>
      <w:del w:id="993" w:author="Ognjen" w:date="2017-01-17T12:29:00Z">
        <w:r w:rsidRPr="00A3423B" w:rsidDel="007929D7">
          <w:rPr>
            <w:sz w:val="24"/>
            <w:szCs w:val="24"/>
            <w:lang w:val="hr-HR"/>
          </w:rPr>
          <w:delText xml:space="preserve">Pobliže </w:delText>
        </w:r>
      </w:del>
      <w:ins w:id="994" w:author="Ognjen" w:date="2017-01-17T12:29:00Z">
        <w:r w:rsidR="007929D7">
          <w:rPr>
            <w:sz w:val="24"/>
            <w:szCs w:val="24"/>
            <w:lang w:val="hr-HR"/>
          </w:rPr>
          <w:t>p</w:t>
        </w:r>
        <w:r w:rsidR="007929D7" w:rsidRPr="00A3423B">
          <w:rPr>
            <w:sz w:val="24"/>
            <w:szCs w:val="24"/>
            <w:lang w:val="hr-HR"/>
          </w:rPr>
          <w:t xml:space="preserve">obliže </w:t>
        </w:r>
      </w:ins>
      <w:r w:rsidRPr="00A3423B">
        <w:rPr>
          <w:sz w:val="24"/>
          <w:szCs w:val="24"/>
          <w:lang w:val="hr-HR"/>
        </w:rPr>
        <w:t xml:space="preserve">opisuje vrstu </w:t>
      </w:r>
      <w:ins w:id="995" w:author="Ognjen" w:date="2017-01-17T12:29:00Z">
        <w:r w:rsidR="007929D7">
          <w:rPr>
            <w:sz w:val="24"/>
            <w:szCs w:val="24"/>
            <w:lang w:val="hr-HR"/>
          </w:rPr>
          <w:t>po</w:t>
        </w:r>
      </w:ins>
      <w:r w:rsidRPr="00A3423B">
        <w:rPr>
          <w:sz w:val="24"/>
          <w:szCs w:val="24"/>
          <w:lang w:val="hr-HR"/>
        </w:rPr>
        <w:t>greške</w:t>
      </w:r>
      <w:ins w:id="996" w:author="Ognjen" w:date="2017-01-17T12:30:00Z">
        <w:r w:rsidR="007929D7">
          <w:rPr>
            <w:sz w:val="24"/>
            <w:szCs w:val="24"/>
            <w:lang w:val="hr-HR"/>
          </w:rPr>
          <w:t xml:space="preserve"> („Error Message Type“)</w:t>
        </w:r>
      </w:ins>
      <w:r w:rsidRPr="00A3423B">
        <w:rPr>
          <w:sz w:val="24"/>
          <w:szCs w:val="24"/>
          <w:lang w:val="hr-HR"/>
        </w:rPr>
        <w:t xml:space="preserve"> koja se dogodila, ovisno o prethodnom parametru</w:t>
      </w:r>
      <w:del w:id="997" w:author="Ognjen" w:date="2017-01-17T12:30:00Z">
        <w:r w:rsidRPr="00A3423B" w:rsidDel="007929D7">
          <w:rPr>
            <w:sz w:val="24"/>
            <w:szCs w:val="24"/>
            <w:lang w:val="hr-HR"/>
          </w:rPr>
          <w:delText>.</w:delText>
        </w:r>
      </w:del>
      <w:ins w:id="998" w:author="Ognjen" w:date="2017-01-17T12:30:00Z">
        <w:r w:rsidR="007929D7">
          <w:rPr>
            <w:sz w:val="24"/>
            <w:szCs w:val="24"/>
            <w:lang w:val="hr-HR"/>
          </w:rPr>
          <w:t>;</w:t>
        </w:r>
      </w:ins>
    </w:p>
    <w:p w14:paraId="6256A5EB" w14:textId="432A4082" w:rsidR="006601C6" w:rsidRPr="00A3423B" w:rsidRDefault="006601C6">
      <w:pPr>
        <w:widowControl/>
        <w:numPr>
          <w:ilvl w:val="1"/>
          <w:numId w:val="12"/>
        </w:numPr>
        <w:spacing w:line="360" w:lineRule="auto"/>
        <w:rPr>
          <w:sz w:val="24"/>
          <w:szCs w:val="24"/>
          <w:lang w:val="hr-HR"/>
        </w:rPr>
        <w:pPrChange w:id="999" w:author="Ognjen" w:date="2017-01-17T12:32:00Z">
          <w:pPr>
            <w:widowControl/>
            <w:numPr>
              <w:numId w:val="12"/>
            </w:numPr>
            <w:spacing w:line="360" w:lineRule="auto"/>
            <w:ind w:left="720" w:hanging="360"/>
          </w:pPr>
        </w:pPrChange>
      </w:pPr>
      <w:del w:id="1000" w:author="Ognjen" w:date="2017-01-17T12:30:00Z">
        <w:r w:rsidRPr="00A3423B" w:rsidDel="007929D7">
          <w:rPr>
            <w:sz w:val="24"/>
            <w:szCs w:val="24"/>
            <w:lang w:val="hr-HR"/>
          </w:rPr>
          <w:delText xml:space="preserve">Podaci </w:delText>
        </w:r>
      </w:del>
      <w:ins w:id="1001" w:author="Ognjen" w:date="2017-01-17T12:30:00Z">
        <w:r w:rsidR="007929D7">
          <w:rPr>
            <w:sz w:val="24"/>
            <w:szCs w:val="24"/>
            <w:lang w:val="hr-HR"/>
          </w:rPr>
          <w:t>p</w:t>
        </w:r>
        <w:r w:rsidR="007929D7" w:rsidRPr="00A3423B">
          <w:rPr>
            <w:sz w:val="24"/>
            <w:szCs w:val="24"/>
            <w:lang w:val="hr-HR"/>
          </w:rPr>
          <w:t xml:space="preserve">odaci </w:t>
        </w:r>
      </w:ins>
      <w:r w:rsidRPr="00A3423B">
        <w:rPr>
          <w:sz w:val="24"/>
          <w:szCs w:val="24"/>
          <w:lang w:val="hr-HR"/>
        </w:rPr>
        <w:t xml:space="preserve">sadrže najmanje 64 </w:t>
      </w:r>
      <w:r w:rsidR="00CF08B4" w:rsidRPr="00A3423B">
        <w:rPr>
          <w:sz w:val="24"/>
          <w:szCs w:val="24"/>
          <w:lang w:val="hr-HR"/>
        </w:rPr>
        <w:t>okteta</w:t>
      </w:r>
      <w:r w:rsidRPr="00A3423B">
        <w:rPr>
          <w:sz w:val="24"/>
          <w:szCs w:val="24"/>
          <w:lang w:val="hr-HR"/>
        </w:rPr>
        <w:t xml:space="preserve"> </w:t>
      </w:r>
      <w:ins w:id="1002" w:author="Ognjen" w:date="2017-01-17T12:30:00Z">
        <w:r w:rsidR="007929D7">
          <w:rPr>
            <w:sz w:val="24"/>
            <w:szCs w:val="24"/>
            <w:lang w:val="hr-HR"/>
          </w:rPr>
          <w:t xml:space="preserve">OpenFlow </w:t>
        </w:r>
      </w:ins>
      <w:r w:rsidRPr="00A3423B">
        <w:rPr>
          <w:sz w:val="24"/>
          <w:szCs w:val="24"/>
          <w:lang w:val="hr-HR"/>
        </w:rPr>
        <w:t xml:space="preserve">poruke, </w:t>
      </w:r>
      <w:del w:id="1003" w:author="Ognjen" w:date="2017-01-17T12:30:00Z">
        <w:r w:rsidRPr="00A3423B" w:rsidDel="007929D7">
          <w:rPr>
            <w:sz w:val="24"/>
            <w:szCs w:val="24"/>
            <w:lang w:val="hr-HR"/>
          </w:rPr>
          <w:delText>kod koje je došlo do greške</w:delText>
        </w:r>
      </w:del>
      <w:ins w:id="1004" w:author="Ognjen" w:date="2017-01-17T12:30:00Z">
        <w:r w:rsidR="007929D7">
          <w:rPr>
            <w:sz w:val="24"/>
            <w:szCs w:val="24"/>
            <w:lang w:val="hr-HR"/>
          </w:rPr>
          <w:t>koja je izazvala pogrešku</w:t>
        </w:r>
      </w:ins>
      <w:r w:rsidRPr="00A3423B">
        <w:rPr>
          <w:sz w:val="24"/>
          <w:szCs w:val="24"/>
          <w:lang w:val="hr-HR"/>
        </w:rPr>
        <w:t>.</w:t>
      </w:r>
    </w:p>
    <w:p w14:paraId="312813D2" w14:textId="77777777" w:rsidR="006601C6" w:rsidRPr="00A3423B" w:rsidRDefault="006601C6" w:rsidP="00937FA1">
      <w:pPr>
        <w:spacing w:line="360" w:lineRule="auto"/>
        <w:ind w:left="720"/>
        <w:rPr>
          <w:sz w:val="24"/>
          <w:szCs w:val="24"/>
          <w:lang w:val="hr-HR"/>
        </w:rPr>
      </w:pPr>
    </w:p>
    <w:p w14:paraId="698D24E5" w14:textId="77777777" w:rsidR="006601C6" w:rsidRPr="00A3423B" w:rsidRDefault="006601C6" w:rsidP="00937FA1">
      <w:pPr>
        <w:spacing w:line="360" w:lineRule="auto"/>
        <w:rPr>
          <w:rFonts w:eastAsiaTheme="majorEastAsia"/>
          <w:color w:val="2F5496" w:themeColor="accent1" w:themeShade="BF"/>
          <w:sz w:val="24"/>
          <w:szCs w:val="24"/>
          <w:lang w:val="hr-HR"/>
        </w:rPr>
      </w:pPr>
      <w:r w:rsidRPr="00A3423B">
        <w:rPr>
          <w:sz w:val="24"/>
          <w:szCs w:val="24"/>
          <w:lang w:val="hr-HR"/>
        </w:rPr>
        <w:br w:type="page"/>
      </w:r>
    </w:p>
    <w:p w14:paraId="66CD5B93" w14:textId="36BD0E69" w:rsidR="006601C6" w:rsidRPr="00A3423B" w:rsidRDefault="00AA6C65" w:rsidP="00937FA1">
      <w:pPr>
        <w:pStyle w:val="Heading2"/>
        <w:spacing w:line="360" w:lineRule="auto"/>
        <w:rPr>
          <w:rFonts w:cs="Arial"/>
          <w:sz w:val="24"/>
          <w:szCs w:val="24"/>
          <w:lang w:val="hr-HR"/>
        </w:rPr>
      </w:pPr>
      <w:bookmarkStart w:id="1005" w:name="_Toc472077975"/>
      <w:ins w:id="1006" w:author="Ognjen" w:date="2017-01-17T12:30:00Z">
        <w:r>
          <w:rPr>
            <w:rFonts w:cs="Arial"/>
            <w:sz w:val="24"/>
            <w:szCs w:val="24"/>
            <w:lang w:val="hr-HR"/>
          </w:rPr>
          <w:lastRenderedPageBreak/>
          <w:t xml:space="preserve">Poruka </w:t>
        </w:r>
      </w:ins>
      <w:r w:rsidR="006601C6" w:rsidRPr="00A3423B">
        <w:rPr>
          <w:rFonts w:cs="Arial"/>
          <w:sz w:val="24"/>
          <w:szCs w:val="24"/>
          <w:lang w:val="hr-HR"/>
        </w:rPr>
        <w:t>OFPT_STATS_REQUEST</w:t>
      </w:r>
      <w:bookmarkEnd w:id="1005"/>
    </w:p>
    <w:p w14:paraId="6F3F164D" w14:textId="4A7A08B5" w:rsidR="006601C6" w:rsidRPr="00A3423B" w:rsidRDefault="006601C6" w:rsidP="00937FA1">
      <w:pPr>
        <w:spacing w:line="360" w:lineRule="auto"/>
        <w:jc w:val="both"/>
        <w:rPr>
          <w:sz w:val="24"/>
          <w:szCs w:val="24"/>
          <w:lang w:val="hr-HR"/>
        </w:rPr>
      </w:pPr>
      <w:del w:id="1007" w:author="Ognjen" w:date="2017-01-17T12:31:00Z">
        <w:r w:rsidRPr="00A3423B" w:rsidDel="00D07DB0">
          <w:rPr>
            <w:sz w:val="24"/>
            <w:szCs w:val="24"/>
            <w:lang w:val="hr-HR"/>
          </w:rPr>
          <w:delText xml:space="preserve">Poruke </w:delText>
        </w:r>
      </w:del>
      <w:ins w:id="1008" w:author="Ognjen" w:date="2017-01-17T12:31:00Z">
        <w:r w:rsidR="00D07DB0" w:rsidRPr="00A3423B">
          <w:rPr>
            <w:sz w:val="24"/>
            <w:szCs w:val="24"/>
            <w:lang w:val="hr-HR"/>
          </w:rPr>
          <w:t>Poruk</w:t>
        </w:r>
        <w:r w:rsidR="00D07DB0">
          <w:rPr>
            <w:sz w:val="24"/>
            <w:szCs w:val="24"/>
            <w:lang w:val="hr-HR"/>
          </w:rPr>
          <w:t>a</w:t>
        </w:r>
        <w:r w:rsidR="00D07DB0" w:rsidRPr="00A3423B">
          <w:rPr>
            <w:sz w:val="24"/>
            <w:szCs w:val="24"/>
            <w:lang w:val="hr-HR"/>
          </w:rPr>
          <w:t xml:space="preserve"> </w:t>
        </w:r>
      </w:ins>
      <w:r w:rsidRPr="00A3423B">
        <w:rPr>
          <w:sz w:val="24"/>
          <w:szCs w:val="24"/>
          <w:lang w:val="hr-HR"/>
        </w:rPr>
        <w:t>spada</w:t>
      </w:r>
      <w:del w:id="1009" w:author="Ognjen" w:date="2017-01-17T12:31:00Z">
        <w:r w:rsidRPr="00A3423B" w:rsidDel="00D07DB0">
          <w:rPr>
            <w:sz w:val="24"/>
            <w:szCs w:val="24"/>
            <w:lang w:val="hr-HR"/>
          </w:rPr>
          <w:delText>ju</w:delText>
        </w:r>
      </w:del>
      <w:r w:rsidRPr="00A3423B">
        <w:rPr>
          <w:sz w:val="24"/>
          <w:szCs w:val="24"/>
          <w:lang w:val="hr-HR"/>
        </w:rPr>
        <w:t xml:space="preserve"> u skupinu statičnih poruka poslanih od strane </w:t>
      </w:r>
      <w:ins w:id="1010" w:author="Ognjen" w:date="2017-01-17T12:31:00Z">
        <w:r w:rsidR="00D07DB0">
          <w:rPr>
            <w:sz w:val="24"/>
            <w:szCs w:val="24"/>
            <w:lang w:val="hr-HR"/>
          </w:rPr>
          <w:t xml:space="preserve">SDN </w:t>
        </w:r>
      </w:ins>
      <w:r w:rsidR="00830444" w:rsidRPr="00A3423B">
        <w:rPr>
          <w:sz w:val="24"/>
          <w:szCs w:val="24"/>
          <w:lang w:val="hr-HR"/>
        </w:rPr>
        <w:t>upravljačkog uređaja mrežnom uređaju</w:t>
      </w:r>
      <w:ins w:id="1011" w:author="Ognjen" w:date="2017-01-17T12:31:00Z">
        <w:r w:rsidR="0081620F">
          <w:rPr>
            <w:sz w:val="24"/>
            <w:szCs w:val="24"/>
            <w:lang w:val="hr-HR"/>
          </w:rPr>
          <w:t xml:space="preserve"> (slika 11)</w:t>
        </w:r>
      </w:ins>
      <w:r w:rsidRPr="00A3423B">
        <w:rPr>
          <w:sz w:val="24"/>
          <w:szCs w:val="24"/>
          <w:lang w:val="hr-HR"/>
        </w:rPr>
        <w:t xml:space="preserve">. </w:t>
      </w:r>
      <w:del w:id="1012" w:author="Ognjen" w:date="2017-01-17T12:31:00Z">
        <w:r w:rsidRPr="00A3423B" w:rsidDel="0081620F">
          <w:rPr>
            <w:sz w:val="24"/>
            <w:szCs w:val="24"/>
            <w:lang w:val="hr-HR"/>
          </w:rPr>
          <w:delText xml:space="preserve">Njima </w:delText>
        </w:r>
      </w:del>
      <w:ins w:id="1013" w:author="Ognjen" w:date="2017-01-17T12:31:00Z">
        <w:r w:rsidR="0081620F" w:rsidRPr="00A3423B">
          <w:rPr>
            <w:sz w:val="24"/>
            <w:szCs w:val="24"/>
            <w:lang w:val="hr-HR"/>
          </w:rPr>
          <w:t>Nj</w:t>
        </w:r>
        <w:r w:rsidR="0081620F">
          <w:rPr>
            <w:sz w:val="24"/>
            <w:szCs w:val="24"/>
            <w:lang w:val="hr-HR"/>
          </w:rPr>
          <w:t>ome</w:t>
        </w:r>
        <w:r w:rsidR="0081620F" w:rsidRPr="00A3423B">
          <w:rPr>
            <w:sz w:val="24"/>
            <w:szCs w:val="24"/>
            <w:lang w:val="hr-HR"/>
          </w:rPr>
          <w:t xml:space="preserve"> </w:t>
        </w:r>
      </w:ins>
      <w:r w:rsidRPr="00A3423B">
        <w:rPr>
          <w:sz w:val="24"/>
          <w:szCs w:val="24"/>
          <w:lang w:val="hr-HR"/>
        </w:rPr>
        <w:t>se ispituje trenutno stanje toka podataka</w:t>
      </w:r>
      <w:ins w:id="1014" w:author="Ognjen" w:date="2017-01-17T12:31:00Z">
        <w:r w:rsidR="0081620F">
          <w:rPr>
            <w:sz w:val="24"/>
            <w:szCs w:val="24"/>
            <w:lang w:val="hr-HR"/>
          </w:rPr>
          <w:t xml:space="preserve"> u mrežnom uređaju</w:t>
        </w:r>
      </w:ins>
      <w:r w:rsidRPr="00A3423B">
        <w:rPr>
          <w:sz w:val="24"/>
          <w:szCs w:val="24"/>
          <w:lang w:val="hr-HR"/>
        </w:rPr>
        <w:t>.</w:t>
      </w:r>
    </w:p>
    <w:p w14:paraId="62478A7F" w14:textId="77777777" w:rsidR="006601C6" w:rsidRPr="00A3423B" w:rsidRDefault="00F27623" w:rsidP="00937FA1">
      <w:pPr>
        <w:spacing w:line="360" w:lineRule="auto"/>
        <w:rPr>
          <w:sz w:val="24"/>
          <w:szCs w:val="24"/>
          <w:lang w:val="hr-HR"/>
        </w:rPr>
      </w:pPr>
      <w:r w:rsidRPr="00A3423B">
        <w:rPr>
          <w:noProof/>
          <w:lang w:val="hr-HR" w:eastAsia="hr-HR"/>
        </w:rPr>
        <mc:AlternateContent>
          <mc:Choice Requires="wps">
            <w:drawing>
              <wp:anchor distT="0" distB="0" distL="114300" distR="114300" simplePos="0" relativeHeight="251704320" behindDoc="0" locked="0" layoutInCell="1" allowOverlap="1" wp14:anchorId="34CEA48E" wp14:editId="768BAEFA">
                <wp:simplePos x="0" y="0"/>
                <wp:positionH relativeFrom="column">
                  <wp:posOffset>723900</wp:posOffset>
                </wp:positionH>
                <wp:positionV relativeFrom="paragraph">
                  <wp:posOffset>2318385</wp:posOffset>
                </wp:positionV>
                <wp:extent cx="4488815" cy="635"/>
                <wp:effectExtent l="0" t="0" r="0" b="0"/>
                <wp:wrapTopAndBottom/>
                <wp:docPr id="32" name="Text Box 32"/>
                <wp:cNvGraphicFramePr/>
                <a:graphic xmlns:a="http://schemas.openxmlformats.org/drawingml/2006/main">
                  <a:graphicData uri="http://schemas.microsoft.com/office/word/2010/wordprocessingShape">
                    <wps:wsp>
                      <wps:cNvSpPr txBox="1"/>
                      <wps:spPr>
                        <a:xfrm>
                          <a:off x="0" y="0"/>
                          <a:ext cx="4488815" cy="635"/>
                        </a:xfrm>
                        <a:prstGeom prst="rect">
                          <a:avLst/>
                        </a:prstGeom>
                        <a:solidFill>
                          <a:prstClr val="white"/>
                        </a:solidFill>
                        <a:ln>
                          <a:noFill/>
                        </a:ln>
                      </wps:spPr>
                      <wps:txbx>
                        <w:txbxContent>
                          <w:p w14:paraId="6903D08E" w14:textId="07AC55C8" w:rsidR="008E074F" w:rsidRPr="00105CB4" w:rsidRDefault="008E074F" w:rsidP="00F27623">
                            <w:pPr>
                              <w:pStyle w:val="Caption"/>
                              <w:jc w:val="center"/>
                              <w:rPr>
                                <w:rFonts w:ascii="Times New Roman" w:eastAsia="Times New Roman" w:hAnsi="Times New Roman" w:cs="Times New Roman"/>
                                <w:noProof/>
                                <w:sz w:val="24"/>
                                <w:szCs w:val="24"/>
                              </w:rPr>
                            </w:pPr>
                            <w:bookmarkStart w:id="1015" w:name="_Toc472075310"/>
                            <w:r>
                              <w:t xml:space="preserve">Slika </w:t>
                            </w:r>
                            <w:r>
                              <w:fldChar w:fldCharType="begin"/>
                            </w:r>
                            <w:r>
                              <w:instrText xml:space="preserve"> SEQ Slika \* ARABIC </w:instrText>
                            </w:r>
                            <w:r>
                              <w:fldChar w:fldCharType="separate"/>
                            </w:r>
                            <w:r>
                              <w:rPr>
                                <w:noProof/>
                              </w:rPr>
                              <w:t>11</w:t>
                            </w:r>
                            <w:r>
                              <w:rPr>
                                <w:noProof/>
                              </w:rPr>
                              <w:fldChar w:fldCharType="end"/>
                            </w:r>
                            <w:r>
                              <w:t xml:space="preserve"> </w:t>
                            </w:r>
                            <w:ins w:id="1016" w:author="Ognjen" w:date="2017-01-17T12:31:00Z">
                              <w:r>
                                <w:t xml:space="preserve">Poruka </w:t>
                              </w:r>
                            </w:ins>
                            <w:r>
                              <w:t>OFTP_STATS_REQUEST</w:t>
                            </w:r>
                            <w:del w:id="1017" w:author="Ognjen" w:date="2017-01-17T12:31:00Z">
                              <w:r w:rsidDel="006A4F05">
                                <w:delText xml:space="preserve"> </w:delText>
                              </w:r>
                              <w:r w:rsidRPr="00490909" w:rsidDel="006A4F05">
                                <w:delText>unutar Wiresharka 1.6.7.</w:delText>
                              </w:r>
                            </w:del>
                            <w:bookmarkEnd w:id="10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CEA48E" id="Text Box 32" o:spid="_x0000_s1036" type="#_x0000_t202" style="position:absolute;margin-left:57pt;margin-top:182.55pt;width:353.45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" stroked="f">
                <v:textbox style="mso-fit-shape-to-text:t" inset="0,0,0,0">
                  <w:txbxContent>
                    <w:p w14:paraId="6903D08E" w14:textId="07AC55C8" w:rsidR="008E074F" w:rsidRPr="00105CB4" w:rsidRDefault="008E074F" w:rsidP="00F27623">
                      <w:pPr>
                        <w:pStyle w:val="Caption"/>
                        <w:jc w:val="center"/>
                        <w:rPr>
                          <w:rFonts w:ascii="Times New Roman" w:eastAsia="Times New Roman" w:hAnsi="Times New Roman" w:cs="Times New Roman"/>
                          <w:noProof/>
                          <w:sz w:val="24"/>
                          <w:szCs w:val="24"/>
                        </w:rPr>
                      </w:pPr>
                      <w:bookmarkStart w:id="1018" w:name="_Toc472075310"/>
                      <w:r>
                        <w:t xml:space="preserve">Slika </w:t>
                      </w:r>
                      <w:r>
                        <w:fldChar w:fldCharType="begin"/>
                      </w:r>
                      <w:r>
                        <w:instrText xml:space="preserve"> SEQ Slika \* ARABIC </w:instrText>
                      </w:r>
                      <w:r>
                        <w:fldChar w:fldCharType="separate"/>
                      </w:r>
                      <w:r>
                        <w:rPr>
                          <w:noProof/>
                        </w:rPr>
                        <w:t>11</w:t>
                      </w:r>
                      <w:r>
                        <w:rPr>
                          <w:noProof/>
                        </w:rPr>
                        <w:fldChar w:fldCharType="end"/>
                      </w:r>
                      <w:r>
                        <w:t xml:space="preserve"> </w:t>
                      </w:r>
                      <w:ins w:id="1019" w:author="Ognjen" w:date="2017-01-17T12:31:00Z">
                        <w:r>
                          <w:t xml:space="preserve">Poruka </w:t>
                        </w:r>
                      </w:ins>
                      <w:r>
                        <w:t>OFTP_STATS_REQUEST</w:t>
                      </w:r>
                      <w:del w:id="1020" w:author="Ognjen" w:date="2017-01-17T12:31:00Z">
                        <w:r w:rsidDel="006A4F05">
                          <w:delText xml:space="preserve"> </w:delText>
                        </w:r>
                        <w:r w:rsidRPr="00490909" w:rsidDel="006A4F05">
                          <w:delText>unutar Wiresharka 1.6.7.</w:delText>
                        </w:r>
                      </w:del>
                      <w:bookmarkEnd w:id="1018"/>
                    </w:p>
                  </w:txbxContent>
                </v:textbox>
                <w10:wrap type="topAndBottom"/>
              </v:shape>
            </w:pict>
          </mc:Fallback>
        </mc:AlternateContent>
      </w:r>
      <w:r w:rsidRPr="00A3423B">
        <w:rPr>
          <w:noProof/>
          <w:sz w:val="24"/>
          <w:szCs w:val="24"/>
          <w:lang w:val="hr-HR" w:eastAsia="hr-HR"/>
        </w:rPr>
        <w:drawing>
          <wp:anchor distT="0" distB="0" distL="114300" distR="114300" simplePos="0" relativeHeight="251664384" behindDoc="0" locked="0" layoutInCell="1" allowOverlap="1" wp14:anchorId="67C4B364" wp14:editId="0022E5DD">
            <wp:simplePos x="0" y="0"/>
            <wp:positionH relativeFrom="margin">
              <wp:posOffset>723900</wp:posOffset>
            </wp:positionH>
            <wp:positionV relativeFrom="paragraph">
              <wp:posOffset>198755</wp:posOffset>
            </wp:positionV>
            <wp:extent cx="4489200" cy="2062800"/>
            <wp:effectExtent l="0" t="0" r="6985"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FP Stats Request.png"/>
                    <pic:cNvPicPr/>
                  </pic:nvPicPr>
                  <pic:blipFill rotWithShape="1">
                    <a:blip r:embed="rId21" cstate="print">
                      <a:extLst>
                        <a:ext uri="{28A0092B-C50C-407E-A947-70E740481C1C}">
                          <a14:useLocalDpi xmlns:a14="http://schemas.microsoft.com/office/drawing/2010/main" val="0"/>
                        </a:ext>
                      </a:extLst>
                    </a:blip>
                    <a:srcRect l="496" t="40565" r="75033" b="39447"/>
                    <a:stretch/>
                  </pic:blipFill>
                  <pic:spPr bwMode="auto">
                    <a:xfrm>
                      <a:off x="0" y="0"/>
                      <a:ext cx="4489200" cy="20628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D991428" w14:textId="77777777" w:rsidR="006601C6" w:rsidRPr="00A3423B" w:rsidRDefault="006601C6" w:rsidP="00937FA1">
      <w:pPr>
        <w:spacing w:line="360" w:lineRule="auto"/>
        <w:rPr>
          <w:sz w:val="24"/>
          <w:szCs w:val="24"/>
          <w:lang w:val="hr-HR"/>
        </w:rPr>
      </w:pPr>
      <w:r w:rsidRPr="00A3423B">
        <w:rPr>
          <w:sz w:val="24"/>
          <w:szCs w:val="24"/>
          <w:lang w:val="hr-HR"/>
        </w:rPr>
        <w:t>Struktura poruke:</w:t>
      </w:r>
    </w:p>
    <w:p w14:paraId="24A7438F" w14:textId="7D2BA666" w:rsidR="006601C6" w:rsidRPr="00A3423B" w:rsidRDefault="00D07DB0" w:rsidP="00937FA1">
      <w:pPr>
        <w:pStyle w:val="ListParagraph"/>
        <w:numPr>
          <w:ilvl w:val="0"/>
          <w:numId w:val="13"/>
        </w:numPr>
        <w:spacing w:after="0" w:line="360" w:lineRule="auto"/>
        <w:rPr>
          <w:rFonts w:ascii="Times New Roman" w:hAnsi="Times New Roman" w:cs="Times New Roman"/>
          <w:sz w:val="24"/>
          <w:szCs w:val="24"/>
        </w:rPr>
      </w:pPr>
      <w:del w:id="1021" w:author="Ognjen" w:date="2017-01-17T12:31:00Z">
        <w:r w:rsidDel="005D307D">
          <w:fldChar w:fldCharType="begin"/>
        </w:r>
        <w:r w:rsidDel="005D307D">
          <w:delInstrText xml:space="preserve"> HYPERLINK \l "_Zaglavlje" </w:delInstrText>
        </w:r>
        <w:r w:rsidDel="005D307D">
          <w:fldChar w:fldCharType="separate"/>
        </w:r>
        <w:r w:rsidR="006601C6" w:rsidRPr="005D307D" w:rsidDel="005D307D">
          <w:rPr>
            <w:rPrChange w:id="1022" w:author="Ognjen" w:date="2017-01-17T12:31:00Z">
              <w:rPr>
                <w:rStyle w:val="Hyperlink"/>
                <w:rFonts w:ascii="Times New Roman" w:hAnsi="Times New Roman" w:cs="Times New Roman"/>
                <w:sz w:val="24"/>
                <w:szCs w:val="24"/>
              </w:rPr>
            </w:rPrChange>
          </w:rPr>
          <w:delText>OpenFlow zaglavlje.</w:delText>
        </w:r>
        <w:r w:rsidDel="005D307D">
          <w:rPr>
            <w:rStyle w:val="Hyperlink"/>
            <w:rFonts w:ascii="Times New Roman" w:hAnsi="Times New Roman" w:cs="Times New Roman"/>
            <w:sz w:val="24"/>
            <w:szCs w:val="24"/>
          </w:rPr>
          <w:fldChar w:fldCharType="end"/>
        </w:r>
      </w:del>
      <w:ins w:id="1023" w:author="Ognjen" w:date="2017-01-17T12:31:00Z">
        <w:r w:rsidR="005D307D" w:rsidRPr="005D307D">
          <w:rPr>
            <w:rPrChange w:id="1024" w:author="Ognjen" w:date="2017-01-17T12:31:00Z">
              <w:rPr>
                <w:rStyle w:val="Hyperlink"/>
                <w:rFonts w:ascii="Times New Roman" w:hAnsi="Times New Roman" w:cs="Times New Roman"/>
                <w:sz w:val="24"/>
                <w:szCs w:val="24"/>
              </w:rPr>
            </w:rPrChange>
          </w:rPr>
          <w:t>OpenFlow zaglavlje</w:t>
        </w:r>
        <w:r w:rsidR="005D307D">
          <w:rPr>
            <w:rFonts w:ascii="Times New Roman" w:hAnsi="Times New Roman" w:cs="Times New Roman"/>
            <w:sz w:val="24"/>
            <w:szCs w:val="24"/>
          </w:rPr>
          <w:t>;</w:t>
        </w:r>
      </w:ins>
      <w:r w:rsidR="006601C6" w:rsidRPr="00A3423B">
        <w:rPr>
          <w:rFonts w:ascii="Times New Roman" w:hAnsi="Times New Roman" w:cs="Times New Roman"/>
          <w:sz w:val="24"/>
          <w:szCs w:val="24"/>
        </w:rPr>
        <w:t xml:space="preserve"> </w:t>
      </w:r>
    </w:p>
    <w:p w14:paraId="3FD796B2" w14:textId="67C3BABD" w:rsidR="006601C6" w:rsidRPr="00A3423B" w:rsidRDefault="006601C6" w:rsidP="00937FA1">
      <w:pPr>
        <w:pStyle w:val="ListParagraph"/>
        <w:numPr>
          <w:ilvl w:val="0"/>
          <w:numId w:val="13"/>
        </w:numPr>
        <w:spacing w:after="0" w:line="360" w:lineRule="auto"/>
        <w:rPr>
          <w:rFonts w:ascii="Times New Roman" w:hAnsi="Times New Roman" w:cs="Times New Roman"/>
          <w:sz w:val="24"/>
          <w:szCs w:val="24"/>
        </w:rPr>
      </w:pPr>
      <w:del w:id="1025" w:author="Ognjen" w:date="2017-01-17T12:32:00Z">
        <w:r w:rsidRPr="00A3423B" w:rsidDel="005D307D">
          <w:rPr>
            <w:rFonts w:ascii="Times New Roman" w:hAnsi="Times New Roman" w:cs="Times New Roman"/>
            <w:sz w:val="24"/>
            <w:szCs w:val="24"/>
          </w:rPr>
          <w:delText xml:space="preserve">Određuje </w:delText>
        </w:r>
      </w:del>
      <w:ins w:id="1026" w:author="Ognjen" w:date="2017-01-17T12:32:00Z">
        <w:r w:rsidR="005D307D">
          <w:rPr>
            <w:rFonts w:ascii="Times New Roman" w:hAnsi="Times New Roman" w:cs="Times New Roman"/>
            <w:sz w:val="24"/>
            <w:szCs w:val="24"/>
          </w:rPr>
          <w:t>„</w:t>
        </w:r>
        <w:commentRangeStart w:id="1027"/>
        <w:r w:rsidR="005D307D">
          <w:rPr>
            <w:rFonts w:ascii="Times New Roman" w:hAnsi="Times New Roman" w:cs="Times New Roman"/>
            <w:sz w:val="24"/>
            <w:szCs w:val="24"/>
          </w:rPr>
          <w:t>Stats Request</w:t>
        </w:r>
      </w:ins>
      <w:commentRangeEnd w:id="1027"/>
      <w:ins w:id="1028" w:author="Ognjen" w:date="2017-01-17T12:53:00Z">
        <w:r w:rsidR="00F83716">
          <w:rPr>
            <w:rStyle w:val="CommentReference"/>
            <w:rFonts w:ascii="Times New Roman" w:eastAsia="Times New Roman" w:hAnsi="Times New Roman" w:cs="Times New Roman"/>
            <w:lang w:val="en-US"/>
          </w:rPr>
          <w:commentReference w:id="1027"/>
        </w:r>
      </w:ins>
      <w:ins w:id="1029" w:author="Ognjen" w:date="2017-01-17T12:32:00Z">
        <w:r w:rsidR="005D307D">
          <w:rPr>
            <w:rFonts w:ascii="Times New Roman" w:hAnsi="Times New Roman" w:cs="Times New Roman"/>
            <w:sz w:val="24"/>
            <w:szCs w:val="24"/>
          </w:rPr>
          <w:t>“ o</w:t>
        </w:r>
        <w:r w:rsidR="005D307D" w:rsidRPr="00A3423B">
          <w:rPr>
            <w:rFonts w:ascii="Times New Roman" w:hAnsi="Times New Roman" w:cs="Times New Roman"/>
            <w:sz w:val="24"/>
            <w:szCs w:val="24"/>
          </w:rPr>
          <w:t xml:space="preserve">dređuje </w:t>
        </w:r>
      </w:ins>
      <w:r w:rsidRPr="00A3423B">
        <w:rPr>
          <w:rFonts w:ascii="Times New Roman" w:hAnsi="Times New Roman" w:cs="Times New Roman"/>
          <w:sz w:val="24"/>
          <w:szCs w:val="24"/>
        </w:rPr>
        <w:t>vrstu</w:t>
      </w:r>
      <w:r w:rsidR="00D15009">
        <w:rPr>
          <w:rFonts w:ascii="Times New Roman" w:hAnsi="Times New Roman" w:cs="Times New Roman"/>
          <w:sz w:val="24"/>
          <w:szCs w:val="24"/>
        </w:rPr>
        <w:t xml:space="preserve"> ZAHT</w:t>
      </w:r>
      <w:r w:rsidR="00EB57E0">
        <w:rPr>
          <w:rFonts w:ascii="Times New Roman" w:hAnsi="Times New Roman" w:cs="Times New Roman"/>
          <w:sz w:val="24"/>
          <w:szCs w:val="24"/>
        </w:rPr>
        <w:t>I</w:t>
      </w:r>
      <w:r w:rsidR="00D15009">
        <w:rPr>
          <w:rFonts w:ascii="Times New Roman" w:hAnsi="Times New Roman" w:cs="Times New Roman"/>
          <w:sz w:val="24"/>
          <w:szCs w:val="24"/>
        </w:rPr>
        <w:t>JEVANE</w:t>
      </w:r>
      <w:r w:rsidRPr="00A3423B">
        <w:rPr>
          <w:rFonts w:ascii="Times New Roman" w:hAnsi="Times New Roman" w:cs="Times New Roman"/>
          <w:sz w:val="24"/>
          <w:szCs w:val="24"/>
        </w:rPr>
        <w:t xml:space="preserve"> informacije</w:t>
      </w:r>
      <w:r w:rsidR="00EB57E0">
        <w:rPr>
          <w:rFonts w:ascii="Times New Roman" w:hAnsi="Times New Roman" w:cs="Times New Roman"/>
          <w:sz w:val="24"/>
          <w:szCs w:val="24"/>
        </w:rPr>
        <w:t>.</w:t>
      </w:r>
      <w:r w:rsidRPr="00A3423B">
        <w:rPr>
          <w:rFonts w:ascii="Times New Roman" w:hAnsi="Times New Roman" w:cs="Times New Roman"/>
          <w:sz w:val="24"/>
          <w:szCs w:val="24"/>
        </w:rPr>
        <w:t xml:space="preserve"> koja se </w:t>
      </w:r>
      <w:commentRangeStart w:id="1030"/>
      <w:r w:rsidRPr="00A3423B">
        <w:rPr>
          <w:rFonts w:ascii="Times New Roman" w:hAnsi="Times New Roman" w:cs="Times New Roman"/>
          <w:sz w:val="24"/>
          <w:szCs w:val="24"/>
        </w:rPr>
        <w:t>prosljeđuje</w:t>
      </w:r>
      <w:commentRangeEnd w:id="1030"/>
      <w:r w:rsidR="005D307D">
        <w:rPr>
          <w:rStyle w:val="CommentReference"/>
          <w:rFonts w:ascii="Times New Roman" w:eastAsia="Times New Roman" w:hAnsi="Times New Roman" w:cs="Times New Roman"/>
          <w:lang w:val="en-US"/>
        </w:rPr>
        <w:commentReference w:id="1030"/>
      </w:r>
      <w:r w:rsidRPr="00A3423B">
        <w:rPr>
          <w:rFonts w:ascii="Times New Roman" w:hAnsi="Times New Roman" w:cs="Times New Roman"/>
          <w:sz w:val="24"/>
          <w:szCs w:val="24"/>
        </w:rPr>
        <w:t xml:space="preserve"> i način kojim će se </w:t>
      </w:r>
      <w:commentRangeStart w:id="1031"/>
      <w:r w:rsidRPr="00A3423B">
        <w:rPr>
          <w:rFonts w:ascii="Times New Roman" w:hAnsi="Times New Roman" w:cs="Times New Roman"/>
          <w:sz w:val="24"/>
          <w:szCs w:val="24"/>
        </w:rPr>
        <w:t>prikazati</w:t>
      </w:r>
      <w:commentRangeEnd w:id="1031"/>
      <w:r w:rsidR="008C158D">
        <w:rPr>
          <w:rStyle w:val="CommentReference"/>
          <w:rFonts w:ascii="Times New Roman" w:eastAsia="Times New Roman" w:hAnsi="Times New Roman" w:cs="Times New Roman"/>
          <w:lang w:val="en-US"/>
        </w:rPr>
        <w:commentReference w:id="1031"/>
      </w:r>
      <w:r w:rsidRPr="00A3423B">
        <w:rPr>
          <w:rFonts w:ascii="Times New Roman" w:hAnsi="Times New Roman" w:cs="Times New Roman"/>
          <w:sz w:val="24"/>
          <w:szCs w:val="24"/>
        </w:rPr>
        <w:t xml:space="preserve"> tijelo poruke</w:t>
      </w:r>
      <w:del w:id="1032" w:author="Ognjen" w:date="2017-01-17T12:37:00Z">
        <w:r w:rsidRPr="00A3423B" w:rsidDel="008C158D">
          <w:rPr>
            <w:rFonts w:ascii="Times New Roman" w:hAnsi="Times New Roman" w:cs="Times New Roman"/>
            <w:sz w:val="24"/>
            <w:szCs w:val="24"/>
          </w:rPr>
          <w:delText>.</w:delText>
        </w:r>
      </w:del>
      <w:ins w:id="1033" w:author="Ognjen" w:date="2017-01-17T12:37:00Z">
        <w:r w:rsidR="008C158D">
          <w:rPr>
            <w:rFonts w:ascii="Times New Roman" w:hAnsi="Times New Roman" w:cs="Times New Roman"/>
            <w:sz w:val="24"/>
            <w:szCs w:val="24"/>
          </w:rPr>
          <w:t>;</w:t>
        </w:r>
      </w:ins>
    </w:p>
    <w:p w14:paraId="4CBD0B05" w14:textId="6948B906" w:rsidR="006601C6" w:rsidRPr="00A3423B" w:rsidRDefault="006601C6" w:rsidP="00937FA1">
      <w:pPr>
        <w:spacing w:line="360" w:lineRule="auto"/>
        <w:ind w:left="708"/>
        <w:rPr>
          <w:sz w:val="24"/>
          <w:szCs w:val="24"/>
          <w:lang w:val="hr-HR"/>
        </w:rPr>
      </w:pPr>
      <w:r w:rsidRPr="00A3423B">
        <w:rPr>
          <w:sz w:val="24"/>
          <w:szCs w:val="24"/>
          <w:lang w:val="hr-HR"/>
        </w:rPr>
        <w:t xml:space="preserve">– </w:t>
      </w:r>
      <w:del w:id="1034" w:author="Ognjen" w:date="2017-01-17T12:37:00Z">
        <w:r w:rsidRPr="00A3423B" w:rsidDel="008C158D">
          <w:rPr>
            <w:sz w:val="24"/>
            <w:szCs w:val="24"/>
            <w:lang w:val="hr-HR"/>
          </w:rPr>
          <w:delText xml:space="preserve">Traži </w:delText>
        </w:r>
      </w:del>
      <w:ins w:id="1035" w:author="Ognjen" w:date="2017-01-17T12:37:00Z">
        <w:r w:rsidR="008C158D">
          <w:rPr>
            <w:sz w:val="24"/>
            <w:szCs w:val="24"/>
            <w:lang w:val="hr-HR"/>
          </w:rPr>
          <w:t>t</w:t>
        </w:r>
        <w:r w:rsidR="008C158D" w:rsidRPr="00A3423B">
          <w:rPr>
            <w:sz w:val="24"/>
            <w:szCs w:val="24"/>
            <w:lang w:val="hr-HR"/>
          </w:rPr>
          <w:t xml:space="preserve">raži </w:t>
        </w:r>
      </w:ins>
      <w:r w:rsidRPr="00A3423B">
        <w:rPr>
          <w:sz w:val="24"/>
          <w:szCs w:val="24"/>
          <w:lang w:val="hr-HR"/>
        </w:rPr>
        <w:t xml:space="preserve">se informacija o stanju na </w:t>
      </w:r>
      <w:del w:id="1036" w:author="Ognjen" w:date="2017-01-17T12:37:00Z">
        <w:r w:rsidRPr="00A3423B" w:rsidDel="008C158D">
          <w:rPr>
            <w:sz w:val="24"/>
            <w:szCs w:val="24"/>
            <w:lang w:val="hr-HR"/>
          </w:rPr>
          <w:delText>portovima.</w:delText>
        </w:r>
      </w:del>
      <w:ins w:id="1037" w:author="Ognjen" w:date="2017-01-17T12:37:00Z">
        <w:r w:rsidR="008C158D">
          <w:rPr>
            <w:sz w:val="24"/>
            <w:szCs w:val="24"/>
            <w:lang w:val="hr-HR"/>
          </w:rPr>
          <w:t>priključcima („Type: Physical port statistics“):</w:t>
        </w:r>
      </w:ins>
    </w:p>
    <w:p w14:paraId="0B5CAF4A" w14:textId="39C43511" w:rsidR="006601C6" w:rsidRPr="00A3423B" w:rsidRDefault="006601C6">
      <w:pPr>
        <w:pStyle w:val="ListParagraph"/>
        <w:numPr>
          <w:ilvl w:val="1"/>
          <w:numId w:val="13"/>
        </w:numPr>
        <w:spacing w:line="360" w:lineRule="auto"/>
        <w:rPr>
          <w:rFonts w:ascii="Times New Roman" w:hAnsi="Times New Roman" w:cs="Times New Roman"/>
          <w:sz w:val="24"/>
          <w:szCs w:val="24"/>
        </w:rPr>
        <w:pPrChange w:id="1038" w:author="Ognjen" w:date="2017-01-17T12:32:00Z">
          <w:pPr>
            <w:pStyle w:val="ListParagraph"/>
            <w:numPr>
              <w:numId w:val="13"/>
            </w:numPr>
            <w:spacing w:line="360" w:lineRule="auto"/>
            <w:ind w:hanging="360"/>
          </w:pPr>
        </w:pPrChange>
      </w:pPr>
      <w:del w:id="1039" w:author="Ognjen" w:date="2017-01-17T12:38:00Z">
        <w:r w:rsidRPr="00A3423B" w:rsidDel="00AE3845">
          <w:rPr>
            <w:rFonts w:ascii="Times New Roman" w:hAnsi="Times New Roman" w:cs="Times New Roman"/>
            <w:sz w:val="24"/>
            <w:szCs w:val="24"/>
          </w:rPr>
          <w:delText xml:space="preserve">Zastavica </w:delText>
        </w:r>
      </w:del>
      <w:ins w:id="1040" w:author="Ognjen" w:date="2017-01-17T12:38:00Z">
        <w:r w:rsidR="00AE3845">
          <w:rPr>
            <w:rFonts w:ascii="Times New Roman" w:hAnsi="Times New Roman" w:cs="Times New Roman"/>
            <w:sz w:val="24"/>
            <w:szCs w:val="24"/>
          </w:rPr>
          <w:t>z</w:t>
        </w:r>
        <w:r w:rsidR="00AE3845" w:rsidRPr="00A3423B">
          <w:rPr>
            <w:rFonts w:ascii="Times New Roman" w:hAnsi="Times New Roman" w:cs="Times New Roman"/>
            <w:sz w:val="24"/>
            <w:szCs w:val="24"/>
          </w:rPr>
          <w:t xml:space="preserve">astavica </w:t>
        </w:r>
        <w:r w:rsidR="00AE3845">
          <w:rPr>
            <w:rFonts w:ascii="Times New Roman" w:hAnsi="Times New Roman" w:cs="Times New Roman"/>
            <w:sz w:val="24"/>
            <w:szCs w:val="24"/>
          </w:rPr>
          <w:t xml:space="preserve">(„Flags“) </w:t>
        </w:r>
      </w:ins>
      <w:r w:rsidRPr="00A3423B">
        <w:rPr>
          <w:rFonts w:ascii="Times New Roman" w:hAnsi="Times New Roman" w:cs="Times New Roman"/>
          <w:sz w:val="24"/>
          <w:szCs w:val="24"/>
        </w:rPr>
        <w:t>nije postavljena</w:t>
      </w:r>
      <w:del w:id="1041" w:author="Ognjen" w:date="2017-01-17T12:38:00Z">
        <w:r w:rsidRPr="00A3423B" w:rsidDel="00AE3845">
          <w:rPr>
            <w:rFonts w:ascii="Times New Roman" w:hAnsi="Times New Roman" w:cs="Times New Roman"/>
            <w:sz w:val="24"/>
            <w:szCs w:val="24"/>
          </w:rPr>
          <w:delText>.</w:delText>
        </w:r>
      </w:del>
      <w:ins w:id="1042" w:author="Ognjen" w:date="2017-01-17T12:38:00Z">
        <w:r w:rsidR="00AE3845">
          <w:rPr>
            <w:rFonts w:ascii="Times New Roman" w:hAnsi="Times New Roman" w:cs="Times New Roman"/>
            <w:sz w:val="24"/>
            <w:szCs w:val="24"/>
          </w:rPr>
          <w:t>;</w:t>
        </w:r>
      </w:ins>
    </w:p>
    <w:p w14:paraId="7DBD4FA5" w14:textId="0B1F78CC" w:rsidR="006601C6" w:rsidRPr="00A3423B" w:rsidRDefault="006601C6" w:rsidP="00937FA1">
      <w:pPr>
        <w:pStyle w:val="ListParagraph"/>
        <w:numPr>
          <w:ilvl w:val="0"/>
          <w:numId w:val="13"/>
        </w:numPr>
        <w:spacing w:line="360" w:lineRule="auto"/>
        <w:rPr>
          <w:rFonts w:ascii="Times New Roman" w:hAnsi="Times New Roman" w:cs="Times New Roman"/>
          <w:sz w:val="24"/>
          <w:szCs w:val="24"/>
        </w:rPr>
      </w:pPr>
      <w:del w:id="1043" w:author="Ognjen" w:date="2017-01-17T12:38:00Z">
        <w:r w:rsidRPr="00A3423B" w:rsidDel="00AE3845">
          <w:rPr>
            <w:rFonts w:ascii="Times New Roman" w:hAnsi="Times New Roman" w:cs="Times New Roman"/>
            <w:sz w:val="24"/>
            <w:szCs w:val="24"/>
          </w:rPr>
          <w:delText xml:space="preserve">Informacije </w:delText>
        </w:r>
      </w:del>
      <w:ins w:id="1044" w:author="Ognjen" w:date="2017-01-17T12:38:00Z">
        <w:r w:rsidR="00AE3845">
          <w:rPr>
            <w:rFonts w:ascii="Times New Roman" w:hAnsi="Times New Roman" w:cs="Times New Roman"/>
            <w:sz w:val="24"/>
            <w:szCs w:val="24"/>
          </w:rPr>
          <w:t>i</w:t>
        </w:r>
        <w:r w:rsidR="00AE3845" w:rsidRPr="00A3423B">
          <w:rPr>
            <w:rFonts w:ascii="Times New Roman" w:hAnsi="Times New Roman" w:cs="Times New Roman"/>
            <w:sz w:val="24"/>
            <w:szCs w:val="24"/>
          </w:rPr>
          <w:t xml:space="preserve">nformacije </w:t>
        </w:r>
      </w:ins>
      <w:r w:rsidRPr="00A3423B">
        <w:rPr>
          <w:rFonts w:ascii="Times New Roman" w:hAnsi="Times New Roman" w:cs="Times New Roman"/>
          <w:sz w:val="24"/>
          <w:szCs w:val="24"/>
        </w:rPr>
        <w:t xml:space="preserve">o stanju na fizičkim </w:t>
      </w:r>
      <w:del w:id="1045" w:author="Ognjen" w:date="2017-01-17T12:38:00Z">
        <w:r w:rsidRPr="00A3423B" w:rsidDel="00AE3845">
          <w:rPr>
            <w:rFonts w:ascii="Times New Roman" w:hAnsi="Times New Roman" w:cs="Times New Roman"/>
            <w:sz w:val="24"/>
            <w:szCs w:val="24"/>
          </w:rPr>
          <w:delText>portovima.</w:delText>
        </w:r>
      </w:del>
      <w:ins w:id="1046" w:author="Ognjen" w:date="2017-01-17T12:38:00Z">
        <w:r w:rsidR="00AE3845">
          <w:rPr>
            <w:rFonts w:ascii="Times New Roman" w:hAnsi="Times New Roman" w:cs="Times New Roman"/>
            <w:sz w:val="24"/>
            <w:szCs w:val="24"/>
          </w:rPr>
          <w:t>priključcima („Port Stats Request“):</w:t>
        </w:r>
      </w:ins>
    </w:p>
    <w:p w14:paraId="62A55BC2" w14:textId="1ECFA1E0" w:rsidR="006601C6" w:rsidRPr="00A3423B" w:rsidRDefault="006601C6" w:rsidP="00937FA1">
      <w:pPr>
        <w:pStyle w:val="ListParagraph"/>
        <w:numPr>
          <w:ilvl w:val="1"/>
          <w:numId w:val="13"/>
        </w:numPr>
        <w:spacing w:line="360" w:lineRule="auto"/>
        <w:rPr>
          <w:rFonts w:ascii="Times New Roman" w:hAnsi="Times New Roman" w:cs="Times New Roman"/>
          <w:sz w:val="24"/>
          <w:szCs w:val="24"/>
        </w:rPr>
      </w:pPr>
      <w:del w:id="1047" w:author="Ognjen" w:date="2017-01-17T12:38:00Z">
        <w:r w:rsidRPr="00A3423B" w:rsidDel="009C2E2D">
          <w:rPr>
            <w:rFonts w:ascii="Times New Roman" w:hAnsi="Times New Roman" w:cs="Times New Roman"/>
            <w:sz w:val="24"/>
            <w:szCs w:val="24"/>
          </w:rPr>
          <w:delText xml:space="preserve">Nije </w:delText>
        </w:r>
      </w:del>
      <w:ins w:id="1048" w:author="Ognjen" w:date="2017-01-17T12:38:00Z">
        <w:r w:rsidR="009C2E2D">
          <w:rPr>
            <w:rFonts w:ascii="Times New Roman" w:hAnsi="Times New Roman" w:cs="Times New Roman"/>
            <w:sz w:val="24"/>
            <w:szCs w:val="24"/>
          </w:rPr>
          <w:t>n</w:t>
        </w:r>
        <w:r w:rsidR="009C2E2D" w:rsidRPr="00A3423B">
          <w:rPr>
            <w:rFonts w:ascii="Times New Roman" w:hAnsi="Times New Roman" w:cs="Times New Roman"/>
            <w:sz w:val="24"/>
            <w:szCs w:val="24"/>
          </w:rPr>
          <w:t xml:space="preserve">ije </w:t>
        </w:r>
      </w:ins>
      <w:r w:rsidRPr="00A3423B">
        <w:rPr>
          <w:rFonts w:ascii="Times New Roman" w:hAnsi="Times New Roman" w:cs="Times New Roman"/>
          <w:sz w:val="24"/>
          <w:szCs w:val="24"/>
        </w:rPr>
        <w:t xml:space="preserve">dodijeljen ni jednom fizičkom </w:t>
      </w:r>
      <w:del w:id="1049" w:author="Ognjen" w:date="2017-01-17T12:38:00Z">
        <w:r w:rsidRPr="00A3423B" w:rsidDel="009C2E2D">
          <w:rPr>
            <w:rFonts w:ascii="Times New Roman" w:hAnsi="Times New Roman" w:cs="Times New Roman"/>
            <w:sz w:val="24"/>
            <w:szCs w:val="24"/>
          </w:rPr>
          <w:delText>portu.</w:delText>
        </w:r>
      </w:del>
      <w:ins w:id="1050" w:author="Ognjen" w:date="2017-01-17T12:38:00Z">
        <w:r w:rsidR="009C2E2D">
          <w:rPr>
            <w:rFonts w:ascii="Times New Roman" w:hAnsi="Times New Roman" w:cs="Times New Roman"/>
            <w:sz w:val="24"/>
            <w:szCs w:val="24"/>
          </w:rPr>
          <w:t>priključku;</w:t>
        </w:r>
      </w:ins>
    </w:p>
    <w:p w14:paraId="7CBE1430" w14:textId="77777777" w:rsidR="006601C6" w:rsidRPr="00A3423B" w:rsidRDefault="006601C6" w:rsidP="00937FA1">
      <w:pPr>
        <w:spacing w:line="360" w:lineRule="auto"/>
        <w:rPr>
          <w:rFonts w:eastAsiaTheme="majorEastAsia"/>
          <w:color w:val="2F5496" w:themeColor="accent1" w:themeShade="BF"/>
          <w:sz w:val="24"/>
          <w:szCs w:val="24"/>
          <w:lang w:val="hr-HR"/>
        </w:rPr>
      </w:pPr>
      <w:bookmarkStart w:id="1051" w:name="_OFPT_HELLO"/>
      <w:bookmarkEnd w:id="1051"/>
      <w:r w:rsidRPr="00A3423B">
        <w:rPr>
          <w:sz w:val="24"/>
          <w:szCs w:val="24"/>
          <w:lang w:val="hr-HR"/>
        </w:rPr>
        <w:br w:type="page"/>
      </w:r>
    </w:p>
    <w:p w14:paraId="2319792A" w14:textId="1E81D87B" w:rsidR="006601C6" w:rsidRPr="00A3423B" w:rsidRDefault="009C2E2D" w:rsidP="00937FA1">
      <w:pPr>
        <w:pStyle w:val="Heading2"/>
        <w:spacing w:line="360" w:lineRule="auto"/>
        <w:rPr>
          <w:rFonts w:cs="Arial"/>
          <w:sz w:val="24"/>
          <w:szCs w:val="24"/>
          <w:lang w:val="hr-HR"/>
        </w:rPr>
      </w:pPr>
      <w:bookmarkStart w:id="1052" w:name="_Toc472077976"/>
      <w:ins w:id="1053" w:author="Ognjen" w:date="2017-01-17T12:38:00Z">
        <w:r>
          <w:rPr>
            <w:rFonts w:cs="Arial"/>
            <w:sz w:val="24"/>
            <w:szCs w:val="24"/>
            <w:lang w:val="hr-HR"/>
          </w:rPr>
          <w:lastRenderedPageBreak/>
          <w:t xml:space="preserve">Poruka </w:t>
        </w:r>
      </w:ins>
      <w:r w:rsidR="006601C6" w:rsidRPr="00A3423B">
        <w:rPr>
          <w:rFonts w:cs="Arial"/>
          <w:sz w:val="24"/>
          <w:szCs w:val="24"/>
          <w:lang w:val="hr-HR"/>
        </w:rPr>
        <w:t>OFPT_STATS_REPLY</w:t>
      </w:r>
      <w:bookmarkEnd w:id="1052"/>
    </w:p>
    <w:p w14:paraId="234A0053" w14:textId="0C4A7289" w:rsidR="006601C6" w:rsidRPr="00A3423B" w:rsidRDefault="006601C6" w:rsidP="00937FA1">
      <w:pPr>
        <w:spacing w:line="360" w:lineRule="auto"/>
        <w:jc w:val="both"/>
        <w:rPr>
          <w:sz w:val="24"/>
          <w:szCs w:val="24"/>
          <w:lang w:val="hr-HR"/>
        </w:rPr>
      </w:pPr>
      <w:del w:id="1054" w:author="Ognjen" w:date="2017-01-17T12:38:00Z">
        <w:r w:rsidRPr="00A3423B" w:rsidDel="009C2E2D">
          <w:rPr>
            <w:sz w:val="24"/>
            <w:szCs w:val="24"/>
            <w:lang w:val="hr-HR"/>
          </w:rPr>
          <w:delText xml:space="preserve">Poslano </w:delText>
        </w:r>
      </w:del>
      <w:ins w:id="1055" w:author="Ognjen" w:date="2017-01-17T12:38:00Z">
        <w:r w:rsidR="009C2E2D" w:rsidRPr="00A3423B">
          <w:rPr>
            <w:sz w:val="24"/>
            <w:szCs w:val="24"/>
            <w:lang w:val="hr-HR"/>
          </w:rPr>
          <w:t>Poslan</w:t>
        </w:r>
        <w:r w:rsidR="009C2E2D">
          <w:rPr>
            <w:sz w:val="24"/>
            <w:szCs w:val="24"/>
            <w:lang w:val="hr-HR"/>
          </w:rPr>
          <w:t>a</w:t>
        </w:r>
        <w:r w:rsidR="009C2E2D" w:rsidRPr="00A3423B">
          <w:rPr>
            <w:sz w:val="24"/>
            <w:szCs w:val="24"/>
            <w:lang w:val="hr-HR"/>
          </w:rPr>
          <w:t xml:space="preserve"> </w:t>
        </w:r>
      </w:ins>
      <w:r w:rsidRPr="00A3423B">
        <w:rPr>
          <w:sz w:val="24"/>
          <w:szCs w:val="24"/>
          <w:lang w:val="hr-HR"/>
        </w:rPr>
        <w:t xml:space="preserve">od strane </w:t>
      </w:r>
      <w:r w:rsidR="00A016C9" w:rsidRPr="00A3423B">
        <w:rPr>
          <w:sz w:val="24"/>
          <w:szCs w:val="24"/>
          <w:lang w:val="hr-HR"/>
        </w:rPr>
        <w:t>mrežnog uređaja</w:t>
      </w:r>
      <w:r w:rsidRPr="00A3423B">
        <w:rPr>
          <w:sz w:val="24"/>
          <w:szCs w:val="24"/>
          <w:lang w:val="hr-HR"/>
        </w:rPr>
        <w:t xml:space="preserve"> </w:t>
      </w:r>
      <w:ins w:id="1056" w:author="Ognjen" w:date="2017-01-17T12:39:00Z">
        <w:r w:rsidR="00180B32">
          <w:rPr>
            <w:sz w:val="24"/>
            <w:szCs w:val="24"/>
            <w:lang w:val="hr-HR"/>
          </w:rPr>
          <w:t xml:space="preserve">SDN </w:t>
        </w:r>
      </w:ins>
      <w:r w:rsidR="00A016C9" w:rsidRPr="00A3423B">
        <w:rPr>
          <w:sz w:val="24"/>
          <w:szCs w:val="24"/>
          <w:lang w:val="hr-HR"/>
        </w:rPr>
        <w:t>upravljačkom uređaju</w:t>
      </w:r>
      <w:r w:rsidRPr="00A3423B">
        <w:rPr>
          <w:sz w:val="24"/>
          <w:szCs w:val="24"/>
          <w:lang w:val="hr-HR"/>
        </w:rPr>
        <w:t xml:space="preserve"> kao odgovor na </w:t>
      </w:r>
      <w:del w:id="1057" w:author="Ognjen" w:date="2017-01-17T12:39:00Z">
        <w:r w:rsidRPr="00A3423B" w:rsidDel="00180B32">
          <w:rPr>
            <w:sz w:val="24"/>
            <w:szCs w:val="24"/>
            <w:lang w:val="hr-HR"/>
          </w:rPr>
          <w:delText xml:space="preserve">poruke </w:delText>
        </w:r>
      </w:del>
      <w:ins w:id="1058" w:author="Ognjen" w:date="2017-01-17T12:39:00Z">
        <w:r w:rsidR="00180B32" w:rsidRPr="00A3423B">
          <w:rPr>
            <w:sz w:val="24"/>
            <w:szCs w:val="24"/>
            <w:lang w:val="hr-HR"/>
          </w:rPr>
          <w:t>poruk</w:t>
        </w:r>
        <w:r w:rsidR="00180B32">
          <w:rPr>
            <w:sz w:val="24"/>
            <w:szCs w:val="24"/>
            <w:lang w:val="hr-HR"/>
          </w:rPr>
          <w:t>u</w:t>
        </w:r>
        <w:r w:rsidR="00180B32" w:rsidRPr="00A3423B">
          <w:rPr>
            <w:sz w:val="24"/>
            <w:szCs w:val="24"/>
            <w:lang w:val="hr-HR"/>
          </w:rPr>
          <w:t xml:space="preserve"> </w:t>
        </w:r>
      </w:ins>
      <w:del w:id="1059" w:author="Ognjen" w:date="2017-01-17T12:39:00Z">
        <w:r w:rsidRPr="00A3423B" w:rsidDel="00180B32">
          <w:rPr>
            <w:sz w:val="24"/>
            <w:szCs w:val="24"/>
            <w:lang w:val="hr-HR"/>
          </w:rPr>
          <w:delText xml:space="preserve">koje </w:delText>
        </w:r>
      </w:del>
      <w:ins w:id="1060" w:author="Ognjen" w:date="2017-01-17T12:39:00Z">
        <w:r w:rsidR="00180B32" w:rsidRPr="00A3423B">
          <w:rPr>
            <w:sz w:val="24"/>
            <w:szCs w:val="24"/>
            <w:lang w:val="hr-HR"/>
          </w:rPr>
          <w:t>koj</w:t>
        </w:r>
        <w:r w:rsidR="00180B32">
          <w:rPr>
            <w:sz w:val="24"/>
            <w:szCs w:val="24"/>
            <w:lang w:val="hr-HR"/>
          </w:rPr>
          <w:t>om</w:t>
        </w:r>
        <w:r w:rsidR="00180B32" w:rsidRPr="00A3423B">
          <w:rPr>
            <w:sz w:val="24"/>
            <w:szCs w:val="24"/>
            <w:lang w:val="hr-HR"/>
          </w:rPr>
          <w:t xml:space="preserve"> </w:t>
        </w:r>
      </w:ins>
      <w:r w:rsidRPr="00A3423B">
        <w:rPr>
          <w:sz w:val="24"/>
          <w:szCs w:val="24"/>
          <w:lang w:val="hr-HR"/>
        </w:rPr>
        <w:t xml:space="preserve">zahtijevaju </w:t>
      </w:r>
      <w:ins w:id="1061" w:author="Ognjen" w:date="2017-01-17T12:39:00Z">
        <w:r w:rsidR="00180B32">
          <w:rPr>
            <w:sz w:val="24"/>
            <w:szCs w:val="24"/>
            <w:lang w:val="hr-HR"/>
          </w:rPr>
          <w:t xml:space="preserve">dostavu informacija o </w:t>
        </w:r>
      </w:ins>
      <w:r w:rsidRPr="00A3423B">
        <w:rPr>
          <w:sz w:val="24"/>
          <w:szCs w:val="24"/>
          <w:lang w:val="hr-HR"/>
        </w:rPr>
        <w:t>stanj</w:t>
      </w:r>
      <w:del w:id="1062" w:author="Ognjen" w:date="2017-01-17T12:39:00Z">
        <w:r w:rsidRPr="00A3423B" w:rsidDel="00180B32">
          <w:rPr>
            <w:sz w:val="24"/>
            <w:szCs w:val="24"/>
            <w:lang w:val="hr-HR"/>
          </w:rPr>
          <w:delText>e</w:delText>
        </w:r>
      </w:del>
      <w:ins w:id="1063" w:author="Ognjen" w:date="2017-01-17T12:39:00Z">
        <w:r w:rsidR="00180B32">
          <w:rPr>
            <w:sz w:val="24"/>
            <w:szCs w:val="24"/>
            <w:lang w:val="hr-HR"/>
          </w:rPr>
          <w:t>u</w:t>
        </w:r>
      </w:ins>
      <w:r w:rsidRPr="00A3423B">
        <w:rPr>
          <w:sz w:val="24"/>
          <w:szCs w:val="24"/>
          <w:lang w:val="hr-HR"/>
        </w:rPr>
        <w:t xml:space="preserve"> toka podataka</w:t>
      </w:r>
      <w:ins w:id="1064" w:author="Ognjen" w:date="2017-01-17T12:39:00Z">
        <w:r w:rsidR="00180B32">
          <w:rPr>
            <w:sz w:val="24"/>
            <w:szCs w:val="24"/>
            <w:lang w:val="hr-HR"/>
          </w:rPr>
          <w:t xml:space="preserve"> u mrežnom uređaju (</w:t>
        </w:r>
        <w:r w:rsidR="00180B32" w:rsidRPr="00180B32">
          <w:rPr>
            <w:sz w:val="24"/>
            <w:szCs w:val="24"/>
            <w:lang w:val="hr-HR"/>
          </w:rPr>
          <w:t>OFPT_STATS_REQUEST</w:t>
        </w:r>
        <w:r w:rsidR="00180B32">
          <w:rPr>
            <w:sz w:val="24"/>
            <w:szCs w:val="24"/>
            <w:lang w:val="hr-HR"/>
          </w:rPr>
          <w:t>)</w:t>
        </w:r>
      </w:ins>
      <w:r w:rsidRPr="00A3423B">
        <w:rPr>
          <w:sz w:val="24"/>
          <w:szCs w:val="24"/>
          <w:lang w:val="hr-HR"/>
        </w:rPr>
        <w:t xml:space="preserve">. Tijelo poruke se bitno razlikuje ovisno o tipu statistike koja se tražila u </w:t>
      </w:r>
      <w:ins w:id="1065" w:author="Ognjen" w:date="2017-01-17T12:40:00Z">
        <w:r w:rsidR="00180B32">
          <w:rPr>
            <w:sz w:val="24"/>
            <w:szCs w:val="24"/>
            <w:lang w:val="hr-HR"/>
          </w:rPr>
          <w:t xml:space="preserve">poruci </w:t>
        </w:r>
      </w:ins>
      <w:r w:rsidRPr="00A3423B">
        <w:rPr>
          <w:sz w:val="24"/>
          <w:szCs w:val="24"/>
          <w:lang w:val="hr-HR"/>
        </w:rPr>
        <w:t xml:space="preserve">OFTP_STATS_REQUEST. </w:t>
      </w:r>
      <w:commentRangeStart w:id="1066"/>
      <w:r w:rsidRPr="00A3423B">
        <w:rPr>
          <w:sz w:val="24"/>
          <w:szCs w:val="24"/>
          <w:lang w:val="hr-HR"/>
        </w:rPr>
        <w:t xml:space="preserve">Struktura </w:t>
      </w:r>
      <w:del w:id="1067" w:author="Ognjen" w:date="2017-01-17T12:40:00Z">
        <w:r w:rsidRPr="00A3423B" w:rsidDel="00180B32">
          <w:rPr>
            <w:sz w:val="24"/>
            <w:szCs w:val="24"/>
            <w:lang w:val="hr-HR"/>
          </w:rPr>
          <w:delText>poruka</w:delText>
        </w:r>
      </w:del>
      <w:ins w:id="1068" w:author="Ognjen" w:date="2017-01-17T12:40:00Z">
        <w:r w:rsidR="00180B32" w:rsidRPr="00A3423B">
          <w:rPr>
            <w:sz w:val="24"/>
            <w:szCs w:val="24"/>
            <w:lang w:val="hr-HR"/>
          </w:rPr>
          <w:t>poruk</w:t>
        </w:r>
        <w:r w:rsidR="00180B32">
          <w:rPr>
            <w:sz w:val="24"/>
            <w:szCs w:val="24"/>
            <w:lang w:val="hr-HR"/>
          </w:rPr>
          <w:t>e</w:t>
        </w:r>
        <w:commentRangeEnd w:id="1066"/>
        <w:r w:rsidR="00180B32">
          <w:rPr>
            <w:rStyle w:val="CommentReference"/>
          </w:rPr>
          <w:commentReference w:id="1066"/>
        </w:r>
      </w:ins>
      <w:r w:rsidRPr="00A3423B">
        <w:rPr>
          <w:sz w:val="24"/>
          <w:szCs w:val="24"/>
          <w:lang w:val="hr-HR"/>
        </w:rPr>
        <w:t>:</w:t>
      </w:r>
    </w:p>
    <w:p w14:paraId="68FB2F3D" w14:textId="75326896" w:rsidR="006601C6" w:rsidRPr="00A3423B" w:rsidRDefault="00D07DB0" w:rsidP="00937FA1">
      <w:pPr>
        <w:widowControl/>
        <w:numPr>
          <w:ilvl w:val="0"/>
          <w:numId w:val="12"/>
        </w:numPr>
        <w:spacing w:line="360" w:lineRule="auto"/>
        <w:rPr>
          <w:sz w:val="24"/>
          <w:szCs w:val="24"/>
          <w:lang w:val="hr-HR"/>
        </w:rPr>
      </w:pPr>
      <w:del w:id="1069" w:author="Ognjen" w:date="2017-01-17T12:40:00Z">
        <w:r w:rsidDel="00180B32">
          <w:fldChar w:fldCharType="begin"/>
        </w:r>
        <w:r w:rsidDel="00180B32">
          <w:delInstrText xml:space="preserve"> HYPERLINK \l "_Zaglavlje" </w:delInstrText>
        </w:r>
        <w:r w:rsidDel="00180B32">
          <w:fldChar w:fldCharType="separate"/>
        </w:r>
        <w:r w:rsidR="006601C6" w:rsidRPr="00180B32" w:rsidDel="00180B32">
          <w:rPr>
            <w:rPrChange w:id="1070" w:author="Ognjen" w:date="2017-01-17T12:40:00Z">
              <w:rPr>
                <w:rStyle w:val="Hyperlink"/>
                <w:sz w:val="24"/>
                <w:szCs w:val="24"/>
                <w:lang w:val="hr-HR"/>
              </w:rPr>
            </w:rPrChange>
          </w:rPr>
          <w:delText>OpenFlow zaglavlje.</w:delText>
        </w:r>
        <w:r w:rsidDel="00180B32">
          <w:rPr>
            <w:rStyle w:val="Hyperlink"/>
            <w:sz w:val="24"/>
            <w:szCs w:val="24"/>
            <w:lang w:val="hr-HR"/>
          </w:rPr>
          <w:fldChar w:fldCharType="end"/>
        </w:r>
      </w:del>
      <w:ins w:id="1071" w:author="Ognjen" w:date="2017-01-17T12:40:00Z">
        <w:r w:rsidR="00180B32" w:rsidRPr="00180B32">
          <w:rPr>
            <w:rPrChange w:id="1072" w:author="Ognjen" w:date="2017-01-17T12:40:00Z">
              <w:rPr>
                <w:rStyle w:val="Hyperlink"/>
                <w:sz w:val="24"/>
                <w:szCs w:val="24"/>
                <w:lang w:val="hr-HR"/>
              </w:rPr>
            </w:rPrChange>
          </w:rPr>
          <w:t>OpenFlow zaglavlje</w:t>
        </w:r>
        <w:r w:rsidR="00180B32">
          <w:rPr>
            <w:sz w:val="24"/>
            <w:szCs w:val="24"/>
            <w:lang w:val="hr-HR"/>
          </w:rPr>
          <w:t>;</w:t>
        </w:r>
      </w:ins>
    </w:p>
    <w:p w14:paraId="0750351E" w14:textId="6397C338" w:rsidR="006601C6" w:rsidRPr="00A3423B" w:rsidRDefault="006601C6" w:rsidP="00937FA1">
      <w:pPr>
        <w:pStyle w:val="ListParagraph"/>
        <w:numPr>
          <w:ilvl w:val="0"/>
          <w:numId w:val="12"/>
        </w:numPr>
        <w:spacing w:line="360" w:lineRule="auto"/>
        <w:rPr>
          <w:rFonts w:ascii="Times New Roman" w:hAnsi="Times New Roman" w:cs="Times New Roman"/>
          <w:sz w:val="24"/>
          <w:szCs w:val="24"/>
        </w:rPr>
      </w:pPr>
      <w:del w:id="1073" w:author="Ognjen" w:date="2017-01-17T12:41:00Z">
        <w:r w:rsidRPr="00A3423B" w:rsidDel="00C165D7">
          <w:rPr>
            <w:rFonts w:ascii="Times New Roman" w:hAnsi="Times New Roman" w:cs="Times New Roman"/>
            <w:sz w:val="24"/>
            <w:szCs w:val="24"/>
          </w:rPr>
          <w:delText xml:space="preserve">Određuje </w:delText>
        </w:r>
      </w:del>
      <w:commentRangeStart w:id="1074"/>
      <w:ins w:id="1075" w:author="Ognjen" w:date="2017-01-17T12:41:00Z">
        <w:r w:rsidR="00C165D7">
          <w:rPr>
            <w:rFonts w:ascii="Times New Roman" w:hAnsi="Times New Roman" w:cs="Times New Roman"/>
            <w:sz w:val="24"/>
            <w:szCs w:val="24"/>
          </w:rPr>
          <w:t>o</w:t>
        </w:r>
        <w:r w:rsidR="00C165D7" w:rsidRPr="00A3423B">
          <w:rPr>
            <w:rFonts w:ascii="Times New Roman" w:hAnsi="Times New Roman" w:cs="Times New Roman"/>
            <w:sz w:val="24"/>
            <w:szCs w:val="24"/>
          </w:rPr>
          <w:t>dređuje</w:t>
        </w:r>
      </w:ins>
      <w:commentRangeEnd w:id="1074"/>
      <w:ins w:id="1076" w:author="Ognjen" w:date="2017-01-17T12:42:00Z">
        <w:r w:rsidR="00C165D7">
          <w:rPr>
            <w:rStyle w:val="CommentReference"/>
            <w:rFonts w:ascii="Times New Roman" w:eastAsia="Times New Roman" w:hAnsi="Times New Roman" w:cs="Times New Roman"/>
            <w:lang w:val="en-US"/>
          </w:rPr>
          <w:commentReference w:id="1074"/>
        </w:r>
      </w:ins>
      <w:ins w:id="1077" w:author="Ognjen" w:date="2017-01-17T12:41:00Z">
        <w:r w:rsidR="00C165D7" w:rsidRPr="00A3423B">
          <w:rPr>
            <w:rFonts w:ascii="Times New Roman" w:hAnsi="Times New Roman" w:cs="Times New Roman"/>
            <w:sz w:val="24"/>
            <w:szCs w:val="24"/>
          </w:rPr>
          <w:t xml:space="preserve"> </w:t>
        </w:r>
      </w:ins>
      <w:r w:rsidRPr="00A3423B">
        <w:rPr>
          <w:rFonts w:ascii="Times New Roman" w:hAnsi="Times New Roman" w:cs="Times New Roman"/>
          <w:sz w:val="24"/>
          <w:szCs w:val="24"/>
        </w:rPr>
        <w:t xml:space="preserve">vrstu informacije koja se </w:t>
      </w:r>
      <w:commentRangeStart w:id="1078"/>
      <w:r w:rsidRPr="00A3423B">
        <w:rPr>
          <w:rFonts w:ascii="Times New Roman" w:hAnsi="Times New Roman" w:cs="Times New Roman"/>
          <w:sz w:val="24"/>
          <w:szCs w:val="24"/>
        </w:rPr>
        <w:t>prosljeđuje</w:t>
      </w:r>
      <w:commentRangeEnd w:id="1078"/>
      <w:r w:rsidR="000A287B">
        <w:rPr>
          <w:rStyle w:val="CommentReference"/>
          <w:rFonts w:ascii="Times New Roman" w:eastAsia="Times New Roman" w:hAnsi="Times New Roman" w:cs="Times New Roman"/>
          <w:lang w:val="en-US"/>
        </w:rPr>
        <w:commentReference w:id="1078"/>
      </w:r>
      <w:r w:rsidRPr="00A3423B">
        <w:rPr>
          <w:rFonts w:ascii="Times New Roman" w:hAnsi="Times New Roman" w:cs="Times New Roman"/>
          <w:sz w:val="24"/>
          <w:szCs w:val="24"/>
        </w:rPr>
        <w:t xml:space="preserve"> kao odgovor i način kojim će se </w:t>
      </w:r>
      <w:commentRangeStart w:id="1079"/>
      <w:r w:rsidRPr="00A3423B">
        <w:rPr>
          <w:rFonts w:ascii="Times New Roman" w:hAnsi="Times New Roman" w:cs="Times New Roman"/>
          <w:sz w:val="24"/>
          <w:szCs w:val="24"/>
        </w:rPr>
        <w:t>prikazati</w:t>
      </w:r>
      <w:commentRangeEnd w:id="1079"/>
      <w:r w:rsidR="000A287B">
        <w:rPr>
          <w:rStyle w:val="CommentReference"/>
          <w:rFonts w:ascii="Times New Roman" w:eastAsia="Times New Roman" w:hAnsi="Times New Roman" w:cs="Times New Roman"/>
          <w:lang w:val="en-US"/>
        </w:rPr>
        <w:commentReference w:id="1079"/>
      </w:r>
      <w:r w:rsidRPr="00A3423B">
        <w:rPr>
          <w:rFonts w:ascii="Times New Roman" w:hAnsi="Times New Roman" w:cs="Times New Roman"/>
          <w:sz w:val="24"/>
          <w:szCs w:val="24"/>
        </w:rPr>
        <w:t xml:space="preserve"> tijelo poruke</w:t>
      </w:r>
      <w:del w:id="1080" w:author="Ognjen" w:date="2017-01-17T12:42:00Z">
        <w:r w:rsidRPr="00A3423B" w:rsidDel="000A287B">
          <w:rPr>
            <w:rFonts w:ascii="Times New Roman" w:hAnsi="Times New Roman" w:cs="Times New Roman"/>
            <w:sz w:val="24"/>
            <w:szCs w:val="24"/>
          </w:rPr>
          <w:delText>.</w:delText>
        </w:r>
      </w:del>
      <w:ins w:id="1081" w:author="Ognjen" w:date="2017-01-17T12:42:00Z">
        <w:r w:rsidR="000A287B">
          <w:rPr>
            <w:rFonts w:ascii="Times New Roman" w:hAnsi="Times New Roman" w:cs="Times New Roman"/>
            <w:sz w:val="24"/>
            <w:szCs w:val="24"/>
          </w:rPr>
          <w:t>;</w:t>
        </w:r>
      </w:ins>
    </w:p>
    <w:p w14:paraId="2B128057" w14:textId="31182B64" w:rsidR="006601C6" w:rsidRPr="00A3423B" w:rsidRDefault="006601C6" w:rsidP="00937FA1">
      <w:pPr>
        <w:pStyle w:val="ListParagraph"/>
        <w:numPr>
          <w:ilvl w:val="0"/>
          <w:numId w:val="12"/>
        </w:numPr>
        <w:spacing w:line="360" w:lineRule="auto"/>
        <w:rPr>
          <w:rFonts w:ascii="Times New Roman" w:hAnsi="Times New Roman" w:cs="Times New Roman"/>
          <w:sz w:val="24"/>
          <w:szCs w:val="24"/>
        </w:rPr>
      </w:pPr>
      <w:del w:id="1082" w:author="Ognjen" w:date="2017-01-17T12:42:00Z">
        <w:r w:rsidRPr="00A3423B" w:rsidDel="000A287B">
          <w:rPr>
            <w:rFonts w:ascii="Times New Roman" w:hAnsi="Times New Roman" w:cs="Times New Roman"/>
            <w:sz w:val="24"/>
            <w:szCs w:val="24"/>
          </w:rPr>
          <w:delText xml:space="preserve">Zastavica </w:delText>
        </w:r>
      </w:del>
      <w:commentRangeStart w:id="1083"/>
      <w:ins w:id="1084" w:author="Ognjen" w:date="2017-01-17T12:42:00Z">
        <w:r w:rsidR="000A287B">
          <w:rPr>
            <w:rFonts w:ascii="Times New Roman" w:hAnsi="Times New Roman" w:cs="Times New Roman"/>
            <w:sz w:val="24"/>
            <w:szCs w:val="24"/>
          </w:rPr>
          <w:t>z</w:t>
        </w:r>
        <w:r w:rsidR="000A287B" w:rsidRPr="00A3423B">
          <w:rPr>
            <w:rFonts w:ascii="Times New Roman" w:hAnsi="Times New Roman" w:cs="Times New Roman"/>
            <w:sz w:val="24"/>
            <w:szCs w:val="24"/>
          </w:rPr>
          <w:t>astavica</w:t>
        </w:r>
        <w:commentRangeEnd w:id="1083"/>
        <w:r w:rsidR="000A287B">
          <w:rPr>
            <w:rStyle w:val="CommentReference"/>
            <w:rFonts w:ascii="Times New Roman" w:eastAsia="Times New Roman" w:hAnsi="Times New Roman" w:cs="Times New Roman"/>
            <w:lang w:val="en-US"/>
          </w:rPr>
          <w:commentReference w:id="1083"/>
        </w:r>
        <w:r w:rsidR="000A287B" w:rsidRPr="00A3423B">
          <w:rPr>
            <w:rFonts w:ascii="Times New Roman" w:hAnsi="Times New Roman" w:cs="Times New Roman"/>
            <w:sz w:val="24"/>
            <w:szCs w:val="24"/>
          </w:rPr>
          <w:t xml:space="preserve"> </w:t>
        </w:r>
      </w:ins>
      <w:r w:rsidRPr="00A3423B">
        <w:rPr>
          <w:rFonts w:ascii="Times New Roman" w:hAnsi="Times New Roman" w:cs="Times New Roman"/>
          <w:sz w:val="24"/>
          <w:szCs w:val="24"/>
        </w:rPr>
        <w:t>određuju hoće li nakon ovog odgovora poruke slijediti još koji odgovor.</w:t>
      </w:r>
    </w:p>
    <w:p w14:paraId="7FD2452B" w14:textId="49FD4465" w:rsidR="006601C6" w:rsidRPr="00A3423B" w:rsidRDefault="00BB39DA" w:rsidP="00937FA1">
      <w:pPr>
        <w:pStyle w:val="Heading3"/>
        <w:spacing w:line="360" w:lineRule="auto"/>
        <w:rPr>
          <w:rFonts w:cs="Arial"/>
          <w:sz w:val="24"/>
          <w:szCs w:val="24"/>
          <w:lang w:val="hr-HR"/>
        </w:rPr>
      </w:pPr>
      <w:bookmarkStart w:id="1085" w:name="_Toc472077977"/>
      <w:commentRangeStart w:id="1086"/>
      <w:r w:rsidRPr="00A3423B">
        <w:rPr>
          <w:rFonts w:ascii="Times New Roman" w:hAnsi="Times New Roman"/>
          <w:noProof/>
          <w:lang w:val="hr-HR" w:eastAsia="hr-HR"/>
        </w:rPr>
        <w:drawing>
          <wp:anchor distT="0" distB="0" distL="114300" distR="114300" simplePos="0" relativeHeight="251669504" behindDoc="0" locked="0" layoutInCell="1" allowOverlap="1" wp14:anchorId="55D8FD4A" wp14:editId="0079EDF5">
            <wp:simplePos x="0" y="0"/>
            <wp:positionH relativeFrom="margin">
              <wp:posOffset>895350</wp:posOffset>
            </wp:positionH>
            <wp:positionV relativeFrom="paragraph">
              <wp:posOffset>391795</wp:posOffset>
            </wp:positionV>
            <wp:extent cx="4139565" cy="1875155"/>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FP Stats Reply Desc.png"/>
                    <pic:cNvPicPr/>
                  </pic:nvPicPr>
                  <pic:blipFill rotWithShape="1">
                    <a:blip r:embed="rId22" cstate="print">
                      <a:extLst>
                        <a:ext uri="{28A0092B-C50C-407E-A947-70E740481C1C}">
                          <a14:useLocalDpi xmlns:a14="http://schemas.microsoft.com/office/drawing/2010/main" val="0"/>
                        </a:ext>
                      </a:extLst>
                    </a:blip>
                    <a:srcRect l="662" t="49677" r="76355" b="31805"/>
                    <a:stretch/>
                  </pic:blipFill>
                  <pic:spPr bwMode="auto">
                    <a:xfrm>
                      <a:off x="0" y="0"/>
                      <a:ext cx="4139565" cy="18751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A3423B">
        <w:rPr>
          <w:noProof/>
          <w:lang w:val="hr-HR" w:eastAsia="hr-HR"/>
        </w:rPr>
        <mc:AlternateContent>
          <mc:Choice Requires="wps">
            <w:drawing>
              <wp:anchor distT="0" distB="0" distL="114300" distR="114300" simplePos="0" relativeHeight="251706368" behindDoc="0" locked="0" layoutInCell="1" allowOverlap="1" wp14:anchorId="60AA8B58" wp14:editId="09B0A9C8">
                <wp:simplePos x="0" y="0"/>
                <wp:positionH relativeFrom="column">
                  <wp:posOffset>892175</wp:posOffset>
                </wp:positionH>
                <wp:positionV relativeFrom="paragraph">
                  <wp:posOffset>2320290</wp:posOffset>
                </wp:positionV>
                <wp:extent cx="4139565" cy="635"/>
                <wp:effectExtent l="0" t="0" r="0" b="0"/>
                <wp:wrapTopAndBottom/>
                <wp:docPr id="33" name="Text Box 33"/>
                <wp:cNvGraphicFramePr/>
                <a:graphic xmlns:a="http://schemas.openxmlformats.org/drawingml/2006/main">
                  <a:graphicData uri="http://schemas.microsoft.com/office/word/2010/wordprocessingShape">
                    <wps:wsp>
                      <wps:cNvSpPr txBox="1"/>
                      <wps:spPr>
                        <a:xfrm>
                          <a:off x="0" y="0"/>
                          <a:ext cx="4139565" cy="635"/>
                        </a:xfrm>
                        <a:prstGeom prst="rect">
                          <a:avLst/>
                        </a:prstGeom>
                        <a:solidFill>
                          <a:prstClr val="white"/>
                        </a:solidFill>
                        <a:ln>
                          <a:noFill/>
                        </a:ln>
                      </wps:spPr>
                      <wps:txbx>
                        <w:txbxContent>
                          <w:p w14:paraId="0194B39C" w14:textId="720DFC0F" w:rsidR="008E074F" w:rsidRPr="00FD4096" w:rsidRDefault="008E074F" w:rsidP="00BB39DA">
                            <w:pPr>
                              <w:pStyle w:val="Caption"/>
                              <w:jc w:val="center"/>
                              <w:rPr>
                                <w:rFonts w:ascii="Times New Roman" w:eastAsia="Times New Roman" w:hAnsi="Times New Roman" w:cs="Times New Roman"/>
                                <w:noProof/>
                                <w:color w:val="auto"/>
                                <w:sz w:val="20"/>
                                <w:szCs w:val="20"/>
                              </w:rPr>
                            </w:pPr>
                            <w:bookmarkStart w:id="1087" w:name="_Toc472075311"/>
                            <w:r>
                              <w:t xml:space="preserve">Slika </w:t>
                            </w:r>
                            <w:r>
                              <w:fldChar w:fldCharType="begin"/>
                            </w:r>
                            <w:r>
                              <w:instrText xml:space="preserve"> SEQ Slika \* ARABIC </w:instrText>
                            </w:r>
                            <w:r>
                              <w:fldChar w:fldCharType="separate"/>
                            </w:r>
                            <w:r>
                              <w:rPr>
                                <w:noProof/>
                              </w:rPr>
                              <w:t>12</w:t>
                            </w:r>
                            <w:r>
                              <w:rPr>
                                <w:noProof/>
                              </w:rPr>
                              <w:fldChar w:fldCharType="end"/>
                            </w:r>
                            <w:r>
                              <w:t xml:space="preserve"> </w:t>
                            </w:r>
                            <w:ins w:id="1088" w:author="Ognjen" w:date="2017-01-17T12:43:00Z">
                              <w:r>
                                <w:t xml:space="preserve">Poruka </w:t>
                              </w:r>
                            </w:ins>
                            <w:r>
                              <w:t xml:space="preserve">OFPT_STATS_REQUEST za </w:t>
                            </w:r>
                            <w:ins w:id="1089" w:author="Ognjen" w:date="2017-01-17T12:43:00Z">
                              <w:r>
                                <w:t xml:space="preserve">tijelo </w:t>
                              </w:r>
                            </w:ins>
                            <w:r>
                              <w:t>Desc Stats Reply</w:t>
                            </w:r>
                            <w:del w:id="1090" w:author="Ognjen" w:date="2017-01-17T12:43:00Z">
                              <w:r w:rsidDel="000B52D0">
                                <w:delText xml:space="preserve"> </w:delText>
                              </w:r>
                              <w:r w:rsidRPr="003429ED" w:rsidDel="000B52D0">
                                <w:delText>unutar Wiresharka 1.6.7.</w:delText>
                              </w:r>
                            </w:del>
                            <w:bookmarkEnd w:id="108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AA8B58" id="Text Box 33" o:spid="_x0000_s1037" type="#_x0000_t202" style="position:absolute;left:0;text-align:left;margin-left:70.25pt;margin-top:182.7pt;width:325.95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" stroked="f">
                <v:textbox style="mso-fit-shape-to-text:t" inset="0,0,0,0">
                  <w:txbxContent>
                    <w:p w14:paraId="0194B39C" w14:textId="720DFC0F" w:rsidR="008E074F" w:rsidRPr="00FD4096" w:rsidRDefault="008E074F" w:rsidP="00BB39DA">
                      <w:pPr>
                        <w:pStyle w:val="Caption"/>
                        <w:jc w:val="center"/>
                        <w:rPr>
                          <w:rFonts w:ascii="Times New Roman" w:eastAsia="Times New Roman" w:hAnsi="Times New Roman" w:cs="Times New Roman"/>
                          <w:noProof/>
                          <w:color w:val="auto"/>
                          <w:sz w:val="20"/>
                          <w:szCs w:val="20"/>
                        </w:rPr>
                      </w:pPr>
                      <w:bookmarkStart w:id="1091" w:name="_Toc472075311"/>
                      <w:r>
                        <w:t xml:space="preserve">Slika </w:t>
                      </w:r>
                      <w:r>
                        <w:fldChar w:fldCharType="begin"/>
                      </w:r>
                      <w:r>
                        <w:instrText xml:space="preserve"> SEQ Slika \* ARABIC </w:instrText>
                      </w:r>
                      <w:r>
                        <w:fldChar w:fldCharType="separate"/>
                      </w:r>
                      <w:r>
                        <w:rPr>
                          <w:noProof/>
                        </w:rPr>
                        <w:t>12</w:t>
                      </w:r>
                      <w:r>
                        <w:rPr>
                          <w:noProof/>
                        </w:rPr>
                        <w:fldChar w:fldCharType="end"/>
                      </w:r>
                      <w:r>
                        <w:t xml:space="preserve"> </w:t>
                      </w:r>
                      <w:ins w:id="1092" w:author="Ognjen" w:date="2017-01-17T12:43:00Z">
                        <w:r>
                          <w:t xml:space="preserve">Poruka </w:t>
                        </w:r>
                      </w:ins>
                      <w:r>
                        <w:t xml:space="preserve">OFPT_STATS_REQUEST za </w:t>
                      </w:r>
                      <w:ins w:id="1093" w:author="Ognjen" w:date="2017-01-17T12:43:00Z">
                        <w:r>
                          <w:t xml:space="preserve">tijelo </w:t>
                        </w:r>
                      </w:ins>
                      <w:r>
                        <w:t>Desc Stats Reply</w:t>
                      </w:r>
                      <w:del w:id="1094" w:author="Ognjen" w:date="2017-01-17T12:43:00Z">
                        <w:r w:rsidDel="000B52D0">
                          <w:delText xml:space="preserve"> </w:delText>
                        </w:r>
                        <w:r w:rsidRPr="003429ED" w:rsidDel="000B52D0">
                          <w:delText>unutar Wiresharka 1.6.7.</w:delText>
                        </w:r>
                      </w:del>
                      <w:bookmarkEnd w:id="1091"/>
                    </w:p>
                  </w:txbxContent>
                </v:textbox>
                <w10:wrap type="topAndBottom"/>
              </v:shape>
            </w:pict>
          </mc:Fallback>
        </mc:AlternateContent>
      </w:r>
      <w:ins w:id="1095" w:author="Ognjen" w:date="2017-01-17T12:43:00Z">
        <w:r w:rsidR="000B52D0">
          <w:rPr>
            <w:rFonts w:cs="Arial"/>
            <w:sz w:val="24"/>
            <w:szCs w:val="24"/>
            <w:lang w:val="hr-HR"/>
          </w:rPr>
          <w:t xml:space="preserve">Tijelo </w:t>
        </w:r>
      </w:ins>
      <w:r w:rsidR="006601C6" w:rsidRPr="00A3423B">
        <w:rPr>
          <w:rFonts w:cs="Arial"/>
          <w:sz w:val="24"/>
          <w:szCs w:val="24"/>
          <w:lang w:val="hr-HR"/>
        </w:rPr>
        <w:t>Desc Stats Reply</w:t>
      </w:r>
      <w:bookmarkEnd w:id="1085"/>
      <w:commentRangeEnd w:id="1086"/>
      <w:r w:rsidR="000B52D0">
        <w:rPr>
          <w:rStyle w:val="CommentReference"/>
          <w:rFonts w:ascii="Times New Roman" w:hAnsi="Times New Roman"/>
          <w:i w:val="0"/>
        </w:rPr>
        <w:commentReference w:id="1086"/>
      </w:r>
    </w:p>
    <w:p w14:paraId="40B49255" w14:textId="538F04BC" w:rsidR="006601C6" w:rsidRPr="00A3423B" w:rsidRDefault="006601C6" w:rsidP="00937FA1">
      <w:pPr>
        <w:pStyle w:val="ListParagraph"/>
        <w:numPr>
          <w:ilvl w:val="0"/>
          <w:numId w:val="13"/>
        </w:numPr>
        <w:spacing w:line="360" w:lineRule="auto"/>
        <w:rPr>
          <w:rFonts w:ascii="Times New Roman" w:hAnsi="Times New Roman" w:cs="Times New Roman"/>
          <w:sz w:val="24"/>
          <w:szCs w:val="24"/>
        </w:rPr>
      </w:pPr>
      <w:commentRangeStart w:id="1096"/>
      <w:del w:id="1097" w:author="Ognjen" w:date="2017-01-17T12:45:00Z">
        <w:r w:rsidRPr="00A3423B" w:rsidDel="00F369BE">
          <w:rPr>
            <w:rFonts w:ascii="Times New Roman" w:hAnsi="Times New Roman" w:cs="Times New Roman"/>
            <w:sz w:val="24"/>
            <w:szCs w:val="24"/>
          </w:rPr>
          <w:delText>Proizvođač</w:delText>
        </w:r>
      </w:del>
      <w:ins w:id="1098" w:author="Ognjen" w:date="2017-01-17T12:45:00Z">
        <w:r w:rsidR="00F369BE">
          <w:rPr>
            <w:rFonts w:ascii="Times New Roman" w:hAnsi="Times New Roman" w:cs="Times New Roman"/>
            <w:sz w:val="24"/>
            <w:szCs w:val="24"/>
          </w:rPr>
          <w:t>p</w:t>
        </w:r>
        <w:r w:rsidR="00F369BE" w:rsidRPr="00A3423B">
          <w:rPr>
            <w:rFonts w:ascii="Times New Roman" w:hAnsi="Times New Roman" w:cs="Times New Roman"/>
            <w:sz w:val="24"/>
            <w:szCs w:val="24"/>
          </w:rPr>
          <w:t>roizvođač</w:t>
        </w:r>
      </w:ins>
      <w:commentRangeEnd w:id="1096"/>
      <w:ins w:id="1099" w:author="Ognjen" w:date="2017-01-17T12:48:00Z">
        <w:r w:rsidR="00604E97">
          <w:rPr>
            <w:rStyle w:val="CommentReference"/>
            <w:rFonts w:ascii="Times New Roman" w:eastAsia="Times New Roman" w:hAnsi="Times New Roman" w:cs="Times New Roman"/>
            <w:lang w:val="en-US"/>
          </w:rPr>
          <w:commentReference w:id="1096"/>
        </w:r>
      </w:ins>
      <w:ins w:id="1100" w:author="Ognjen" w:date="2017-01-17T12:45:00Z">
        <w:r w:rsidR="00F369BE">
          <w:rPr>
            <w:rFonts w:ascii="Times New Roman" w:hAnsi="Times New Roman" w:cs="Times New Roman"/>
            <w:sz w:val="24"/>
            <w:szCs w:val="24"/>
          </w:rPr>
          <w:t xml:space="preserve"> </w:t>
        </w:r>
      </w:ins>
      <w:ins w:id="1101" w:author="Ognjen" w:date="2017-01-17T12:44:00Z">
        <w:r w:rsidR="00F369BE">
          <w:rPr>
            <w:rFonts w:ascii="Times New Roman" w:hAnsi="Times New Roman" w:cs="Times New Roman"/>
            <w:sz w:val="24"/>
            <w:szCs w:val="24"/>
          </w:rPr>
          <w:t>(„</w:t>
        </w:r>
        <w:commentRangeStart w:id="1102"/>
        <w:r w:rsidR="00F369BE">
          <w:rPr>
            <w:rFonts w:ascii="Times New Roman" w:hAnsi="Times New Roman" w:cs="Times New Roman"/>
            <w:sz w:val="24"/>
            <w:szCs w:val="24"/>
          </w:rPr>
          <w:t>Mfr Desc</w:t>
        </w:r>
      </w:ins>
      <w:commentRangeEnd w:id="1102"/>
      <w:ins w:id="1103" w:author="Ognjen" w:date="2017-01-17T12:53:00Z">
        <w:r w:rsidR="00F83716">
          <w:rPr>
            <w:rStyle w:val="CommentReference"/>
            <w:rFonts w:ascii="Times New Roman" w:eastAsia="Times New Roman" w:hAnsi="Times New Roman" w:cs="Times New Roman"/>
            <w:lang w:val="en-US"/>
          </w:rPr>
          <w:commentReference w:id="1102"/>
        </w:r>
      </w:ins>
      <w:ins w:id="1104" w:author="Ognjen" w:date="2017-01-17T12:44:00Z">
        <w:r w:rsidR="00F369BE">
          <w:rPr>
            <w:rFonts w:ascii="Times New Roman" w:hAnsi="Times New Roman" w:cs="Times New Roman"/>
            <w:sz w:val="24"/>
            <w:szCs w:val="24"/>
          </w:rPr>
          <w:t>“)</w:t>
        </w:r>
      </w:ins>
      <w:del w:id="1105" w:author="Ognjen" w:date="2017-01-17T12:44:00Z">
        <w:r w:rsidRPr="00A3423B" w:rsidDel="00F369BE">
          <w:rPr>
            <w:rFonts w:ascii="Times New Roman" w:hAnsi="Times New Roman" w:cs="Times New Roman"/>
            <w:sz w:val="24"/>
            <w:szCs w:val="24"/>
          </w:rPr>
          <w:delText>.</w:delText>
        </w:r>
      </w:del>
      <w:ins w:id="1106" w:author="Ognjen" w:date="2017-01-17T12:44:00Z">
        <w:r w:rsidR="00F369BE">
          <w:rPr>
            <w:rFonts w:ascii="Times New Roman" w:hAnsi="Times New Roman" w:cs="Times New Roman"/>
            <w:sz w:val="24"/>
            <w:szCs w:val="24"/>
          </w:rPr>
          <w:t>;</w:t>
        </w:r>
      </w:ins>
    </w:p>
    <w:p w14:paraId="6A5EAFB4" w14:textId="26A932EF" w:rsidR="006601C6" w:rsidRPr="00A3423B" w:rsidRDefault="006601C6" w:rsidP="00937FA1">
      <w:pPr>
        <w:pStyle w:val="ListParagraph"/>
        <w:numPr>
          <w:ilvl w:val="0"/>
          <w:numId w:val="13"/>
        </w:numPr>
        <w:spacing w:line="360" w:lineRule="auto"/>
        <w:rPr>
          <w:rFonts w:ascii="Times New Roman" w:hAnsi="Times New Roman" w:cs="Times New Roman"/>
          <w:sz w:val="24"/>
          <w:szCs w:val="24"/>
        </w:rPr>
      </w:pPr>
      <w:del w:id="1107" w:author="Ognjen" w:date="2017-01-17T12:45:00Z">
        <w:r w:rsidRPr="00A3423B" w:rsidDel="00F369BE">
          <w:rPr>
            <w:rFonts w:ascii="Times New Roman" w:hAnsi="Times New Roman" w:cs="Times New Roman"/>
            <w:sz w:val="24"/>
            <w:szCs w:val="24"/>
          </w:rPr>
          <w:delText xml:space="preserve">Opis </w:delText>
        </w:r>
      </w:del>
      <w:ins w:id="1108" w:author="Ognjen" w:date="2017-01-17T12:45:00Z">
        <w:r w:rsidR="00F369BE">
          <w:rPr>
            <w:rFonts w:ascii="Times New Roman" w:hAnsi="Times New Roman" w:cs="Times New Roman"/>
            <w:sz w:val="24"/>
            <w:szCs w:val="24"/>
          </w:rPr>
          <w:t>o</w:t>
        </w:r>
        <w:r w:rsidR="00F369BE" w:rsidRPr="00A3423B">
          <w:rPr>
            <w:rFonts w:ascii="Times New Roman" w:hAnsi="Times New Roman" w:cs="Times New Roman"/>
            <w:sz w:val="24"/>
            <w:szCs w:val="24"/>
          </w:rPr>
          <w:t xml:space="preserve">pis </w:t>
        </w:r>
      </w:ins>
      <w:del w:id="1109" w:author="Ognjen" w:date="2017-01-17T12:44:00Z">
        <w:r w:rsidRPr="00F369BE" w:rsidDel="00F369BE">
          <w:rPr>
            <w:rFonts w:ascii="Times New Roman" w:hAnsi="Times New Roman" w:cs="Times New Roman"/>
            <w:sz w:val="24"/>
            <w:szCs w:val="24"/>
          </w:rPr>
          <w:delText>hardwarea</w:delText>
        </w:r>
      </w:del>
      <w:ins w:id="1110" w:author="Ognjen" w:date="2017-01-17T12:44:00Z">
        <w:r w:rsidR="00F369BE">
          <w:rPr>
            <w:rFonts w:ascii="Times New Roman" w:hAnsi="Times New Roman" w:cs="Times New Roman"/>
            <w:sz w:val="24"/>
            <w:szCs w:val="24"/>
          </w:rPr>
          <w:t>sklopovlja</w:t>
        </w:r>
      </w:ins>
      <w:ins w:id="1111" w:author="Ognjen" w:date="2017-01-17T12:45:00Z">
        <w:r w:rsidR="00F369BE">
          <w:rPr>
            <w:rFonts w:ascii="Times New Roman" w:hAnsi="Times New Roman" w:cs="Times New Roman"/>
            <w:sz w:val="24"/>
            <w:szCs w:val="24"/>
          </w:rPr>
          <w:t xml:space="preserve"> mrežnog uređaja („H</w:t>
        </w:r>
      </w:ins>
      <w:ins w:id="1112" w:author="Ognjen" w:date="2017-01-17T12:46:00Z">
        <w:r w:rsidR="00F369BE">
          <w:rPr>
            <w:rFonts w:ascii="Times New Roman" w:hAnsi="Times New Roman" w:cs="Times New Roman"/>
            <w:sz w:val="24"/>
            <w:szCs w:val="24"/>
          </w:rPr>
          <w:t>W</w:t>
        </w:r>
      </w:ins>
      <w:ins w:id="1113" w:author="Ognjen" w:date="2017-01-17T12:45:00Z">
        <w:r w:rsidR="00F369BE">
          <w:rPr>
            <w:rFonts w:ascii="Times New Roman" w:hAnsi="Times New Roman" w:cs="Times New Roman"/>
            <w:sz w:val="24"/>
            <w:szCs w:val="24"/>
          </w:rPr>
          <w:t xml:space="preserve"> Desc“)</w:t>
        </w:r>
      </w:ins>
      <w:del w:id="1114" w:author="Ognjen" w:date="2017-01-17T12:45:00Z">
        <w:r w:rsidRPr="00A3423B" w:rsidDel="00F369BE">
          <w:rPr>
            <w:rFonts w:ascii="Times New Roman" w:hAnsi="Times New Roman" w:cs="Times New Roman"/>
            <w:i/>
            <w:sz w:val="24"/>
            <w:szCs w:val="24"/>
          </w:rPr>
          <w:delText>.</w:delText>
        </w:r>
      </w:del>
      <w:ins w:id="1115" w:author="Ognjen" w:date="2017-01-17T12:45:00Z">
        <w:r w:rsidR="00F369BE" w:rsidRPr="00F369BE">
          <w:rPr>
            <w:rFonts w:ascii="Times New Roman" w:hAnsi="Times New Roman" w:cs="Times New Roman"/>
            <w:sz w:val="24"/>
            <w:szCs w:val="24"/>
          </w:rPr>
          <w:t>:</w:t>
        </w:r>
      </w:ins>
    </w:p>
    <w:p w14:paraId="4D876AA6" w14:textId="44E9D0ED" w:rsidR="006601C6" w:rsidRPr="00A3423B" w:rsidRDefault="006601C6" w:rsidP="00937FA1">
      <w:pPr>
        <w:pStyle w:val="ListParagraph"/>
        <w:numPr>
          <w:ilvl w:val="0"/>
          <w:numId w:val="13"/>
        </w:numPr>
        <w:spacing w:line="360" w:lineRule="auto"/>
        <w:rPr>
          <w:rFonts w:ascii="Times New Roman" w:hAnsi="Times New Roman" w:cs="Times New Roman"/>
          <w:sz w:val="24"/>
          <w:szCs w:val="24"/>
        </w:rPr>
      </w:pPr>
      <w:del w:id="1116" w:author="Ognjen" w:date="2017-01-17T12:45:00Z">
        <w:r w:rsidRPr="00A3423B" w:rsidDel="00F369BE">
          <w:rPr>
            <w:rFonts w:ascii="Times New Roman" w:hAnsi="Times New Roman" w:cs="Times New Roman"/>
            <w:sz w:val="24"/>
            <w:szCs w:val="24"/>
          </w:rPr>
          <w:delText xml:space="preserve">Opis </w:delText>
        </w:r>
      </w:del>
      <w:ins w:id="1117" w:author="Ognjen" w:date="2017-01-17T12:45:00Z">
        <w:r w:rsidR="00F369BE">
          <w:rPr>
            <w:rFonts w:ascii="Times New Roman" w:hAnsi="Times New Roman" w:cs="Times New Roman"/>
            <w:sz w:val="24"/>
            <w:szCs w:val="24"/>
          </w:rPr>
          <w:t>o</w:t>
        </w:r>
        <w:r w:rsidR="00F369BE" w:rsidRPr="00A3423B">
          <w:rPr>
            <w:rFonts w:ascii="Times New Roman" w:hAnsi="Times New Roman" w:cs="Times New Roman"/>
            <w:sz w:val="24"/>
            <w:szCs w:val="24"/>
          </w:rPr>
          <w:t xml:space="preserve">pis </w:t>
        </w:r>
      </w:ins>
      <w:r w:rsidRPr="00A3423B">
        <w:rPr>
          <w:rFonts w:ascii="Times New Roman" w:hAnsi="Times New Roman" w:cs="Times New Roman"/>
          <w:sz w:val="24"/>
          <w:szCs w:val="24"/>
        </w:rPr>
        <w:t>programske potpore</w:t>
      </w:r>
      <w:ins w:id="1118" w:author="Ognjen" w:date="2017-01-17T12:45:00Z">
        <w:r w:rsidR="00F369BE" w:rsidRPr="00F369BE">
          <w:rPr>
            <w:rFonts w:ascii="Times New Roman" w:hAnsi="Times New Roman" w:cs="Times New Roman"/>
            <w:sz w:val="24"/>
            <w:szCs w:val="24"/>
          </w:rPr>
          <w:t xml:space="preserve"> </w:t>
        </w:r>
        <w:r w:rsidR="00F369BE">
          <w:rPr>
            <w:rFonts w:ascii="Times New Roman" w:hAnsi="Times New Roman" w:cs="Times New Roman"/>
            <w:sz w:val="24"/>
            <w:szCs w:val="24"/>
          </w:rPr>
          <w:t>mrežnog uređaja („</w:t>
        </w:r>
      </w:ins>
      <w:ins w:id="1119" w:author="Ognjen" w:date="2017-01-17T12:46:00Z">
        <w:r w:rsidR="00F369BE">
          <w:rPr>
            <w:rFonts w:ascii="Times New Roman" w:hAnsi="Times New Roman" w:cs="Times New Roman"/>
            <w:sz w:val="24"/>
            <w:szCs w:val="24"/>
          </w:rPr>
          <w:t>SW</w:t>
        </w:r>
      </w:ins>
      <w:ins w:id="1120" w:author="Ognjen" w:date="2017-01-17T12:45:00Z">
        <w:r w:rsidR="00F369BE">
          <w:rPr>
            <w:rFonts w:ascii="Times New Roman" w:hAnsi="Times New Roman" w:cs="Times New Roman"/>
            <w:sz w:val="24"/>
            <w:szCs w:val="24"/>
          </w:rPr>
          <w:t xml:space="preserve"> Desc“):</w:t>
        </w:r>
      </w:ins>
      <w:del w:id="1121" w:author="Ognjen" w:date="2017-01-17T12:45:00Z">
        <w:r w:rsidRPr="00A3423B" w:rsidDel="00F369BE">
          <w:rPr>
            <w:rFonts w:ascii="Times New Roman" w:hAnsi="Times New Roman" w:cs="Times New Roman"/>
            <w:sz w:val="24"/>
            <w:szCs w:val="24"/>
          </w:rPr>
          <w:delText>.</w:delText>
        </w:r>
      </w:del>
    </w:p>
    <w:p w14:paraId="5F134F79" w14:textId="0D5641A2" w:rsidR="006601C6" w:rsidRPr="00A3423B" w:rsidRDefault="006601C6" w:rsidP="00937FA1">
      <w:pPr>
        <w:pStyle w:val="ListParagraph"/>
        <w:numPr>
          <w:ilvl w:val="0"/>
          <w:numId w:val="13"/>
        </w:numPr>
        <w:spacing w:line="360" w:lineRule="auto"/>
        <w:rPr>
          <w:rFonts w:ascii="Times New Roman" w:hAnsi="Times New Roman" w:cs="Times New Roman"/>
          <w:sz w:val="24"/>
          <w:szCs w:val="24"/>
        </w:rPr>
      </w:pPr>
      <w:del w:id="1122" w:author="Ognjen" w:date="2017-01-17T12:46:00Z">
        <w:r w:rsidRPr="00A3423B" w:rsidDel="00A81442">
          <w:rPr>
            <w:rFonts w:ascii="Times New Roman" w:hAnsi="Times New Roman" w:cs="Times New Roman"/>
            <w:sz w:val="24"/>
            <w:szCs w:val="24"/>
          </w:rPr>
          <w:delText xml:space="preserve">Serijski </w:delText>
        </w:r>
      </w:del>
      <w:ins w:id="1123" w:author="Ognjen" w:date="2017-01-17T12:46:00Z">
        <w:r w:rsidR="00A81442">
          <w:rPr>
            <w:rFonts w:ascii="Times New Roman" w:hAnsi="Times New Roman" w:cs="Times New Roman"/>
            <w:sz w:val="24"/>
            <w:szCs w:val="24"/>
          </w:rPr>
          <w:t>s</w:t>
        </w:r>
        <w:r w:rsidR="00A81442" w:rsidRPr="00A3423B">
          <w:rPr>
            <w:rFonts w:ascii="Times New Roman" w:hAnsi="Times New Roman" w:cs="Times New Roman"/>
            <w:sz w:val="24"/>
            <w:szCs w:val="24"/>
          </w:rPr>
          <w:t xml:space="preserve">erijski </w:t>
        </w:r>
      </w:ins>
      <w:r w:rsidRPr="00A3423B">
        <w:rPr>
          <w:rFonts w:ascii="Times New Roman" w:hAnsi="Times New Roman" w:cs="Times New Roman"/>
          <w:sz w:val="24"/>
          <w:szCs w:val="24"/>
        </w:rPr>
        <w:t>broj</w:t>
      </w:r>
      <w:del w:id="1124" w:author="Ognjen" w:date="2017-01-17T12:46:00Z">
        <w:r w:rsidRPr="00A3423B" w:rsidDel="00A81442">
          <w:rPr>
            <w:rFonts w:ascii="Times New Roman" w:hAnsi="Times New Roman" w:cs="Times New Roman"/>
            <w:sz w:val="24"/>
            <w:szCs w:val="24"/>
          </w:rPr>
          <w:delText>.</w:delText>
        </w:r>
      </w:del>
      <w:ins w:id="1125" w:author="Ognjen" w:date="2017-01-17T12:46:00Z">
        <w:r w:rsidR="00A81442">
          <w:rPr>
            <w:rFonts w:ascii="Times New Roman" w:hAnsi="Times New Roman" w:cs="Times New Roman"/>
            <w:sz w:val="24"/>
            <w:szCs w:val="24"/>
          </w:rPr>
          <w:t xml:space="preserve"> mrežnog uređaja:</w:t>
        </w:r>
      </w:ins>
    </w:p>
    <w:p w14:paraId="02DCC7C0" w14:textId="357F9AC6" w:rsidR="006601C6" w:rsidRPr="00A3423B" w:rsidRDefault="006601C6" w:rsidP="00937FA1">
      <w:pPr>
        <w:pStyle w:val="ListParagraph"/>
        <w:numPr>
          <w:ilvl w:val="0"/>
          <w:numId w:val="13"/>
        </w:numPr>
        <w:spacing w:line="360" w:lineRule="auto"/>
        <w:rPr>
          <w:rFonts w:ascii="Times New Roman" w:hAnsi="Times New Roman" w:cs="Times New Roman"/>
          <w:sz w:val="24"/>
          <w:szCs w:val="24"/>
        </w:rPr>
      </w:pPr>
      <w:del w:id="1126" w:author="Ognjen" w:date="2017-01-17T12:46:00Z">
        <w:r w:rsidRPr="00A3423B" w:rsidDel="00A81442">
          <w:rPr>
            <w:rFonts w:ascii="Times New Roman" w:hAnsi="Times New Roman" w:cs="Times New Roman"/>
            <w:sz w:val="24"/>
            <w:szCs w:val="24"/>
          </w:rPr>
          <w:delText xml:space="preserve">Naziv </w:delText>
        </w:r>
      </w:del>
      <w:ins w:id="1127" w:author="Ognjen" w:date="2017-01-17T12:46:00Z">
        <w:r w:rsidR="00A81442">
          <w:rPr>
            <w:rFonts w:ascii="Times New Roman" w:hAnsi="Times New Roman" w:cs="Times New Roman"/>
            <w:sz w:val="24"/>
            <w:szCs w:val="24"/>
          </w:rPr>
          <w:t>n</w:t>
        </w:r>
        <w:r w:rsidR="00A81442" w:rsidRPr="00A3423B">
          <w:rPr>
            <w:rFonts w:ascii="Times New Roman" w:hAnsi="Times New Roman" w:cs="Times New Roman"/>
            <w:sz w:val="24"/>
            <w:szCs w:val="24"/>
          </w:rPr>
          <w:t xml:space="preserve">aziv </w:t>
        </w:r>
      </w:ins>
      <w:del w:id="1128" w:author="Ognjen" w:date="2017-01-17T12:46:00Z">
        <w:r w:rsidRPr="00A3423B" w:rsidDel="00A81442">
          <w:rPr>
            <w:rFonts w:ascii="Times New Roman" w:hAnsi="Times New Roman" w:cs="Times New Roman"/>
            <w:sz w:val="24"/>
            <w:szCs w:val="24"/>
          </w:rPr>
          <w:delText>puta podataka</w:delText>
        </w:r>
      </w:del>
      <w:ins w:id="1129" w:author="Ognjen" w:date="2017-01-17T12:46:00Z">
        <w:r w:rsidR="00A81442">
          <w:rPr>
            <w:rFonts w:ascii="Times New Roman" w:hAnsi="Times New Roman" w:cs="Times New Roman"/>
            <w:sz w:val="24"/>
            <w:szCs w:val="24"/>
          </w:rPr>
          <w:t>mrežnog uređaja</w:t>
        </w:r>
      </w:ins>
      <w:r w:rsidRPr="00A3423B">
        <w:rPr>
          <w:rFonts w:ascii="Times New Roman" w:hAnsi="Times New Roman" w:cs="Times New Roman"/>
          <w:sz w:val="24"/>
          <w:szCs w:val="24"/>
        </w:rPr>
        <w:t xml:space="preserve"> vidljiv korisniku</w:t>
      </w:r>
      <w:ins w:id="1130" w:author="Ognjen" w:date="2017-01-17T12:46:00Z">
        <w:r w:rsidR="00A81442">
          <w:rPr>
            <w:rFonts w:ascii="Times New Roman" w:hAnsi="Times New Roman" w:cs="Times New Roman"/>
            <w:sz w:val="24"/>
            <w:szCs w:val="24"/>
          </w:rPr>
          <w:t xml:space="preserve"> („DP Desc“))</w:t>
        </w:r>
      </w:ins>
      <w:r w:rsidRPr="00A3423B">
        <w:rPr>
          <w:rFonts w:ascii="Times New Roman" w:hAnsi="Times New Roman" w:cs="Times New Roman"/>
          <w:sz w:val="24"/>
          <w:szCs w:val="24"/>
        </w:rPr>
        <w:t>.</w:t>
      </w:r>
    </w:p>
    <w:p w14:paraId="6AE7CEB7" w14:textId="77777777" w:rsidR="006601C6" w:rsidRPr="00A3423B" w:rsidRDefault="006601C6" w:rsidP="00937FA1">
      <w:pPr>
        <w:spacing w:line="360" w:lineRule="auto"/>
        <w:rPr>
          <w:rFonts w:eastAsiaTheme="majorEastAsia"/>
          <w:color w:val="1F3763" w:themeColor="accent1" w:themeShade="7F"/>
          <w:sz w:val="24"/>
          <w:szCs w:val="24"/>
          <w:lang w:val="hr-HR"/>
        </w:rPr>
      </w:pPr>
      <w:r w:rsidRPr="00A3423B">
        <w:rPr>
          <w:sz w:val="24"/>
          <w:szCs w:val="24"/>
          <w:lang w:val="hr-HR"/>
        </w:rPr>
        <w:br w:type="page"/>
      </w:r>
    </w:p>
    <w:p w14:paraId="59F224A3" w14:textId="6AEF4958" w:rsidR="006601C6" w:rsidRPr="00A3423B" w:rsidRDefault="00BB39DA" w:rsidP="00937FA1">
      <w:pPr>
        <w:pStyle w:val="Heading3"/>
        <w:spacing w:line="360" w:lineRule="auto"/>
        <w:rPr>
          <w:rFonts w:cs="Arial"/>
          <w:sz w:val="24"/>
          <w:szCs w:val="24"/>
          <w:lang w:val="hr-HR"/>
        </w:rPr>
      </w:pPr>
      <w:bookmarkStart w:id="1131" w:name="_Toc472077978"/>
      <w:commentRangeStart w:id="1132"/>
      <w:r w:rsidRPr="00A3423B">
        <w:rPr>
          <w:noProof/>
          <w:lang w:val="hr-HR" w:eastAsia="hr-HR"/>
        </w:rPr>
        <w:lastRenderedPageBreak/>
        <mc:AlternateContent>
          <mc:Choice Requires="wps">
            <w:drawing>
              <wp:anchor distT="0" distB="0" distL="114300" distR="114300" simplePos="0" relativeHeight="251708416" behindDoc="0" locked="0" layoutInCell="1" allowOverlap="1" wp14:anchorId="596E116E" wp14:editId="6E9F9681">
                <wp:simplePos x="0" y="0"/>
                <wp:positionH relativeFrom="column">
                  <wp:posOffset>-304800</wp:posOffset>
                </wp:positionH>
                <wp:positionV relativeFrom="paragraph">
                  <wp:posOffset>4089400</wp:posOffset>
                </wp:positionV>
                <wp:extent cx="6553200" cy="635"/>
                <wp:effectExtent l="0" t="0" r="0" b="0"/>
                <wp:wrapTopAndBottom/>
                <wp:docPr id="34" name="Text Box 34"/>
                <wp:cNvGraphicFramePr/>
                <a:graphic xmlns:a="http://schemas.openxmlformats.org/drawingml/2006/main">
                  <a:graphicData uri="http://schemas.microsoft.com/office/word/2010/wordprocessingShape">
                    <wps:wsp>
                      <wps:cNvSpPr txBox="1"/>
                      <wps:spPr>
                        <a:xfrm>
                          <a:off x="0" y="0"/>
                          <a:ext cx="6553200" cy="635"/>
                        </a:xfrm>
                        <a:prstGeom prst="rect">
                          <a:avLst/>
                        </a:prstGeom>
                        <a:solidFill>
                          <a:prstClr val="white"/>
                        </a:solidFill>
                        <a:ln>
                          <a:noFill/>
                        </a:ln>
                      </wps:spPr>
                      <wps:txbx>
                        <w:txbxContent>
                          <w:p w14:paraId="66A5801D" w14:textId="13BD8001" w:rsidR="008E074F" w:rsidRPr="00D10086" w:rsidRDefault="008E074F" w:rsidP="00BB39DA">
                            <w:pPr>
                              <w:pStyle w:val="Caption"/>
                              <w:jc w:val="center"/>
                              <w:rPr>
                                <w:rFonts w:ascii="Arial" w:eastAsia="Times New Roman" w:hAnsi="Arial" w:cs="Arial"/>
                                <w:noProof/>
                                <w:color w:val="auto"/>
                              </w:rPr>
                            </w:pPr>
                            <w:bookmarkStart w:id="1133" w:name="_Toc472075312"/>
                            <w:r>
                              <w:t xml:space="preserve">Slika </w:t>
                            </w:r>
                            <w:r>
                              <w:fldChar w:fldCharType="begin"/>
                            </w:r>
                            <w:r>
                              <w:instrText xml:space="preserve"> SEQ Slika \* ARABIC </w:instrText>
                            </w:r>
                            <w:r>
                              <w:fldChar w:fldCharType="separate"/>
                            </w:r>
                            <w:r>
                              <w:rPr>
                                <w:noProof/>
                              </w:rPr>
                              <w:t>13</w:t>
                            </w:r>
                            <w:r>
                              <w:rPr>
                                <w:noProof/>
                              </w:rPr>
                              <w:fldChar w:fldCharType="end"/>
                            </w:r>
                            <w:r>
                              <w:t xml:space="preserve"> </w:t>
                            </w:r>
                            <w:ins w:id="1134" w:author="Ognjen" w:date="2017-01-17T12:46:00Z">
                              <w:r>
                                <w:t xml:space="preserve">Poruka </w:t>
                              </w:r>
                            </w:ins>
                            <w:r>
                              <w:t xml:space="preserve">OFPT_STATS_REPLY za </w:t>
                            </w:r>
                            <w:ins w:id="1135" w:author="Ognjen" w:date="2017-01-17T12:46:00Z">
                              <w:r>
                                <w:t xml:space="preserve">tijelo </w:t>
                              </w:r>
                            </w:ins>
                            <w:r>
                              <w:t>Table Stats</w:t>
                            </w:r>
                            <w:del w:id="1136" w:author="Ognjen" w:date="2017-01-17T12:46:00Z">
                              <w:r w:rsidDel="00CB0E58">
                                <w:delText xml:space="preserve"> </w:delText>
                              </w:r>
                              <w:r w:rsidRPr="00FA5935" w:rsidDel="00CB0E58">
                                <w:delText>unutar Wiresharka 1.6.7.</w:delText>
                              </w:r>
                            </w:del>
                            <w:bookmarkEnd w:id="11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6E116E" id="Text Box 34" o:spid="_x0000_s1038" type="#_x0000_t202" style="position:absolute;left:0;text-align:left;margin-left:-24pt;margin-top:322pt;width:516pt;height:.0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" stroked="f">
                <v:textbox style="mso-fit-shape-to-text:t" inset="0,0,0,0">
                  <w:txbxContent>
                    <w:p w14:paraId="66A5801D" w14:textId="13BD8001" w:rsidR="008E074F" w:rsidRPr="00D10086" w:rsidRDefault="008E074F" w:rsidP="00BB39DA">
                      <w:pPr>
                        <w:pStyle w:val="Caption"/>
                        <w:jc w:val="center"/>
                        <w:rPr>
                          <w:rFonts w:ascii="Arial" w:eastAsia="Times New Roman" w:hAnsi="Arial" w:cs="Arial"/>
                          <w:noProof/>
                          <w:color w:val="auto"/>
                        </w:rPr>
                      </w:pPr>
                      <w:bookmarkStart w:id="1137" w:name="_Toc472075312"/>
                      <w:r>
                        <w:t xml:space="preserve">Slika </w:t>
                      </w:r>
                      <w:r>
                        <w:fldChar w:fldCharType="begin"/>
                      </w:r>
                      <w:r>
                        <w:instrText xml:space="preserve"> SEQ Slika \* ARABIC </w:instrText>
                      </w:r>
                      <w:r>
                        <w:fldChar w:fldCharType="separate"/>
                      </w:r>
                      <w:r>
                        <w:rPr>
                          <w:noProof/>
                        </w:rPr>
                        <w:t>13</w:t>
                      </w:r>
                      <w:r>
                        <w:rPr>
                          <w:noProof/>
                        </w:rPr>
                        <w:fldChar w:fldCharType="end"/>
                      </w:r>
                      <w:r>
                        <w:t xml:space="preserve"> </w:t>
                      </w:r>
                      <w:ins w:id="1138" w:author="Ognjen" w:date="2017-01-17T12:46:00Z">
                        <w:r>
                          <w:t xml:space="preserve">Poruka </w:t>
                        </w:r>
                      </w:ins>
                      <w:r>
                        <w:t xml:space="preserve">OFPT_STATS_REPLY za </w:t>
                      </w:r>
                      <w:ins w:id="1139" w:author="Ognjen" w:date="2017-01-17T12:46:00Z">
                        <w:r>
                          <w:t xml:space="preserve">tijelo </w:t>
                        </w:r>
                      </w:ins>
                      <w:r>
                        <w:t>Table Stats</w:t>
                      </w:r>
                      <w:del w:id="1140" w:author="Ognjen" w:date="2017-01-17T12:46:00Z">
                        <w:r w:rsidDel="00CB0E58">
                          <w:delText xml:space="preserve"> </w:delText>
                        </w:r>
                        <w:r w:rsidRPr="00FA5935" w:rsidDel="00CB0E58">
                          <w:delText>unutar Wiresharka 1.6.7.</w:delText>
                        </w:r>
                      </w:del>
                      <w:bookmarkEnd w:id="1137"/>
                    </w:p>
                  </w:txbxContent>
                </v:textbox>
                <w10:wrap type="topAndBottom"/>
              </v:shape>
            </w:pict>
          </mc:Fallback>
        </mc:AlternateContent>
      </w:r>
      <w:r w:rsidRPr="00A3423B">
        <w:rPr>
          <w:rFonts w:cs="Arial"/>
          <w:noProof/>
          <w:sz w:val="24"/>
          <w:szCs w:val="24"/>
          <w:lang w:val="hr-HR" w:eastAsia="hr-HR"/>
        </w:rPr>
        <w:drawing>
          <wp:anchor distT="0" distB="0" distL="114300" distR="114300" simplePos="0" relativeHeight="251670528" behindDoc="0" locked="0" layoutInCell="1" allowOverlap="1" wp14:anchorId="7B5DC221" wp14:editId="56ED6226">
            <wp:simplePos x="0" y="0"/>
            <wp:positionH relativeFrom="margin">
              <wp:posOffset>-304800</wp:posOffset>
            </wp:positionH>
            <wp:positionV relativeFrom="paragraph">
              <wp:posOffset>367030</wp:posOffset>
            </wp:positionV>
            <wp:extent cx="6553200" cy="3665220"/>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OFP Stats Reply flow table.png"/>
                    <pic:cNvPicPr/>
                  </pic:nvPicPr>
                  <pic:blipFill rotWithShape="1">
                    <a:blip r:embed="rId23">
                      <a:extLst>
                        <a:ext uri="{28A0092B-C50C-407E-A947-70E740481C1C}">
                          <a14:useLocalDpi xmlns:a14="http://schemas.microsoft.com/office/drawing/2010/main" val="0"/>
                        </a:ext>
                      </a:extLst>
                    </a:blip>
                    <a:srcRect l="992" t="47913" r="61475" b="14756"/>
                    <a:stretch/>
                  </pic:blipFill>
                  <pic:spPr bwMode="auto">
                    <a:xfrm>
                      <a:off x="0" y="0"/>
                      <a:ext cx="6553200" cy="36652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ins w:id="1141" w:author="Ognjen" w:date="2017-01-17T12:44:00Z">
        <w:r w:rsidR="00F369BE">
          <w:rPr>
            <w:rFonts w:cs="Arial"/>
            <w:sz w:val="24"/>
            <w:szCs w:val="24"/>
            <w:lang w:val="hr-HR"/>
          </w:rPr>
          <w:t xml:space="preserve">Tijelo </w:t>
        </w:r>
      </w:ins>
      <w:r w:rsidR="006601C6" w:rsidRPr="00A3423B">
        <w:rPr>
          <w:rFonts w:cs="Arial"/>
          <w:sz w:val="24"/>
          <w:szCs w:val="24"/>
          <w:lang w:val="hr-HR"/>
        </w:rPr>
        <w:t>Table Stats</w:t>
      </w:r>
      <w:bookmarkEnd w:id="1131"/>
      <w:commentRangeEnd w:id="1132"/>
      <w:r w:rsidR="00F369BE">
        <w:rPr>
          <w:rStyle w:val="CommentReference"/>
          <w:rFonts w:ascii="Times New Roman" w:hAnsi="Times New Roman"/>
          <w:i w:val="0"/>
        </w:rPr>
        <w:commentReference w:id="1132"/>
      </w:r>
    </w:p>
    <w:p w14:paraId="3974702F" w14:textId="77777777" w:rsidR="006601C6" w:rsidRPr="00A3423B" w:rsidRDefault="006601C6" w:rsidP="00937FA1">
      <w:pPr>
        <w:spacing w:line="360" w:lineRule="auto"/>
        <w:rPr>
          <w:sz w:val="24"/>
          <w:szCs w:val="24"/>
          <w:lang w:val="hr-HR"/>
        </w:rPr>
      </w:pPr>
    </w:p>
    <w:p w14:paraId="4300954A" w14:textId="5FEDE912" w:rsidR="006601C6" w:rsidRPr="00A3423B" w:rsidRDefault="006601C6" w:rsidP="00937FA1">
      <w:pPr>
        <w:pStyle w:val="ListParagraph"/>
        <w:numPr>
          <w:ilvl w:val="0"/>
          <w:numId w:val="13"/>
        </w:numPr>
        <w:spacing w:line="360" w:lineRule="auto"/>
        <w:rPr>
          <w:rFonts w:ascii="Times New Roman" w:hAnsi="Times New Roman" w:cs="Times New Roman"/>
          <w:sz w:val="24"/>
          <w:szCs w:val="24"/>
        </w:rPr>
      </w:pPr>
      <w:commentRangeStart w:id="1142"/>
      <w:del w:id="1143" w:author="Ognjen" w:date="2017-01-17T12:49:00Z">
        <w:r w:rsidRPr="00A3423B" w:rsidDel="00604E97">
          <w:rPr>
            <w:rFonts w:ascii="Times New Roman" w:hAnsi="Times New Roman" w:cs="Times New Roman"/>
            <w:sz w:val="24"/>
            <w:szCs w:val="24"/>
          </w:rPr>
          <w:delText>Identifikator</w:delText>
        </w:r>
      </w:del>
      <w:commentRangeEnd w:id="1142"/>
      <w:ins w:id="1144" w:author="Ognjen" w:date="2017-01-17T12:49:00Z">
        <w:r w:rsidR="00604E97">
          <w:rPr>
            <w:rFonts w:ascii="Times New Roman" w:hAnsi="Times New Roman" w:cs="Times New Roman"/>
            <w:sz w:val="24"/>
            <w:szCs w:val="24"/>
          </w:rPr>
          <w:t>i</w:t>
        </w:r>
        <w:r w:rsidR="00604E97" w:rsidRPr="00A3423B">
          <w:rPr>
            <w:rFonts w:ascii="Times New Roman" w:hAnsi="Times New Roman" w:cs="Times New Roman"/>
            <w:sz w:val="24"/>
            <w:szCs w:val="24"/>
          </w:rPr>
          <w:t>dentifikator</w:t>
        </w:r>
      </w:ins>
      <w:r w:rsidR="00604E97">
        <w:rPr>
          <w:rStyle w:val="CommentReference"/>
          <w:rFonts w:ascii="Times New Roman" w:eastAsia="Times New Roman" w:hAnsi="Times New Roman" w:cs="Times New Roman"/>
          <w:lang w:val="en-US"/>
        </w:rPr>
        <w:commentReference w:id="1142"/>
      </w:r>
      <w:r w:rsidRPr="00A3423B">
        <w:rPr>
          <w:rFonts w:ascii="Times New Roman" w:hAnsi="Times New Roman" w:cs="Times New Roman"/>
          <w:sz w:val="24"/>
          <w:szCs w:val="24"/>
        </w:rPr>
        <w:t xml:space="preserve"> tablice</w:t>
      </w:r>
      <w:ins w:id="1145" w:author="Ognjen" w:date="2017-01-17T12:49:00Z">
        <w:r w:rsidR="00604E97">
          <w:rPr>
            <w:rFonts w:ascii="Times New Roman" w:hAnsi="Times New Roman" w:cs="Times New Roman"/>
            <w:sz w:val="24"/>
            <w:szCs w:val="24"/>
          </w:rPr>
          <w:t xml:space="preserve"> („</w:t>
        </w:r>
        <w:commentRangeStart w:id="1146"/>
        <w:r w:rsidR="00604E97">
          <w:rPr>
            <w:rFonts w:ascii="Times New Roman" w:hAnsi="Times New Roman" w:cs="Times New Roman"/>
            <w:sz w:val="24"/>
            <w:szCs w:val="24"/>
          </w:rPr>
          <w:t>Table ID</w:t>
        </w:r>
      </w:ins>
      <w:commentRangeEnd w:id="1146"/>
      <w:ins w:id="1147" w:author="Ognjen" w:date="2017-01-17T12:53:00Z">
        <w:r w:rsidR="00F83716">
          <w:rPr>
            <w:rStyle w:val="CommentReference"/>
            <w:rFonts w:ascii="Times New Roman" w:eastAsia="Times New Roman" w:hAnsi="Times New Roman" w:cs="Times New Roman"/>
            <w:lang w:val="en-US"/>
          </w:rPr>
          <w:commentReference w:id="1146"/>
        </w:r>
      </w:ins>
      <w:ins w:id="1148" w:author="Ognjen" w:date="2017-01-17T12:49:00Z">
        <w:r w:rsidR="00604E97">
          <w:rPr>
            <w:rFonts w:ascii="Times New Roman" w:hAnsi="Times New Roman" w:cs="Times New Roman"/>
            <w:sz w:val="24"/>
            <w:szCs w:val="24"/>
          </w:rPr>
          <w:t>“)</w:t>
        </w:r>
      </w:ins>
      <w:del w:id="1149" w:author="Ognjen" w:date="2017-01-17T12:49:00Z">
        <w:r w:rsidRPr="00A3423B" w:rsidDel="00604E97">
          <w:rPr>
            <w:rFonts w:ascii="Times New Roman" w:hAnsi="Times New Roman" w:cs="Times New Roman"/>
            <w:sz w:val="24"/>
            <w:szCs w:val="24"/>
          </w:rPr>
          <w:delText>.</w:delText>
        </w:r>
      </w:del>
      <w:ins w:id="1150" w:author="Ognjen" w:date="2017-01-17T12:49:00Z">
        <w:r w:rsidR="00604E97">
          <w:rPr>
            <w:rFonts w:ascii="Times New Roman" w:hAnsi="Times New Roman" w:cs="Times New Roman"/>
            <w:sz w:val="24"/>
            <w:szCs w:val="24"/>
          </w:rPr>
          <w:t>;</w:t>
        </w:r>
      </w:ins>
    </w:p>
    <w:p w14:paraId="086C0609" w14:textId="14A01407" w:rsidR="006601C6" w:rsidRPr="00A3423B" w:rsidRDefault="006601C6" w:rsidP="00937FA1">
      <w:pPr>
        <w:pStyle w:val="ListParagraph"/>
        <w:numPr>
          <w:ilvl w:val="0"/>
          <w:numId w:val="13"/>
        </w:numPr>
        <w:spacing w:line="360" w:lineRule="auto"/>
        <w:rPr>
          <w:rFonts w:ascii="Times New Roman" w:hAnsi="Times New Roman" w:cs="Times New Roman"/>
          <w:sz w:val="24"/>
          <w:szCs w:val="24"/>
        </w:rPr>
      </w:pPr>
      <w:del w:id="1151" w:author="Ognjen" w:date="2017-01-17T12:49:00Z">
        <w:r w:rsidRPr="00A3423B" w:rsidDel="00604E97">
          <w:rPr>
            <w:rFonts w:ascii="Times New Roman" w:hAnsi="Times New Roman" w:cs="Times New Roman"/>
            <w:sz w:val="24"/>
            <w:szCs w:val="24"/>
          </w:rPr>
          <w:delText xml:space="preserve">Poravnavanje </w:delText>
        </w:r>
      </w:del>
      <w:ins w:id="1152" w:author="Ognjen" w:date="2017-01-17T12:49:00Z">
        <w:r w:rsidR="00604E97">
          <w:rPr>
            <w:rFonts w:ascii="Times New Roman" w:hAnsi="Times New Roman" w:cs="Times New Roman"/>
            <w:sz w:val="24"/>
            <w:szCs w:val="24"/>
          </w:rPr>
          <w:t>p</w:t>
        </w:r>
        <w:r w:rsidR="00604E97" w:rsidRPr="00A3423B">
          <w:rPr>
            <w:rFonts w:ascii="Times New Roman" w:hAnsi="Times New Roman" w:cs="Times New Roman"/>
            <w:sz w:val="24"/>
            <w:szCs w:val="24"/>
          </w:rPr>
          <w:t xml:space="preserve">oravnavanje </w:t>
        </w:r>
      </w:ins>
      <w:r w:rsidRPr="00A3423B">
        <w:rPr>
          <w:rFonts w:ascii="Times New Roman" w:hAnsi="Times New Roman" w:cs="Times New Roman"/>
          <w:sz w:val="24"/>
          <w:szCs w:val="24"/>
        </w:rPr>
        <w:t>do 32-bita naznačeno imenom tablice čija je to maksimalna veličina</w:t>
      </w:r>
      <w:del w:id="1153" w:author="Ognjen" w:date="2017-01-17T12:49:00Z">
        <w:r w:rsidRPr="00A3423B" w:rsidDel="00604E97">
          <w:rPr>
            <w:rFonts w:ascii="Times New Roman" w:hAnsi="Times New Roman" w:cs="Times New Roman"/>
            <w:sz w:val="24"/>
            <w:szCs w:val="24"/>
          </w:rPr>
          <w:delText>.</w:delText>
        </w:r>
      </w:del>
      <w:ins w:id="1154" w:author="Ognjen" w:date="2017-01-17T12:49:00Z">
        <w:r w:rsidR="00604E97">
          <w:rPr>
            <w:rFonts w:ascii="Times New Roman" w:hAnsi="Times New Roman" w:cs="Times New Roman"/>
            <w:sz w:val="24"/>
            <w:szCs w:val="24"/>
          </w:rPr>
          <w:t>;</w:t>
        </w:r>
      </w:ins>
    </w:p>
    <w:p w14:paraId="33304C0E" w14:textId="09E6771C" w:rsidR="006601C6" w:rsidRPr="00A3423B" w:rsidRDefault="006601C6" w:rsidP="00937FA1">
      <w:pPr>
        <w:pStyle w:val="ListParagraph"/>
        <w:numPr>
          <w:ilvl w:val="0"/>
          <w:numId w:val="13"/>
        </w:numPr>
        <w:spacing w:line="360" w:lineRule="auto"/>
        <w:rPr>
          <w:rFonts w:ascii="Times New Roman" w:hAnsi="Times New Roman" w:cs="Times New Roman"/>
          <w:sz w:val="24"/>
          <w:szCs w:val="24"/>
        </w:rPr>
      </w:pPr>
      <w:del w:id="1155" w:author="Ognjen" w:date="2017-01-17T12:49:00Z">
        <w:r w:rsidRPr="00A3423B" w:rsidDel="00604E97">
          <w:rPr>
            <w:rFonts w:ascii="Times New Roman" w:hAnsi="Times New Roman" w:cs="Times New Roman"/>
            <w:sz w:val="24"/>
            <w:szCs w:val="24"/>
          </w:rPr>
          <w:delText xml:space="preserve">Bitmapa </w:delText>
        </w:r>
      </w:del>
      <w:ins w:id="1156" w:author="Ognjen" w:date="2017-01-17T12:49:00Z">
        <w:r w:rsidR="00604E97">
          <w:rPr>
            <w:rFonts w:ascii="Times New Roman" w:hAnsi="Times New Roman" w:cs="Times New Roman"/>
            <w:sz w:val="24"/>
            <w:szCs w:val="24"/>
          </w:rPr>
          <w:t xml:space="preserve">vrste </w:t>
        </w:r>
      </w:ins>
      <w:r w:rsidRPr="00A3423B">
        <w:rPr>
          <w:rFonts w:ascii="Times New Roman" w:hAnsi="Times New Roman" w:cs="Times New Roman"/>
          <w:sz w:val="24"/>
          <w:szCs w:val="24"/>
        </w:rPr>
        <w:t xml:space="preserve">polja za usporedbu </w:t>
      </w:r>
      <w:del w:id="1157" w:author="Ognjen" w:date="2017-01-17T12:50:00Z">
        <w:r w:rsidRPr="00A3423B" w:rsidDel="00604E97">
          <w:rPr>
            <w:rFonts w:ascii="Times New Roman" w:hAnsi="Times New Roman" w:cs="Times New Roman"/>
            <w:sz w:val="24"/>
            <w:szCs w:val="24"/>
          </w:rPr>
          <w:delText xml:space="preserve">koji </w:delText>
        </w:r>
      </w:del>
      <w:ins w:id="1158" w:author="Ognjen" w:date="2017-01-17T12:50:00Z">
        <w:r w:rsidR="00604E97" w:rsidRPr="00A3423B">
          <w:rPr>
            <w:rFonts w:ascii="Times New Roman" w:hAnsi="Times New Roman" w:cs="Times New Roman"/>
            <w:sz w:val="24"/>
            <w:szCs w:val="24"/>
          </w:rPr>
          <w:t>koj</w:t>
        </w:r>
        <w:r w:rsidR="00604E97">
          <w:rPr>
            <w:rFonts w:ascii="Times New Roman" w:hAnsi="Times New Roman" w:cs="Times New Roman"/>
            <w:sz w:val="24"/>
            <w:szCs w:val="24"/>
          </w:rPr>
          <w:t>a</w:t>
        </w:r>
        <w:r w:rsidR="00604E97" w:rsidRPr="00A3423B">
          <w:rPr>
            <w:rFonts w:ascii="Times New Roman" w:hAnsi="Times New Roman" w:cs="Times New Roman"/>
            <w:sz w:val="24"/>
            <w:szCs w:val="24"/>
          </w:rPr>
          <w:t xml:space="preserve"> </w:t>
        </w:r>
      </w:ins>
      <w:r w:rsidRPr="00A3423B">
        <w:rPr>
          <w:rFonts w:ascii="Times New Roman" w:hAnsi="Times New Roman" w:cs="Times New Roman"/>
          <w:sz w:val="24"/>
          <w:szCs w:val="24"/>
        </w:rPr>
        <w:t xml:space="preserve">su </w:t>
      </w:r>
      <w:del w:id="1159" w:author="Ognjen" w:date="2017-01-17T12:50:00Z">
        <w:r w:rsidRPr="00A3423B" w:rsidDel="00604E97">
          <w:rPr>
            <w:rFonts w:ascii="Times New Roman" w:hAnsi="Times New Roman" w:cs="Times New Roman"/>
            <w:sz w:val="24"/>
            <w:szCs w:val="24"/>
          </w:rPr>
          <w:delText xml:space="preserve">podržani </w:delText>
        </w:r>
      </w:del>
      <w:ins w:id="1160" w:author="Ognjen" w:date="2017-01-17T12:50:00Z">
        <w:r w:rsidR="00604E97" w:rsidRPr="00A3423B">
          <w:rPr>
            <w:rFonts w:ascii="Times New Roman" w:hAnsi="Times New Roman" w:cs="Times New Roman"/>
            <w:sz w:val="24"/>
            <w:szCs w:val="24"/>
          </w:rPr>
          <w:t>podržan</w:t>
        </w:r>
        <w:r w:rsidR="00604E97">
          <w:rPr>
            <w:rFonts w:ascii="Times New Roman" w:hAnsi="Times New Roman" w:cs="Times New Roman"/>
            <w:sz w:val="24"/>
            <w:szCs w:val="24"/>
          </w:rPr>
          <w:t>a</w:t>
        </w:r>
        <w:r w:rsidR="00604E97" w:rsidRPr="00A3423B">
          <w:rPr>
            <w:rFonts w:ascii="Times New Roman" w:hAnsi="Times New Roman" w:cs="Times New Roman"/>
            <w:sz w:val="24"/>
            <w:szCs w:val="24"/>
          </w:rPr>
          <w:t xml:space="preserve"> </w:t>
        </w:r>
      </w:ins>
      <w:r w:rsidRPr="00A3423B">
        <w:rPr>
          <w:rFonts w:ascii="Times New Roman" w:hAnsi="Times New Roman" w:cs="Times New Roman"/>
          <w:sz w:val="24"/>
          <w:szCs w:val="24"/>
        </w:rPr>
        <w:t>u tablici</w:t>
      </w:r>
      <w:ins w:id="1161" w:author="Ognjen" w:date="2017-01-17T12:50:00Z">
        <w:r w:rsidR="00604E97">
          <w:rPr>
            <w:rFonts w:ascii="Times New Roman" w:hAnsi="Times New Roman" w:cs="Times New Roman"/>
            <w:sz w:val="24"/>
            <w:szCs w:val="24"/>
          </w:rPr>
          <w:t xml:space="preserve"> toka („Match Types“)</w:t>
        </w:r>
      </w:ins>
      <w:r w:rsidRPr="00A3423B">
        <w:rPr>
          <w:rFonts w:ascii="Times New Roman" w:hAnsi="Times New Roman" w:cs="Times New Roman"/>
          <w:sz w:val="24"/>
          <w:szCs w:val="24"/>
        </w:rPr>
        <w:t>:</w:t>
      </w:r>
    </w:p>
    <w:p w14:paraId="5EE2852F" w14:textId="44B88F48" w:rsidR="006601C6" w:rsidRPr="00A3423B" w:rsidRDefault="006601C6" w:rsidP="00937FA1">
      <w:pPr>
        <w:pStyle w:val="ListParagraph"/>
        <w:numPr>
          <w:ilvl w:val="1"/>
          <w:numId w:val="13"/>
        </w:numPr>
        <w:spacing w:line="360" w:lineRule="auto"/>
        <w:rPr>
          <w:rFonts w:ascii="Times New Roman" w:hAnsi="Times New Roman" w:cs="Times New Roman"/>
          <w:sz w:val="24"/>
          <w:szCs w:val="24"/>
        </w:rPr>
      </w:pPr>
      <w:del w:id="1162" w:author="Ognjen" w:date="2017-01-17T12:50:00Z">
        <w:r w:rsidRPr="00A3423B" w:rsidDel="006A7BAA">
          <w:rPr>
            <w:rFonts w:ascii="Times New Roman" w:hAnsi="Times New Roman" w:cs="Times New Roman"/>
            <w:sz w:val="24"/>
            <w:szCs w:val="24"/>
          </w:rPr>
          <w:delText xml:space="preserve">Ulazni </w:delText>
        </w:r>
      </w:del>
      <w:ins w:id="1163" w:author="Ognjen" w:date="2017-01-17T12:50:00Z">
        <w:r w:rsidR="006A7BAA">
          <w:rPr>
            <w:rFonts w:ascii="Times New Roman" w:hAnsi="Times New Roman" w:cs="Times New Roman"/>
            <w:sz w:val="24"/>
            <w:szCs w:val="24"/>
          </w:rPr>
          <w:t>u</w:t>
        </w:r>
        <w:r w:rsidR="006A7BAA" w:rsidRPr="00A3423B">
          <w:rPr>
            <w:rFonts w:ascii="Times New Roman" w:hAnsi="Times New Roman" w:cs="Times New Roman"/>
            <w:sz w:val="24"/>
            <w:szCs w:val="24"/>
          </w:rPr>
          <w:t xml:space="preserve">lazni </w:t>
        </w:r>
      </w:ins>
      <w:del w:id="1164" w:author="Ognjen" w:date="2017-01-17T12:50:00Z">
        <w:r w:rsidRPr="00A3423B" w:rsidDel="006A7BAA">
          <w:rPr>
            <w:rFonts w:ascii="Times New Roman" w:hAnsi="Times New Roman" w:cs="Times New Roman"/>
            <w:sz w:val="24"/>
            <w:szCs w:val="24"/>
          </w:rPr>
          <w:delText xml:space="preserve">port </w:delText>
        </w:r>
      </w:del>
      <w:ins w:id="1165" w:author="Ognjen" w:date="2017-01-17T12:50:00Z">
        <w:r w:rsidR="006A7BAA">
          <w:rPr>
            <w:rFonts w:ascii="Times New Roman" w:hAnsi="Times New Roman" w:cs="Times New Roman"/>
            <w:sz w:val="24"/>
            <w:szCs w:val="24"/>
          </w:rPr>
          <w:t>priključak</w:t>
        </w:r>
        <w:r w:rsidR="006A7BAA" w:rsidRPr="00A3423B">
          <w:rPr>
            <w:rFonts w:ascii="Times New Roman" w:hAnsi="Times New Roman" w:cs="Times New Roman"/>
            <w:sz w:val="24"/>
            <w:szCs w:val="24"/>
          </w:rPr>
          <w:t xml:space="preserve"> </w:t>
        </w:r>
      </w:ins>
      <w:del w:id="1166" w:author="Ognjen" w:date="2017-01-17T12:50:00Z">
        <w:r w:rsidRPr="00A3423B" w:rsidDel="006A7BAA">
          <w:rPr>
            <w:rFonts w:ascii="Times New Roman" w:hAnsi="Times New Roman" w:cs="Times New Roman"/>
            <w:sz w:val="24"/>
            <w:szCs w:val="24"/>
          </w:rPr>
          <w:delText>komutatora.</w:delText>
        </w:r>
      </w:del>
      <w:ins w:id="1167" w:author="Ognjen" w:date="2017-01-17T12:50:00Z">
        <w:r w:rsidR="006A7BAA">
          <w:rPr>
            <w:rFonts w:ascii="Times New Roman" w:hAnsi="Times New Roman" w:cs="Times New Roman"/>
            <w:sz w:val="24"/>
            <w:szCs w:val="24"/>
          </w:rPr>
          <w:t>mrežnog uređaja;</w:t>
        </w:r>
      </w:ins>
    </w:p>
    <w:p w14:paraId="331C3C95" w14:textId="2F6724F9" w:rsidR="006601C6" w:rsidRPr="00A3423B" w:rsidRDefault="006601C6" w:rsidP="00937FA1">
      <w:pPr>
        <w:pStyle w:val="ListParagraph"/>
        <w:numPr>
          <w:ilvl w:val="1"/>
          <w:numId w:val="13"/>
        </w:numPr>
        <w:spacing w:line="360" w:lineRule="auto"/>
        <w:rPr>
          <w:rFonts w:ascii="Times New Roman" w:hAnsi="Times New Roman" w:cs="Times New Roman"/>
          <w:sz w:val="24"/>
          <w:szCs w:val="24"/>
        </w:rPr>
      </w:pPr>
      <w:del w:id="1168" w:author="Ognjen" w:date="2017-01-17T12:50:00Z">
        <w:r w:rsidRPr="00A3423B" w:rsidDel="006A7BAA">
          <w:rPr>
            <w:rFonts w:ascii="Times New Roman" w:hAnsi="Times New Roman" w:cs="Times New Roman"/>
            <w:sz w:val="24"/>
            <w:szCs w:val="24"/>
          </w:rPr>
          <w:delText xml:space="preserve">Id </w:delText>
        </w:r>
      </w:del>
      <w:ins w:id="1169" w:author="Ognjen" w:date="2017-01-17T12:50:00Z">
        <w:r w:rsidR="006A7BAA">
          <w:rPr>
            <w:rFonts w:ascii="Times New Roman" w:hAnsi="Times New Roman" w:cs="Times New Roman"/>
            <w:sz w:val="24"/>
            <w:szCs w:val="24"/>
          </w:rPr>
          <w:t>identifikator</w:t>
        </w:r>
        <w:r w:rsidR="006A7BAA" w:rsidRPr="00A3423B">
          <w:rPr>
            <w:rFonts w:ascii="Times New Roman" w:hAnsi="Times New Roman" w:cs="Times New Roman"/>
            <w:sz w:val="24"/>
            <w:szCs w:val="24"/>
          </w:rPr>
          <w:t xml:space="preserve"> </w:t>
        </w:r>
      </w:ins>
      <w:r w:rsidRPr="00A3423B">
        <w:rPr>
          <w:rFonts w:ascii="Times New Roman" w:hAnsi="Times New Roman" w:cs="Times New Roman"/>
          <w:sz w:val="24"/>
          <w:szCs w:val="24"/>
        </w:rPr>
        <w:t>VLAN-a</w:t>
      </w:r>
      <w:del w:id="1170" w:author="Ognjen" w:date="2017-01-17T12:50:00Z">
        <w:r w:rsidRPr="00A3423B" w:rsidDel="006A7BAA">
          <w:rPr>
            <w:rFonts w:ascii="Times New Roman" w:hAnsi="Times New Roman" w:cs="Times New Roman"/>
            <w:sz w:val="24"/>
            <w:szCs w:val="24"/>
          </w:rPr>
          <w:delText>.</w:delText>
        </w:r>
      </w:del>
      <w:ins w:id="1171" w:author="Ognjen" w:date="2017-01-17T12:50:00Z">
        <w:r w:rsidR="006A7BAA">
          <w:rPr>
            <w:rFonts w:ascii="Times New Roman" w:hAnsi="Times New Roman" w:cs="Times New Roman"/>
            <w:sz w:val="24"/>
            <w:szCs w:val="24"/>
          </w:rPr>
          <w:t>;</w:t>
        </w:r>
      </w:ins>
    </w:p>
    <w:p w14:paraId="5D4CF82B" w14:textId="3AC49836" w:rsidR="006601C6" w:rsidRPr="00A3423B" w:rsidRDefault="006601C6" w:rsidP="00937FA1">
      <w:pPr>
        <w:pStyle w:val="ListParagraph"/>
        <w:numPr>
          <w:ilvl w:val="1"/>
          <w:numId w:val="13"/>
        </w:numPr>
        <w:spacing w:line="360" w:lineRule="auto"/>
        <w:rPr>
          <w:rFonts w:ascii="Times New Roman" w:hAnsi="Times New Roman" w:cs="Times New Roman"/>
          <w:sz w:val="24"/>
          <w:szCs w:val="24"/>
        </w:rPr>
      </w:pPr>
      <w:del w:id="1172" w:author="Ognjen" w:date="2017-01-17T12:50:00Z">
        <w:r w:rsidRPr="00A3423B" w:rsidDel="006A7BAA">
          <w:rPr>
            <w:rFonts w:ascii="Times New Roman" w:hAnsi="Times New Roman" w:cs="Times New Roman"/>
            <w:sz w:val="24"/>
            <w:szCs w:val="24"/>
          </w:rPr>
          <w:delText xml:space="preserve">Izvorišna </w:delText>
        </w:r>
      </w:del>
      <w:ins w:id="1173" w:author="Ognjen" w:date="2017-01-17T12:50:00Z">
        <w:r w:rsidR="006A7BAA">
          <w:rPr>
            <w:rFonts w:ascii="Times New Roman" w:hAnsi="Times New Roman" w:cs="Times New Roman"/>
            <w:sz w:val="24"/>
            <w:szCs w:val="24"/>
          </w:rPr>
          <w:t>i</w:t>
        </w:r>
        <w:r w:rsidR="006A7BAA" w:rsidRPr="00A3423B">
          <w:rPr>
            <w:rFonts w:ascii="Times New Roman" w:hAnsi="Times New Roman" w:cs="Times New Roman"/>
            <w:sz w:val="24"/>
            <w:szCs w:val="24"/>
          </w:rPr>
          <w:t xml:space="preserve">zvorišna </w:t>
        </w:r>
        <w:r w:rsidR="006A7BAA" w:rsidRPr="00A3423B">
          <w:rPr>
            <w:rFonts w:ascii="Times New Roman" w:hAnsi="Times New Roman" w:cs="Times New Roman"/>
            <w:i/>
            <w:sz w:val="24"/>
            <w:szCs w:val="24"/>
          </w:rPr>
          <w:t>Ethernet</w:t>
        </w:r>
      </w:ins>
      <w:ins w:id="1174" w:author="Ognjen" w:date="2017-01-17T12:51:00Z">
        <w:r w:rsidR="006A7BAA">
          <w:rPr>
            <w:rFonts w:ascii="Times New Roman" w:hAnsi="Times New Roman" w:cs="Times New Roman"/>
            <w:i/>
            <w:sz w:val="24"/>
            <w:szCs w:val="24"/>
          </w:rPr>
          <w:t xml:space="preserve"> </w:t>
        </w:r>
        <w:r w:rsidR="006A7BAA">
          <w:rPr>
            <w:rFonts w:ascii="Times New Roman" w:hAnsi="Times New Roman" w:cs="Times New Roman"/>
            <w:sz w:val="24"/>
            <w:szCs w:val="24"/>
          </w:rPr>
          <w:t xml:space="preserve">MAC </w:t>
        </w:r>
      </w:ins>
      <w:r w:rsidRPr="00A3423B">
        <w:rPr>
          <w:rFonts w:ascii="Times New Roman" w:hAnsi="Times New Roman" w:cs="Times New Roman"/>
          <w:sz w:val="24"/>
          <w:szCs w:val="24"/>
        </w:rPr>
        <w:t xml:space="preserve">adresa </w:t>
      </w:r>
      <w:del w:id="1175" w:author="Ognjen" w:date="2017-01-17T12:50:00Z">
        <w:r w:rsidRPr="00A3423B" w:rsidDel="006A7BAA">
          <w:rPr>
            <w:rFonts w:ascii="Times New Roman" w:hAnsi="Times New Roman" w:cs="Times New Roman"/>
            <w:i/>
            <w:sz w:val="24"/>
            <w:szCs w:val="24"/>
          </w:rPr>
          <w:delText>Etherneta.</w:delText>
        </w:r>
      </w:del>
      <w:ins w:id="1176" w:author="Ognjen" w:date="2017-01-17T12:51:00Z">
        <w:r w:rsidR="006A7BAA">
          <w:rPr>
            <w:rFonts w:ascii="Times New Roman" w:hAnsi="Times New Roman" w:cs="Times New Roman"/>
            <w:sz w:val="24"/>
            <w:szCs w:val="24"/>
          </w:rPr>
          <w:t>;</w:t>
        </w:r>
      </w:ins>
    </w:p>
    <w:p w14:paraId="6CD973DE" w14:textId="1BD83F05" w:rsidR="006601C6" w:rsidRPr="00A3423B" w:rsidRDefault="006601C6" w:rsidP="00937FA1">
      <w:pPr>
        <w:pStyle w:val="ListParagraph"/>
        <w:numPr>
          <w:ilvl w:val="1"/>
          <w:numId w:val="13"/>
        </w:numPr>
        <w:spacing w:line="360" w:lineRule="auto"/>
        <w:rPr>
          <w:rFonts w:ascii="Times New Roman" w:hAnsi="Times New Roman" w:cs="Times New Roman"/>
          <w:sz w:val="24"/>
          <w:szCs w:val="24"/>
        </w:rPr>
      </w:pPr>
      <w:del w:id="1177" w:author="Ognjen" w:date="2017-01-17T12:51:00Z">
        <w:r w:rsidRPr="00A3423B" w:rsidDel="006A7BAA">
          <w:rPr>
            <w:rFonts w:ascii="Times New Roman" w:hAnsi="Times New Roman" w:cs="Times New Roman"/>
            <w:sz w:val="24"/>
            <w:szCs w:val="24"/>
          </w:rPr>
          <w:delText xml:space="preserve">Odredišna </w:delText>
        </w:r>
      </w:del>
      <w:ins w:id="1178" w:author="Ognjen" w:date="2017-01-17T12:51:00Z">
        <w:r w:rsidR="006A7BAA">
          <w:rPr>
            <w:rFonts w:ascii="Times New Roman" w:hAnsi="Times New Roman" w:cs="Times New Roman"/>
            <w:sz w:val="24"/>
            <w:szCs w:val="24"/>
          </w:rPr>
          <w:t>o</w:t>
        </w:r>
        <w:r w:rsidR="006A7BAA" w:rsidRPr="00A3423B">
          <w:rPr>
            <w:rFonts w:ascii="Times New Roman" w:hAnsi="Times New Roman" w:cs="Times New Roman"/>
            <w:sz w:val="24"/>
            <w:szCs w:val="24"/>
          </w:rPr>
          <w:t xml:space="preserve">dredišna </w:t>
        </w:r>
        <w:r w:rsidR="006A7BAA" w:rsidRPr="00A3423B">
          <w:rPr>
            <w:rFonts w:ascii="Times New Roman" w:hAnsi="Times New Roman" w:cs="Times New Roman"/>
            <w:i/>
            <w:sz w:val="24"/>
            <w:szCs w:val="24"/>
          </w:rPr>
          <w:t>Ethernet</w:t>
        </w:r>
        <w:r w:rsidR="006A7BAA">
          <w:rPr>
            <w:rFonts w:ascii="Times New Roman" w:hAnsi="Times New Roman" w:cs="Times New Roman"/>
            <w:i/>
            <w:sz w:val="24"/>
            <w:szCs w:val="24"/>
          </w:rPr>
          <w:t xml:space="preserve"> </w:t>
        </w:r>
        <w:r w:rsidR="006A7BAA">
          <w:rPr>
            <w:rFonts w:ascii="Times New Roman" w:hAnsi="Times New Roman" w:cs="Times New Roman"/>
            <w:sz w:val="24"/>
            <w:szCs w:val="24"/>
          </w:rPr>
          <w:t xml:space="preserve">MAC </w:t>
        </w:r>
        <w:r w:rsidR="006A7BAA" w:rsidRPr="00A3423B">
          <w:rPr>
            <w:rFonts w:ascii="Times New Roman" w:hAnsi="Times New Roman" w:cs="Times New Roman"/>
            <w:sz w:val="24"/>
            <w:szCs w:val="24"/>
          </w:rPr>
          <w:t>adresa</w:t>
        </w:r>
        <w:r w:rsidR="006A7BAA">
          <w:rPr>
            <w:rFonts w:ascii="Times New Roman" w:hAnsi="Times New Roman" w:cs="Times New Roman"/>
            <w:sz w:val="24"/>
            <w:szCs w:val="24"/>
          </w:rPr>
          <w:t>;</w:t>
        </w:r>
      </w:ins>
      <w:del w:id="1179" w:author="Ognjen" w:date="2017-01-17T12:51:00Z">
        <w:r w:rsidRPr="00A3423B" w:rsidDel="006A7BAA">
          <w:rPr>
            <w:rFonts w:ascii="Times New Roman" w:hAnsi="Times New Roman" w:cs="Times New Roman"/>
            <w:sz w:val="24"/>
            <w:szCs w:val="24"/>
          </w:rPr>
          <w:delText xml:space="preserve">adresa </w:delText>
        </w:r>
        <w:r w:rsidRPr="00A3423B" w:rsidDel="006A7BAA">
          <w:rPr>
            <w:rFonts w:ascii="Times New Roman" w:hAnsi="Times New Roman" w:cs="Times New Roman"/>
            <w:i/>
            <w:sz w:val="24"/>
            <w:szCs w:val="24"/>
          </w:rPr>
          <w:delText>Etherneta.</w:delText>
        </w:r>
      </w:del>
    </w:p>
    <w:p w14:paraId="6D3EFB37" w14:textId="3B1C6D10" w:rsidR="006601C6" w:rsidRPr="00A3423B" w:rsidRDefault="006601C6" w:rsidP="00937FA1">
      <w:pPr>
        <w:pStyle w:val="ListParagraph"/>
        <w:numPr>
          <w:ilvl w:val="1"/>
          <w:numId w:val="13"/>
        </w:numPr>
        <w:spacing w:line="360" w:lineRule="auto"/>
        <w:rPr>
          <w:rFonts w:ascii="Times New Roman" w:hAnsi="Times New Roman" w:cs="Times New Roman"/>
          <w:sz w:val="24"/>
          <w:szCs w:val="24"/>
        </w:rPr>
      </w:pPr>
      <w:del w:id="1180" w:author="Ognjen" w:date="2017-01-17T12:51:00Z">
        <w:r w:rsidRPr="00A3423B" w:rsidDel="006A7BAA">
          <w:rPr>
            <w:rFonts w:ascii="Times New Roman" w:hAnsi="Times New Roman" w:cs="Times New Roman"/>
            <w:sz w:val="24"/>
            <w:szCs w:val="24"/>
          </w:rPr>
          <w:delText xml:space="preserve">Vrsta </w:delText>
        </w:r>
      </w:del>
      <w:ins w:id="1181" w:author="Ognjen" w:date="2017-01-17T12:51:00Z">
        <w:r w:rsidR="006A7BAA">
          <w:rPr>
            <w:rFonts w:ascii="Times New Roman" w:hAnsi="Times New Roman" w:cs="Times New Roman"/>
            <w:sz w:val="24"/>
            <w:szCs w:val="24"/>
          </w:rPr>
          <w:t>v</w:t>
        </w:r>
        <w:r w:rsidR="006A7BAA" w:rsidRPr="00A3423B">
          <w:rPr>
            <w:rFonts w:ascii="Times New Roman" w:hAnsi="Times New Roman" w:cs="Times New Roman"/>
            <w:sz w:val="24"/>
            <w:szCs w:val="24"/>
          </w:rPr>
          <w:t xml:space="preserve">rsta </w:t>
        </w:r>
      </w:ins>
      <w:r w:rsidRPr="00A3423B">
        <w:rPr>
          <w:rFonts w:ascii="Times New Roman" w:hAnsi="Times New Roman" w:cs="Times New Roman"/>
          <w:i/>
          <w:sz w:val="24"/>
          <w:szCs w:val="24"/>
        </w:rPr>
        <w:t xml:space="preserve">Ethernet </w:t>
      </w:r>
      <w:r w:rsidRPr="00A3423B">
        <w:rPr>
          <w:rFonts w:ascii="Times New Roman" w:hAnsi="Times New Roman" w:cs="Times New Roman"/>
          <w:sz w:val="24"/>
          <w:szCs w:val="24"/>
        </w:rPr>
        <w:t>okvira</w:t>
      </w:r>
      <w:del w:id="1182" w:author="Ognjen" w:date="2017-01-17T12:51:00Z">
        <w:r w:rsidRPr="00A3423B" w:rsidDel="006A7BAA">
          <w:rPr>
            <w:rFonts w:ascii="Times New Roman" w:hAnsi="Times New Roman" w:cs="Times New Roman"/>
            <w:sz w:val="24"/>
            <w:szCs w:val="24"/>
          </w:rPr>
          <w:delText>.</w:delText>
        </w:r>
      </w:del>
      <w:ins w:id="1183" w:author="Ognjen" w:date="2017-01-17T12:51:00Z">
        <w:r w:rsidR="006A7BAA">
          <w:rPr>
            <w:rFonts w:ascii="Times New Roman" w:hAnsi="Times New Roman" w:cs="Times New Roman"/>
            <w:sz w:val="24"/>
            <w:szCs w:val="24"/>
          </w:rPr>
          <w:t>;</w:t>
        </w:r>
      </w:ins>
    </w:p>
    <w:p w14:paraId="243858A8" w14:textId="37F047D6" w:rsidR="006601C6" w:rsidRPr="00A3423B" w:rsidRDefault="006A7BAA" w:rsidP="00937FA1">
      <w:pPr>
        <w:pStyle w:val="ListParagraph"/>
        <w:numPr>
          <w:ilvl w:val="1"/>
          <w:numId w:val="13"/>
        </w:numPr>
        <w:spacing w:line="360" w:lineRule="auto"/>
        <w:rPr>
          <w:rFonts w:ascii="Times New Roman" w:hAnsi="Times New Roman" w:cs="Times New Roman"/>
          <w:sz w:val="24"/>
          <w:szCs w:val="24"/>
        </w:rPr>
      </w:pPr>
      <w:ins w:id="1184" w:author="Ognjen" w:date="2017-01-17T12:51:00Z">
        <w:r>
          <w:rPr>
            <w:rFonts w:ascii="Times New Roman" w:hAnsi="Times New Roman" w:cs="Times New Roman"/>
            <w:sz w:val="24"/>
            <w:szCs w:val="24"/>
          </w:rPr>
          <w:t xml:space="preserve">verzija </w:t>
        </w:r>
      </w:ins>
      <w:r w:rsidR="006601C6" w:rsidRPr="00A3423B">
        <w:rPr>
          <w:rFonts w:ascii="Times New Roman" w:hAnsi="Times New Roman" w:cs="Times New Roman"/>
          <w:sz w:val="24"/>
          <w:szCs w:val="24"/>
        </w:rPr>
        <w:t>IP protokol</w:t>
      </w:r>
      <w:del w:id="1185" w:author="Ognjen" w:date="2017-01-17T12:51:00Z">
        <w:r w:rsidR="006601C6" w:rsidRPr="00A3423B" w:rsidDel="006A7BAA">
          <w:rPr>
            <w:rFonts w:ascii="Times New Roman" w:hAnsi="Times New Roman" w:cs="Times New Roman"/>
            <w:sz w:val="24"/>
            <w:szCs w:val="24"/>
          </w:rPr>
          <w:delText>.</w:delText>
        </w:r>
      </w:del>
      <w:ins w:id="1186" w:author="Ognjen" w:date="2017-01-17T12:51:00Z">
        <w:r>
          <w:rPr>
            <w:rFonts w:ascii="Times New Roman" w:hAnsi="Times New Roman" w:cs="Times New Roman"/>
            <w:sz w:val="24"/>
            <w:szCs w:val="24"/>
          </w:rPr>
          <w:t>a;</w:t>
        </w:r>
      </w:ins>
    </w:p>
    <w:p w14:paraId="20ADD942" w14:textId="6CB80C04" w:rsidR="006601C6" w:rsidRPr="00A3423B" w:rsidRDefault="006601C6" w:rsidP="00937FA1">
      <w:pPr>
        <w:pStyle w:val="ListParagraph"/>
        <w:numPr>
          <w:ilvl w:val="1"/>
          <w:numId w:val="13"/>
        </w:numPr>
        <w:spacing w:line="360" w:lineRule="auto"/>
        <w:rPr>
          <w:rFonts w:ascii="Times New Roman" w:hAnsi="Times New Roman" w:cs="Times New Roman"/>
          <w:sz w:val="24"/>
          <w:szCs w:val="24"/>
        </w:rPr>
      </w:pPr>
      <w:del w:id="1187" w:author="Ognjen" w:date="2017-01-17T12:51:00Z">
        <w:r w:rsidRPr="00A3423B" w:rsidDel="006A7BAA">
          <w:rPr>
            <w:rFonts w:ascii="Times New Roman" w:hAnsi="Times New Roman" w:cs="Times New Roman"/>
            <w:sz w:val="24"/>
            <w:szCs w:val="24"/>
          </w:rPr>
          <w:delText xml:space="preserve">Izvorišna </w:delText>
        </w:r>
      </w:del>
      <w:ins w:id="1188" w:author="Ognjen" w:date="2017-01-17T12:51:00Z">
        <w:r w:rsidR="006A7BAA">
          <w:rPr>
            <w:rFonts w:ascii="Times New Roman" w:hAnsi="Times New Roman" w:cs="Times New Roman"/>
            <w:sz w:val="24"/>
            <w:szCs w:val="24"/>
          </w:rPr>
          <w:t>i</w:t>
        </w:r>
        <w:r w:rsidR="006A7BAA" w:rsidRPr="00A3423B">
          <w:rPr>
            <w:rFonts w:ascii="Times New Roman" w:hAnsi="Times New Roman" w:cs="Times New Roman"/>
            <w:sz w:val="24"/>
            <w:szCs w:val="24"/>
          </w:rPr>
          <w:t xml:space="preserve">zvorišna </w:t>
        </w:r>
      </w:ins>
      <w:r w:rsidRPr="00A3423B">
        <w:rPr>
          <w:rFonts w:ascii="Times New Roman" w:hAnsi="Times New Roman" w:cs="Times New Roman"/>
          <w:sz w:val="24"/>
          <w:szCs w:val="24"/>
        </w:rPr>
        <w:t xml:space="preserve">adresa TCP/UDP </w:t>
      </w:r>
      <w:del w:id="1189" w:author="Ognjen" w:date="2017-01-17T12:51:00Z">
        <w:r w:rsidRPr="00A3423B" w:rsidDel="006A7BAA">
          <w:rPr>
            <w:rFonts w:ascii="Times New Roman" w:hAnsi="Times New Roman" w:cs="Times New Roman"/>
            <w:sz w:val="24"/>
            <w:szCs w:val="24"/>
          </w:rPr>
          <w:delText>porta.</w:delText>
        </w:r>
      </w:del>
      <w:ins w:id="1190" w:author="Ognjen" w:date="2017-01-17T12:51:00Z">
        <w:r w:rsidR="006A7BAA">
          <w:rPr>
            <w:rFonts w:ascii="Times New Roman" w:hAnsi="Times New Roman" w:cs="Times New Roman"/>
            <w:sz w:val="24"/>
            <w:szCs w:val="24"/>
          </w:rPr>
          <w:t>vrata;</w:t>
        </w:r>
      </w:ins>
    </w:p>
    <w:p w14:paraId="4874839B" w14:textId="3FB71C6B" w:rsidR="006601C6" w:rsidRPr="00A3423B" w:rsidRDefault="006601C6" w:rsidP="00937FA1">
      <w:pPr>
        <w:pStyle w:val="ListParagraph"/>
        <w:numPr>
          <w:ilvl w:val="1"/>
          <w:numId w:val="13"/>
        </w:numPr>
        <w:spacing w:line="360" w:lineRule="auto"/>
        <w:rPr>
          <w:rFonts w:ascii="Times New Roman" w:hAnsi="Times New Roman" w:cs="Times New Roman"/>
          <w:sz w:val="24"/>
          <w:szCs w:val="24"/>
        </w:rPr>
      </w:pPr>
      <w:del w:id="1191" w:author="Ognjen" w:date="2017-01-17T12:51:00Z">
        <w:r w:rsidRPr="00A3423B" w:rsidDel="006A7BAA">
          <w:rPr>
            <w:rFonts w:ascii="Times New Roman" w:hAnsi="Times New Roman" w:cs="Times New Roman"/>
            <w:sz w:val="24"/>
            <w:szCs w:val="24"/>
          </w:rPr>
          <w:delText xml:space="preserve">Odredišna </w:delText>
        </w:r>
      </w:del>
      <w:ins w:id="1192" w:author="Ognjen" w:date="2017-01-17T12:51:00Z">
        <w:r w:rsidR="006A7BAA">
          <w:rPr>
            <w:rFonts w:ascii="Times New Roman" w:hAnsi="Times New Roman" w:cs="Times New Roman"/>
            <w:sz w:val="24"/>
            <w:szCs w:val="24"/>
          </w:rPr>
          <w:t>o</w:t>
        </w:r>
        <w:r w:rsidR="006A7BAA" w:rsidRPr="00A3423B">
          <w:rPr>
            <w:rFonts w:ascii="Times New Roman" w:hAnsi="Times New Roman" w:cs="Times New Roman"/>
            <w:sz w:val="24"/>
            <w:szCs w:val="24"/>
          </w:rPr>
          <w:t xml:space="preserve">dredišna </w:t>
        </w:r>
      </w:ins>
      <w:r w:rsidRPr="00A3423B">
        <w:rPr>
          <w:rFonts w:ascii="Times New Roman" w:hAnsi="Times New Roman" w:cs="Times New Roman"/>
          <w:sz w:val="24"/>
          <w:szCs w:val="24"/>
        </w:rPr>
        <w:t xml:space="preserve">adresa TCP/UDP </w:t>
      </w:r>
      <w:del w:id="1193" w:author="Ognjen" w:date="2017-01-17T12:51:00Z">
        <w:r w:rsidRPr="00A3423B" w:rsidDel="006A7BAA">
          <w:rPr>
            <w:rFonts w:ascii="Times New Roman" w:hAnsi="Times New Roman" w:cs="Times New Roman"/>
            <w:sz w:val="24"/>
            <w:szCs w:val="24"/>
          </w:rPr>
          <w:delText>porta.</w:delText>
        </w:r>
      </w:del>
      <w:ins w:id="1194" w:author="Ognjen" w:date="2017-01-17T12:51:00Z">
        <w:r w:rsidR="006A7BAA">
          <w:rPr>
            <w:rFonts w:ascii="Times New Roman" w:hAnsi="Times New Roman" w:cs="Times New Roman"/>
            <w:sz w:val="24"/>
            <w:szCs w:val="24"/>
          </w:rPr>
          <w:t>vrata;</w:t>
        </w:r>
      </w:ins>
    </w:p>
    <w:p w14:paraId="38E9A7DA" w14:textId="6625E64F" w:rsidR="006601C6" w:rsidRPr="00A3423B" w:rsidRDefault="006601C6" w:rsidP="00937FA1">
      <w:pPr>
        <w:pStyle w:val="ListParagraph"/>
        <w:numPr>
          <w:ilvl w:val="1"/>
          <w:numId w:val="13"/>
        </w:numPr>
        <w:spacing w:line="360" w:lineRule="auto"/>
        <w:rPr>
          <w:rFonts w:ascii="Times New Roman" w:hAnsi="Times New Roman" w:cs="Times New Roman"/>
          <w:sz w:val="24"/>
          <w:szCs w:val="24"/>
        </w:rPr>
      </w:pPr>
      <w:del w:id="1195" w:author="Ognjen" w:date="2017-01-17T12:51:00Z">
        <w:r w:rsidRPr="00A3423B" w:rsidDel="009D7E43">
          <w:rPr>
            <w:rFonts w:ascii="Times New Roman" w:hAnsi="Times New Roman" w:cs="Times New Roman"/>
            <w:sz w:val="24"/>
            <w:szCs w:val="24"/>
          </w:rPr>
          <w:lastRenderedPageBreak/>
          <w:delText xml:space="preserve">Mrežna </w:delText>
        </w:r>
      </w:del>
      <w:ins w:id="1196" w:author="Ognjen" w:date="2017-01-17T12:51:00Z">
        <w:r w:rsidR="009D7E43">
          <w:rPr>
            <w:rFonts w:ascii="Times New Roman" w:hAnsi="Times New Roman" w:cs="Times New Roman"/>
            <w:sz w:val="24"/>
            <w:szCs w:val="24"/>
          </w:rPr>
          <w:t>m</w:t>
        </w:r>
        <w:r w:rsidR="009D7E43" w:rsidRPr="00A3423B">
          <w:rPr>
            <w:rFonts w:ascii="Times New Roman" w:hAnsi="Times New Roman" w:cs="Times New Roman"/>
            <w:sz w:val="24"/>
            <w:szCs w:val="24"/>
          </w:rPr>
          <w:t xml:space="preserve">režna </w:t>
        </w:r>
      </w:ins>
      <w:r w:rsidRPr="00A3423B">
        <w:rPr>
          <w:rFonts w:ascii="Times New Roman" w:hAnsi="Times New Roman" w:cs="Times New Roman"/>
          <w:sz w:val="24"/>
          <w:szCs w:val="24"/>
        </w:rPr>
        <w:t xml:space="preserve">maska </w:t>
      </w:r>
      <w:ins w:id="1197" w:author="Ognjen" w:date="2017-01-17T12:51:00Z">
        <w:r w:rsidR="009D7E43">
          <w:rPr>
            <w:rFonts w:ascii="Times New Roman" w:hAnsi="Times New Roman" w:cs="Times New Roman"/>
            <w:sz w:val="24"/>
            <w:szCs w:val="24"/>
          </w:rPr>
          <w:t xml:space="preserve">uz </w:t>
        </w:r>
      </w:ins>
      <w:del w:id="1198" w:author="Ognjen" w:date="2017-01-17T12:51:00Z">
        <w:r w:rsidRPr="00A3423B" w:rsidDel="009D7E43">
          <w:rPr>
            <w:rFonts w:ascii="Times New Roman" w:hAnsi="Times New Roman" w:cs="Times New Roman"/>
            <w:sz w:val="24"/>
            <w:szCs w:val="24"/>
          </w:rPr>
          <w:delText xml:space="preserve">izvorišne </w:delText>
        </w:r>
      </w:del>
      <w:ins w:id="1199" w:author="Ognjen" w:date="2017-01-17T12:51:00Z">
        <w:r w:rsidR="009D7E43" w:rsidRPr="00A3423B">
          <w:rPr>
            <w:rFonts w:ascii="Times New Roman" w:hAnsi="Times New Roman" w:cs="Times New Roman"/>
            <w:sz w:val="24"/>
            <w:szCs w:val="24"/>
          </w:rPr>
          <w:t>izvorišn</w:t>
        </w:r>
        <w:r w:rsidR="009D7E43">
          <w:rPr>
            <w:rFonts w:ascii="Times New Roman" w:hAnsi="Times New Roman" w:cs="Times New Roman"/>
            <w:sz w:val="24"/>
            <w:szCs w:val="24"/>
          </w:rPr>
          <w:t>u</w:t>
        </w:r>
        <w:r w:rsidR="009D7E43" w:rsidRPr="00A3423B">
          <w:rPr>
            <w:rFonts w:ascii="Times New Roman" w:hAnsi="Times New Roman" w:cs="Times New Roman"/>
            <w:sz w:val="24"/>
            <w:szCs w:val="24"/>
          </w:rPr>
          <w:t xml:space="preserve"> </w:t>
        </w:r>
      </w:ins>
      <w:r w:rsidRPr="00A3423B">
        <w:rPr>
          <w:rFonts w:ascii="Times New Roman" w:hAnsi="Times New Roman" w:cs="Times New Roman"/>
          <w:sz w:val="24"/>
          <w:szCs w:val="24"/>
        </w:rPr>
        <w:t>IP adres</w:t>
      </w:r>
      <w:del w:id="1200" w:author="Ognjen" w:date="2017-01-17T12:51:00Z">
        <w:r w:rsidRPr="00A3423B" w:rsidDel="009D7E43">
          <w:rPr>
            <w:rFonts w:ascii="Times New Roman" w:hAnsi="Times New Roman" w:cs="Times New Roman"/>
            <w:sz w:val="24"/>
            <w:szCs w:val="24"/>
          </w:rPr>
          <w:delText>e.</w:delText>
        </w:r>
      </w:del>
      <w:ins w:id="1201" w:author="Ognjen" w:date="2017-01-17T12:51:00Z">
        <w:r w:rsidR="009D7E43">
          <w:rPr>
            <w:rFonts w:ascii="Times New Roman" w:hAnsi="Times New Roman" w:cs="Times New Roman"/>
            <w:sz w:val="24"/>
            <w:szCs w:val="24"/>
          </w:rPr>
          <w:t>u;</w:t>
        </w:r>
      </w:ins>
    </w:p>
    <w:p w14:paraId="76D9282A" w14:textId="1327DC9D" w:rsidR="006601C6" w:rsidRPr="00A3423B" w:rsidRDefault="006601C6" w:rsidP="00937FA1">
      <w:pPr>
        <w:pStyle w:val="ListParagraph"/>
        <w:numPr>
          <w:ilvl w:val="1"/>
          <w:numId w:val="13"/>
        </w:numPr>
        <w:spacing w:line="360" w:lineRule="auto"/>
        <w:rPr>
          <w:rFonts w:ascii="Times New Roman" w:hAnsi="Times New Roman" w:cs="Times New Roman"/>
          <w:sz w:val="24"/>
          <w:szCs w:val="24"/>
        </w:rPr>
      </w:pPr>
      <w:del w:id="1202" w:author="Ognjen" w:date="2017-01-17T12:52:00Z">
        <w:r w:rsidRPr="00A3423B" w:rsidDel="009D7E43">
          <w:rPr>
            <w:rFonts w:ascii="Times New Roman" w:hAnsi="Times New Roman" w:cs="Times New Roman"/>
            <w:sz w:val="24"/>
            <w:szCs w:val="24"/>
          </w:rPr>
          <w:delText xml:space="preserve">Mrežna </w:delText>
        </w:r>
      </w:del>
      <w:ins w:id="1203" w:author="Ognjen" w:date="2017-01-17T12:52:00Z">
        <w:r w:rsidR="009D7E43">
          <w:rPr>
            <w:rFonts w:ascii="Times New Roman" w:hAnsi="Times New Roman" w:cs="Times New Roman"/>
            <w:sz w:val="24"/>
            <w:szCs w:val="24"/>
          </w:rPr>
          <w:t>m</w:t>
        </w:r>
        <w:r w:rsidR="009D7E43" w:rsidRPr="00A3423B">
          <w:rPr>
            <w:rFonts w:ascii="Times New Roman" w:hAnsi="Times New Roman" w:cs="Times New Roman"/>
            <w:sz w:val="24"/>
            <w:szCs w:val="24"/>
          </w:rPr>
          <w:t xml:space="preserve">režna </w:t>
        </w:r>
      </w:ins>
      <w:r w:rsidRPr="00A3423B">
        <w:rPr>
          <w:rFonts w:ascii="Times New Roman" w:hAnsi="Times New Roman" w:cs="Times New Roman"/>
          <w:sz w:val="24"/>
          <w:szCs w:val="24"/>
        </w:rPr>
        <w:t xml:space="preserve">maska </w:t>
      </w:r>
      <w:ins w:id="1204" w:author="Ognjen" w:date="2017-01-17T12:52:00Z">
        <w:r w:rsidR="009D7E43">
          <w:rPr>
            <w:rFonts w:ascii="Times New Roman" w:hAnsi="Times New Roman" w:cs="Times New Roman"/>
            <w:sz w:val="24"/>
            <w:szCs w:val="24"/>
          </w:rPr>
          <w:t xml:space="preserve">uz </w:t>
        </w:r>
      </w:ins>
      <w:del w:id="1205" w:author="Ognjen" w:date="2017-01-17T12:52:00Z">
        <w:r w:rsidRPr="00A3423B" w:rsidDel="009D7E43">
          <w:rPr>
            <w:rFonts w:ascii="Times New Roman" w:hAnsi="Times New Roman" w:cs="Times New Roman"/>
            <w:sz w:val="24"/>
            <w:szCs w:val="24"/>
          </w:rPr>
          <w:delText xml:space="preserve">odredišne </w:delText>
        </w:r>
      </w:del>
      <w:ins w:id="1206" w:author="Ognjen" w:date="2017-01-17T12:52:00Z">
        <w:r w:rsidR="009D7E43" w:rsidRPr="00A3423B">
          <w:rPr>
            <w:rFonts w:ascii="Times New Roman" w:hAnsi="Times New Roman" w:cs="Times New Roman"/>
            <w:sz w:val="24"/>
            <w:szCs w:val="24"/>
          </w:rPr>
          <w:t>odredišn</w:t>
        </w:r>
        <w:r w:rsidR="009D7E43">
          <w:rPr>
            <w:rFonts w:ascii="Times New Roman" w:hAnsi="Times New Roman" w:cs="Times New Roman"/>
            <w:sz w:val="24"/>
            <w:szCs w:val="24"/>
          </w:rPr>
          <w:t>u</w:t>
        </w:r>
        <w:r w:rsidR="009D7E43" w:rsidRPr="00A3423B">
          <w:rPr>
            <w:rFonts w:ascii="Times New Roman" w:hAnsi="Times New Roman" w:cs="Times New Roman"/>
            <w:sz w:val="24"/>
            <w:szCs w:val="24"/>
          </w:rPr>
          <w:t xml:space="preserve"> </w:t>
        </w:r>
      </w:ins>
      <w:r w:rsidRPr="00A3423B">
        <w:rPr>
          <w:rFonts w:ascii="Times New Roman" w:hAnsi="Times New Roman" w:cs="Times New Roman"/>
          <w:sz w:val="24"/>
          <w:szCs w:val="24"/>
        </w:rPr>
        <w:t>IP adrese</w:t>
      </w:r>
      <w:del w:id="1207" w:author="Ognjen" w:date="2017-01-17T12:52:00Z">
        <w:r w:rsidRPr="00A3423B" w:rsidDel="009D7E43">
          <w:rPr>
            <w:rFonts w:ascii="Times New Roman" w:hAnsi="Times New Roman" w:cs="Times New Roman"/>
            <w:sz w:val="24"/>
            <w:szCs w:val="24"/>
          </w:rPr>
          <w:delText>.</w:delText>
        </w:r>
      </w:del>
      <w:ins w:id="1208" w:author="Ognjen" w:date="2017-01-17T12:52:00Z">
        <w:r w:rsidR="009D7E43">
          <w:rPr>
            <w:rFonts w:ascii="Times New Roman" w:hAnsi="Times New Roman" w:cs="Times New Roman"/>
            <w:sz w:val="24"/>
            <w:szCs w:val="24"/>
          </w:rPr>
          <w:t>;</w:t>
        </w:r>
      </w:ins>
    </w:p>
    <w:p w14:paraId="03E6C886" w14:textId="15BB66C3" w:rsidR="006601C6" w:rsidRPr="00A3423B" w:rsidRDefault="006601C6" w:rsidP="00937FA1">
      <w:pPr>
        <w:pStyle w:val="ListParagraph"/>
        <w:numPr>
          <w:ilvl w:val="1"/>
          <w:numId w:val="13"/>
        </w:numPr>
        <w:spacing w:line="360" w:lineRule="auto"/>
        <w:rPr>
          <w:rFonts w:ascii="Times New Roman" w:hAnsi="Times New Roman" w:cs="Times New Roman"/>
          <w:sz w:val="24"/>
          <w:szCs w:val="24"/>
        </w:rPr>
      </w:pPr>
      <w:del w:id="1209" w:author="Ognjen" w:date="2017-01-17T12:52:00Z">
        <w:r w:rsidRPr="00A3423B" w:rsidDel="009D7E43">
          <w:rPr>
            <w:rFonts w:ascii="Times New Roman" w:hAnsi="Times New Roman" w:cs="Times New Roman"/>
            <w:sz w:val="24"/>
            <w:szCs w:val="24"/>
          </w:rPr>
          <w:delText xml:space="preserve">Prioritetni </w:delText>
        </w:r>
      </w:del>
      <w:ins w:id="1210" w:author="Ognjen" w:date="2017-01-17T12:52:00Z">
        <w:r w:rsidR="009D7E43">
          <w:rPr>
            <w:rFonts w:ascii="Times New Roman" w:hAnsi="Times New Roman" w:cs="Times New Roman"/>
            <w:sz w:val="24"/>
            <w:szCs w:val="24"/>
          </w:rPr>
          <w:t>p</w:t>
        </w:r>
        <w:r w:rsidR="009D7E43" w:rsidRPr="00A3423B">
          <w:rPr>
            <w:rFonts w:ascii="Times New Roman" w:hAnsi="Times New Roman" w:cs="Times New Roman"/>
            <w:sz w:val="24"/>
            <w:szCs w:val="24"/>
          </w:rPr>
          <w:t xml:space="preserve">rioritet </w:t>
        </w:r>
      </w:ins>
      <w:r w:rsidRPr="00A3423B">
        <w:rPr>
          <w:rFonts w:ascii="Times New Roman" w:hAnsi="Times New Roman" w:cs="Times New Roman"/>
          <w:sz w:val="24"/>
          <w:szCs w:val="24"/>
        </w:rPr>
        <w:t>VLAN</w:t>
      </w:r>
      <w:del w:id="1211" w:author="Ognjen" w:date="2017-01-17T12:52:00Z">
        <w:r w:rsidRPr="00A3423B" w:rsidDel="009D7E43">
          <w:rPr>
            <w:rFonts w:ascii="Times New Roman" w:hAnsi="Times New Roman" w:cs="Times New Roman"/>
            <w:sz w:val="24"/>
            <w:szCs w:val="24"/>
          </w:rPr>
          <w:delText>.</w:delText>
        </w:r>
      </w:del>
      <w:ins w:id="1212" w:author="Ognjen" w:date="2017-01-17T12:52:00Z">
        <w:r w:rsidR="009D7E43">
          <w:rPr>
            <w:rFonts w:ascii="Times New Roman" w:hAnsi="Times New Roman" w:cs="Times New Roman"/>
            <w:sz w:val="24"/>
            <w:szCs w:val="24"/>
          </w:rPr>
          <w:t>-a;</w:t>
        </w:r>
      </w:ins>
    </w:p>
    <w:p w14:paraId="47A77A7F" w14:textId="2ADD1EAB" w:rsidR="006601C6" w:rsidRPr="00A3423B" w:rsidRDefault="006601C6" w:rsidP="00937FA1">
      <w:pPr>
        <w:pStyle w:val="ListParagraph"/>
        <w:numPr>
          <w:ilvl w:val="1"/>
          <w:numId w:val="13"/>
        </w:numPr>
        <w:spacing w:line="360" w:lineRule="auto"/>
        <w:rPr>
          <w:rFonts w:ascii="Times New Roman" w:hAnsi="Times New Roman" w:cs="Times New Roman"/>
          <w:sz w:val="24"/>
          <w:szCs w:val="24"/>
        </w:rPr>
      </w:pPr>
      <w:del w:id="1213" w:author="Ognjen" w:date="2017-01-17T12:52:00Z">
        <w:r w:rsidRPr="00A3423B" w:rsidDel="009D7E43">
          <w:rPr>
            <w:rFonts w:ascii="Times New Roman" w:hAnsi="Times New Roman" w:cs="Times New Roman"/>
            <w:sz w:val="24"/>
            <w:szCs w:val="24"/>
          </w:rPr>
          <w:delText xml:space="preserve">Opis </w:delText>
        </w:r>
      </w:del>
      <w:ins w:id="1214" w:author="Ognjen" w:date="2017-01-17T12:52:00Z">
        <w:r w:rsidR="009D7E43">
          <w:rPr>
            <w:rFonts w:ascii="Times New Roman" w:hAnsi="Times New Roman" w:cs="Times New Roman"/>
            <w:sz w:val="24"/>
            <w:szCs w:val="24"/>
          </w:rPr>
          <w:t>o</w:t>
        </w:r>
        <w:r w:rsidR="009D7E43" w:rsidRPr="00A3423B">
          <w:rPr>
            <w:rFonts w:ascii="Times New Roman" w:hAnsi="Times New Roman" w:cs="Times New Roman"/>
            <w:sz w:val="24"/>
            <w:szCs w:val="24"/>
          </w:rPr>
          <w:t xml:space="preserve">pis </w:t>
        </w:r>
      </w:ins>
      <w:r w:rsidRPr="00A3423B">
        <w:rPr>
          <w:rFonts w:ascii="Times New Roman" w:hAnsi="Times New Roman" w:cs="Times New Roman"/>
          <w:sz w:val="24"/>
          <w:szCs w:val="24"/>
        </w:rPr>
        <w:t xml:space="preserve">IP </w:t>
      </w:r>
      <w:ins w:id="1215" w:author="Ognjen" w:date="2017-01-17T12:52:00Z">
        <w:r w:rsidR="009D7E43">
          <w:rPr>
            <w:rFonts w:ascii="Times New Roman" w:hAnsi="Times New Roman" w:cs="Times New Roman"/>
            <w:sz w:val="24"/>
            <w:szCs w:val="24"/>
          </w:rPr>
          <w:t xml:space="preserve">DSCP </w:t>
        </w:r>
      </w:ins>
      <w:r w:rsidRPr="00A3423B">
        <w:rPr>
          <w:rFonts w:ascii="Times New Roman" w:hAnsi="Times New Roman" w:cs="Times New Roman"/>
          <w:sz w:val="24"/>
          <w:szCs w:val="24"/>
        </w:rPr>
        <w:t>usluge</w:t>
      </w:r>
      <w:del w:id="1216" w:author="Ognjen" w:date="2017-01-17T12:52:00Z">
        <w:r w:rsidRPr="00A3423B" w:rsidDel="009D7E43">
          <w:rPr>
            <w:rFonts w:ascii="Times New Roman" w:hAnsi="Times New Roman" w:cs="Times New Roman"/>
            <w:sz w:val="24"/>
            <w:szCs w:val="24"/>
          </w:rPr>
          <w:delText>.</w:delText>
        </w:r>
      </w:del>
      <w:ins w:id="1217" w:author="Ognjen" w:date="2017-01-17T12:52:00Z">
        <w:r w:rsidR="009D7E43">
          <w:rPr>
            <w:rFonts w:ascii="Times New Roman" w:hAnsi="Times New Roman" w:cs="Times New Roman"/>
            <w:sz w:val="24"/>
            <w:szCs w:val="24"/>
          </w:rPr>
          <w:t>;</w:t>
        </w:r>
      </w:ins>
    </w:p>
    <w:p w14:paraId="7F132E5A" w14:textId="314629C9" w:rsidR="006601C6" w:rsidRPr="00A3423B" w:rsidRDefault="006601C6" w:rsidP="00937FA1">
      <w:pPr>
        <w:pStyle w:val="ListParagraph"/>
        <w:numPr>
          <w:ilvl w:val="0"/>
          <w:numId w:val="13"/>
        </w:numPr>
        <w:spacing w:line="360" w:lineRule="auto"/>
        <w:rPr>
          <w:rFonts w:ascii="Times New Roman" w:hAnsi="Times New Roman" w:cs="Times New Roman"/>
          <w:sz w:val="24"/>
          <w:szCs w:val="24"/>
        </w:rPr>
      </w:pPr>
      <w:del w:id="1218" w:author="Ognjen" w:date="2017-01-17T12:52:00Z">
        <w:r w:rsidRPr="00A3423B" w:rsidDel="000E5A2B">
          <w:rPr>
            <w:rFonts w:ascii="Times New Roman" w:hAnsi="Times New Roman" w:cs="Times New Roman"/>
            <w:sz w:val="24"/>
            <w:szCs w:val="24"/>
          </w:rPr>
          <w:delText xml:space="preserve">Podržan </w:delText>
        </w:r>
      </w:del>
      <w:ins w:id="1219" w:author="Ognjen" w:date="2017-01-17T12:52:00Z">
        <w:r w:rsidR="000E5A2B">
          <w:rPr>
            <w:rFonts w:ascii="Times New Roman" w:hAnsi="Times New Roman" w:cs="Times New Roman"/>
            <w:sz w:val="24"/>
            <w:szCs w:val="24"/>
          </w:rPr>
          <w:t>p</w:t>
        </w:r>
        <w:r w:rsidR="000E5A2B" w:rsidRPr="00A3423B">
          <w:rPr>
            <w:rFonts w:ascii="Times New Roman" w:hAnsi="Times New Roman" w:cs="Times New Roman"/>
            <w:sz w:val="24"/>
            <w:szCs w:val="24"/>
          </w:rPr>
          <w:t xml:space="preserve">održan </w:t>
        </w:r>
      </w:ins>
      <w:r w:rsidRPr="00A3423B">
        <w:rPr>
          <w:rFonts w:ascii="Times New Roman" w:hAnsi="Times New Roman" w:cs="Times New Roman"/>
          <w:sz w:val="24"/>
          <w:szCs w:val="24"/>
        </w:rPr>
        <w:t xml:space="preserve">maksimalan broj </w:t>
      </w:r>
      <w:del w:id="1220" w:author="Ognjen" w:date="2017-01-17T12:52:00Z">
        <w:r w:rsidRPr="00A3423B" w:rsidDel="000E5A2B">
          <w:rPr>
            <w:rFonts w:ascii="Times New Roman" w:hAnsi="Times New Roman" w:cs="Times New Roman"/>
            <w:sz w:val="24"/>
            <w:szCs w:val="24"/>
          </w:rPr>
          <w:delText>ulaza.</w:delText>
        </w:r>
      </w:del>
      <w:ins w:id="1221" w:author="Ognjen" w:date="2017-01-17T12:52:00Z">
        <w:r w:rsidR="000E5A2B">
          <w:rPr>
            <w:rFonts w:ascii="Times New Roman" w:hAnsi="Times New Roman" w:cs="Times New Roman"/>
            <w:sz w:val="24"/>
            <w:szCs w:val="24"/>
          </w:rPr>
          <w:t>redaka u tablici toka</w:t>
        </w:r>
        <w:r w:rsidR="00AD7F4A">
          <w:rPr>
            <w:rFonts w:ascii="Times New Roman" w:hAnsi="Times New Roman" w:cs="Times New Roman"/>
            <w:sz w:val="24"/>
            <w:szCs w:val="24"/>
          </w:rPr>
          <w:t>;</w:t>
        </w:r>
      </w:ins>
    </w:p>
    <w:p w14:paraId="1DE63932" w14:textId="4B5828F8" w:rsidR="006601C6" w:rsidRPr="00A3423B" w:rsidRDefault="006601C6" w:rsidP="00937FA1">
      <w:pPr>
        <w:pStyle w:val="ListParagraph"/>
        <w:numPr>
          <w:ilvl w:val="0"/>
          <w:numId w:val="13"/>
        </w:numPr>
        <w:spacing w:line="360" w:lineRule="auto"/>
        <w:rPr>
          <w:rFonts w:ascii="Times New Roman" w:hAnsi="Times New Roman" w:cs="Times New Roman"/>
          <w:sz w:val="24"/>
          <w:szCs w:val="24"/>
        </w:rPr>
      </w:pPr>
      <w:del w:id="1222" w:author="Ognjen" w:date="2017-01-17T12:54:00Z">
        <w:r w:rsidRPr="00A3423B" w:rsidDel="00AD7F4A">
          <w:rPr>
            <w:rFonts w:ascii="Times New Roman" w:hAnsi="Times New Roman" w:cs="Times New Roman"/>
            <w:sz w:val="24"/>
            <w:szCs w:val="24"/>
          </w:rPr>
          <w:delText xml:space="preserve">Broj </w:delText>
        </w:r>
      </w:del>
      <w:ins w:id="1223" w:author="Ognjen" w:date="2017-01-17T12:54:00Z">
        <w:r w:rsidR="00AD7F4A">
          <w:rPr>
            <w:rFonts w:ascii="Times New Roman" w:hAnsi="Times New Roman" w:cs="Times New Roman"/>
            <w:sz w:val="24"/>
            <w:szCs w:val="24"/>
          </w:rPr>
          <w:t>b</w:t>
        </w:r>
        <w:r w:rsidR="00AD7F4A" w:rsidRPr="00A3423B">
          <w:rPr>
            <w:rFonts w:ascii="Times New Roman" w:hAnsi="Times New Roman" w:cs="Times New Roman"/>
            <w:sz w:val="24"/>
            <w:szCs w:val="24"/>
          </w:rPr>
          <w:t xml:space="preserve">roj </w:t>
        </w:r>
      </w:ins>
      <w:r w:rsidRPr="00A3423B">
        <w:rPr>
          <w:rFonts w:ascii="Times New Roman" w:hAnsi="Times New Roman" w:cs="Times New Roman"/>
          <w:sz w:val="24"/>
          <w:szCs w:val="24"/>
        </w:rPr>
        <w:t xml:space="preserve">aktivnih </w:t>
      </w:r>
      <w:del w:id="1224" w:author="Ognjen" w:date="2017-01-17T12:54:00Z">
        <w:r w:rsidRPr="00A3423B" w:rsidDel="00AD7F4A">
          <w:rPr>
            <w:rFonts w:ascii="Times New Roman" w:hAnsi="Times New Roman" w:cs="Times New Roman"/>
            <w:sz w:val="24"/>
            <w:szCs w:val="24"/>
          </w:rPr>
          <w:delText>ulaza.</w:delText>
        </w:r>
      </w:del>
      <w:ins w:id="1225" w:author="Ognjen" w:date="2017-01-17T12:54:00Z">
        <w:r w:rsidR="00AD7F4A">
          <w:rPr>
            <w:rFonts w:ascii="Times New Roman" w:hAnsi="Times New Roman" w:cs="Times New Roman"/>
            <w:sz w:val="24"/>
            <w:szCs w:val="24"/>
          </w:rPr>
          <w:t>redaka;</w:t>
        </w:r>
      </w:ins>
    </w:p>
    <w:p w14:paraId="242CE871" w14:textId="0E329CF2" w:rsidR="006601C6" w:rsidRPr="00A3423B" w:rsidRDefault="006601C6" w:rsidP="00937FA1">
      <w:pPr>
        <w:pStyle w:val="ListParagraph"/>
        <w:numPr>
          <w:ilvl w:val="0"/>
          <w:numId w:val="13"/>
        </w:numPr>
        <w:spacing w:line="360" w:lineRule="auto"/>
        <w:rPr>
          <w:rFonts w:ascii="Times New Roman" w:hAnsi="Times New Roman" w:cs="Times New Roman"/>
          <w:sz w:val="24"/>
          <w:szCs w:val="24"/>
        </w:rPr>
      </w:pPr>
      <w:del w:id="1226" w:author="Ognjen" w:date="2017-01-17T12:54:00Z">
        <w:r w:rsidRPr="00A3423B" w:rsidDel="00AD7F4A">
          <w:rPr>
            <w:rFonts w:ascii="Times New Roman" w:hAnsi="Times New Roman" w:cs="Times New Roman"/>
            <w:sz w:val="24"/>
            <w:szCs w:val="24"/>
          </w:rPr>
          <w:delText xml:space="preserve">Broj </w:delText>
        </w:r>
      </w:del>
      <w:ins w:id="1227" w:author="Ognjen" w:date="2017-01-17T12:54:00Z">
        <w:r w:rsidR="00AD7F4A">
          <w:rPr>
            <w:rFonts w:ascii="Times New Roman" w:hAnsi="Times New Roman" w:cs="Times New Roman"/>
            <w:sz w:val="24"/>
            <w:szCs w:val="24"/>
          </w:rPr>
          <w:t>b</w:t>
        </w:r>
        <w:r w:rsidR="00AD7F4A" w:rsidRPr="00A3423B">
          <w:rPr>
            <w:rFonts w:ascii="Times New Roman" w:hAnsi="Times New Roman" w:cs="Times New Roman"/>
            <w:sz w:val="24"/>
            <w:szCs w:val="24"/>
          </w:rPr>
          <w:t xml:space="preserve">roj </w:t>
        </w:r>
      </w:ins>
      <w:r w:rsidRPr="00A3423B">
        <w:rPr>
          <w:rFonts w:ascii="Times New Roman" w:hAnsi="Times New Roman" w:cs="Times New Roman"/>
          <w:sz w:val="24"/>
          <w:szCs w:val="24"/>
        </w:rPr>
        <w:t xml:space="preserve">paketa </w:t>
      </w:r>
      <w:del w:id="1228" w:author="Ognjen" w:date="2017-01-17T12:54:00Z">
        <w:r w:rsidRPr="00A3423B" w:rsidDel="00AD7F4A">
          <w:rPr>
            <w:rFonts w:ascii="Times New Roman" w:hAnsi="Times New Roman" w:cs="Times New Roman"/>
            <w:sz w:val="24"/>
            <w:szCs w:val="24"/>
          </w:rPr>
          <w:delText xml:space="preserve">viđenih </w:delText>
        </w:r>
      </w:del>
      <w:ins w:id="1229" w:author="Ognjen" w:date="2017-01-17T12:54:00Z">
        <w:r w:rsidR="00AD7F4A">
          <w:rPr>
            <w:rFonts w:ascii="Times New Roman" w:hAnsi="Times New Roman" w:cs="Times New Roman"/>
            <w:sz w:val="24"/>
            <w:szCs w:val="24"/>
          </w:rPr>
          <w:t>obrađenih</w:t>
        </w:r>
        <w:r w:rsidR="00AD7F4A" w:rsidRPr="00A3423B">
          <w:rPr>
            <w:rFonts w:ascii="Times New Roman" w:hAnsi="Times New Roman" w:cs="Times New Roman"/>
            <w:sz w:val="24"/>
            <w:szCs w:val="24"/>
          </w:rPr>
          <w:t xml:space="preserve"> </w:t>
        </w:r>
      </w:ins>
      <w:r w:rsidRPr="00A3423B">
        <w:rPr>
          <w:rFonts w:ascii="Times New Roman" w:hAnsi="Times New Roman" w:cs="Times New Roman"/>
          <w:sz w:val="24"/>
          <w:szCs w:val="24"/>
        </w:rPr>
        <w:t>u tablici</w:t>
      </w:r>
      <w:del w:id="1230" w:author="Ognjen" w:date="2017-01-17T12:54:00Z">
        <w:r w:rsidRPr="00A3423B" w:rsidDel="00AD7F4A">
          <w:rPr>
            <w:rFonts w:ascii="Times New Roman" w:hAnsi="Times New Roman" w:cs="Times New Roman"/>
            <w:sz w:val="24"/>
            <w:szCs w:val="24"/>
          </w:rPr>
          <w:delText>.</w:delText>
        </w:r>
      </w:del>
      <w:ins w:id="1231" w:author="Ognjen" w:date="2017-01-17T12:54:00Z">
        <w:r w:rsidR="00AD7F4A">
          <w:rPr>
            <w:rFonts w:ascii="Times New Roman" w:hAnsi="Times New Roman" w:cs="Times New Roman"/>
            <w:sz w:val="24"/>
            <w:szCs w:val="24"/>
          </w:rPr>
          <w:t xml:space="preserve"> toka;</w:t>
        </w:r>
      </w:ins>
    </w:p>
    <w:p w14:paraId="69DDF025" w14:textId="69E078EA" w:rsidR="006601C6" w:rsidRPr="00A3423B" w:rsidRDefault="006601C6" w:rsidP="00937FA1">
      <w:pPr>
        <w:pStyle w:val="ListParagraph"/>
        <w:numPr>
          <w:ilvl w:val="0"/>
          <w:numId w:val="13"/>
        </w:numPr>
        <w:spacing w:line="360" w:lineRule="auto"/>
        <w:rPr>
          <w:rFonts w:ascii="Times New Roman" w:hAnsi="Times New Roman" w:cs="Times New Roman"/>
          <w:sz w:val="24"/>
          <w:szCs w:val="24"/>
        </w:rPr>
      </w:pPr>
      <w:del w:id="1232" w:author="Ognjen" w:date="2017-01-17T12:54:00Z">
        <w:r w:rsidRPr="00A3423B" w:rsidDel="007701CC">
          <w:rPr>
            <w:rFonts w:ascii="Times New Roman" w:hAnsi="Times New Roman" w:cs="Times New Roman"/>
            <w:sz w:val="24"/>
            <w:szCs w:val="24"/>
          </w:rPr>
          <w:delText xml:space="preserve">Broj </w:delText>
        </w:r>
      </w:del>
      <w:ins w:id="1233" w:author="Ognjen" w:date="2017-01-17T12:54:00Z">
        <w:r w:rsidR="007701CC">
          <w:rPr>
            <w:rFonts w:ascii="Times New Roman" w:hAnsi="Times New Roman" w:cs="Times New Roman"/>
            <w:sz w:val="24"/>
            <w:szCs w:val="24"/>
          </w:rPr>
          <w:t>b</w:t>
        </w:r>
        <w:r w:rsidR="007701CC" w:rsidRPr="00A3423B">
          <w:rPr>
            <w:rFonts w:ascii="Times New Roman" w:hAnsi="Times New Roman" w:cs="Times New Roman"/>
            <w:sz w:val="24"/>
            <w:szCs w:val="24"/>
          </w:rPr>
          <w:t xml:space="preserve">roj </w:t>
        </w:r>
      </w:ins>
      <w:del w:id="1234" w:author="Ognjen" w:date="2017-01-17T12:54:00Z">
        <w:r w:rsidRPr="00A3423B" w:rsidDel="007701CC">
          <w:rPr>
            <w:rFonts w:ascii="Times New Roman" w:hAnsi="Times New Roman" w:cs="Times New Roman"/>
            <w:sz w:val="24"/>
            <w:szCs w:val="24"/>
          </w:rPr>
          <w:delText xml:space="preserve">pristiglih </w:delText>
        </w:r>
      </w:del>
      <w:r w:rsidRPr="00A3423B">
        <w:rPr>
          <w:rFonts w:ascii="Times New Roman" w:hAnsi="Times New Roman" w:cs="Times New Roman"/>
          <w:sz w:val="24"/>
          <w:szCs w:val="24"/>
        </w:rPr>
        <w:t xml:space="preserve">paketa </w:t>
      </w:r>
      <w:del w:id="1235" w:author="Ognjen" w:date="2017-01-17T12:54:00Z">
        <w:r w:rsidRPr="00A3423B" w:rsidDel="007701CC">
          <w:rPr>
            <w:rFonts w:ascii="Times New Roman" w:hAnsi="Times New Roman" w:cs="Times New Roman"/>
            <w:sz w:val="24"/>
            <w:szCs w:val="24"/>
          </w:rPr>
          <w:delText xml:space="preserve">do </w:delText>
        </w:r>
      </w:del>
      <w:ins w:id="1236" w:author="Ognjen" w:date="2017-01-17T12:54:00Z">
        <w:r w:rsidR="007701CC">
          <w:rPr>
            <w:rFonts w:ascii="Times New Roman" w:hAnsi="Times New Roman" w:cs="Times New Roman"/>
            <w:sz w:val="24"/>
            <w:szCs w:val="24"/>
          </w:rPr>
          <w:t>za koje je pronađena odgovarajuća akcija u</w:t>
        </w:r>
        <w:r w:rsidR="007701CC" w:rsidRPr="00A3423B">
          <w:rPr>
            <w:rFonts w:ascii="Times New Roman" w:hAnsi="Times New Roman" w:cs="Times New Roman"/>
            <w:sz w:val="24"/>
            <w:szCs w:val="24"/>
          </w:rPr>
          <w:t xml:space="preserve"> </w:t>
        </w:r>
      </w:ins>
      <w:r w:rsidRPr="00A3423B">
        <w:rPr>
          <w:rFonts w:ascii="Times New Roman" w:hAnsi="Times New Roman" w:cs="Times New Roman"/>
          <w:sz w:val="24"/>
          <w:szCs w:val="24"/>
        </w:rPr>
        <w:t>tablic</w:t>
      </w:r>
      <w:del w:id="1237" w:author="Ognjen" w:date="2017-01-17T12:55:00Z">
        <w:r w:rsidRPr="00A3423B" w:rsidDel="007701CC">
          <w:rPr>
            <w:rFonts w:ascii="Times New Roman" w:hAnsi="Times New Roman" w:cs="Times New Roman"/>
            <w:sz w:val="24"/>
            <w:szCs w:val="24"/>
          </w:rPr>
          <w:delText>e.</w:delText>
        </w:r>
      </w:del>
      <w:ins w:id="1238" w:author="Ognjen" w:date="2017-01-17T12:55:00Z">
        <w:r w:rsidR="007701CC">
          <w:rPr>
            <w:rFonts w:ascii="Times New Roman" w:hAnsi="Times New Roman" w:cs="Times New Roman"/>
            <w:sz w:val="24"/>
            <w:szCs w:val="24"/>
          </w:rPr>
          <w:t>i toka;</w:t>
        </w:r>
      </w:ins>
    </w:p>
    <w:p w14:paraId="0252A505" w14:textId="25D25131" w:rsidR="006601C6" w:rsidRPr="00A3423B" w:rsidRDefault="008D3F7E" w:rsidP="00937FA1">
      <w:pPr>
        <w:pStyle w:val="Heading3"/>
        <w:spacing w:line="360" w:lineRule="auto"/>
        <w:rPr>
          <w:rFonts w:cs="Arial"/>
          <w:sz w:val="24"/>
          <w:szCs w:val="24"/>
          <w:lang w:val="hr-HR"/>
        </w:rPr>
      </w:pPr>
      <w:bookmarkStart w:id="1239" w:name="_Toc472077979"/>
      <w:commentRangeStart w:id="1240"/>
      <w:r w:rsidRPr="00A3423B">
        <w:rPr>
          <w:noProof/>
          <w:sz w:val="24"/>
          <w:szCs w:val="24"/>
          <w:lang w:val="hr-HR" w:eastAsia="hr-HR"/>
        </w:rPr>
        <w:drawing>
          <wp:anchor distT="0" distB="0" distL="114300" distR="114300" simplePos="0" relativeHeight="251671552" behindDoc="0" locked="0" layoutInCell="1" allowOverlap="1" wp14:anchorId="6BDB36E0" wp14:editId="53D51EDE">
            <wp:simplePos x="0" y="0"/>
            <wp:positionH relativeFrom="margin">
              <wp:posOffset>1323975</wp:posOffset>
            </wp:positionH>
            <wp:positionV relativeFrom="paragraph">
              <wp:posOffset>443230</wp:posOffset>
            </wp:positionV>
            <wp:extent cx="3286760" cy="3470275"/>
            <wp:effectExtent l="0" t="0" r="889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OFP Stats Reply port.png"/>
                    <pic:cNvPicPr/>
                  </pic:nvPicPr>
                  <pic:blipFill rotWithShape="1">
                    <a:blip r:embed="rId24">
                      <a:extLst>
                        <a:ext uri="{28A0092B-C50C-407E-A947-70E740481C1C}">
                          <a14:useLocalDpi xmlns:a14="http://schemas.microsoft.com/office/drawing/2010/main" val="0"/>
                        </a:ext>
                      </a:extLst>
                    </a:blip>
                    <a:srcRect l="662" t="30570" r="81646" b="36214"/>
                    <a:stretch/>
                  </pic:blipFill>
                  <pic:spPr bwMode="auto">
                    <a:xfrm>
                      <a:off x="0" y="0"/>
                      <a:ext cx="3286760" cy="3470275"/>
                    </a:xfrm>
                    <a:prstGeom prst="rect">
                      <a:avLst/>
                    </a:prstGeom>
                    <a:ln>
                      <a:noFill/>
                    </a:ln>
                    <a:extLst>
                      <a:ext uri="{53640926-AAD7-44D8-BBD7-CCE9431645EC}">
                        <a14:shadowObscured xmlns:a14="http://schemas.microsoft.com/office/drawing/2010/main"/>
                      </a:ext>
                    </a:extLst>
                  </pic:spPr>
                </pic:pic>
              </a:graphicData>
            </a:graphic>
          </wp:anchor>
        </w:drawing>
      </w:r>
      <w:r w:rsidRPr="00A3423B">
        <w:rPr>
          <w:noProof/>
          <w:lang w:val="hr-HR" w:eastAsia="hr-HR"/>
        </w:rPr>
        <mc:AlternateContent>
          <mc:Choice Requires="wps">
            <w:drawing>
              <wp:anchor distT="0" distB="0" distL="114300" distR="114300" simplePos="0" relativeHeight="251710464" behindDoc="0" locked="0" layoutInCell="1" allowOverlap="1" wp14:anchorId="320E0F47" wp14:editId="606CEE75">
                <wp:simplePos x="0" y="0"/>
                <wp:positionH relativeFrom="column">
                  <wp:posOffset>1323975</wp:posOffset>
                </wp:positionH>
                <wp:positionV relativeFrom="paragraph">
                  <wp:posOffset>3970655</wp:posOffset>
                </wp:positionV>
                <wp:extent cx="3286760" cy="635"/>
                <wp:effectExtent l="0" t="0" r="0" b="0"/>
                <wp:wrapTopAndBottom/>
                <wp:docPr id="35" name="Text Box 35"/>
                <wp:cNvGraphicFramePr/>
                <a:graphic xmlns:a="http://schemas.openxmlformats.org/drawingml/2006/main">
                  <a:graphicData uri="http://schemas.microsoft.com/office/word/2010/wordprocessingShape">
                    <wps:wsp>
                      <wps:cNvSpPr txBox="1"/>
                      <wps:spPr>
                        <a:xfrm>
                          <a:off x="0" y="0"/>
                          <a:ext cx="3286760" cy="635"/>
                        </a:xfrm>
                        <a:prstGeom prst="rect">
                          <a:avLst/>
                        </a:prstGeom>
                        <a:solidFill>
                          <a:prstClr val="white"/>
                        </a:solidFill>
                        <a:ln>
                          <a:noFill/>
                        </a:ln>
                      </wps:spPr>
                      <wps:txbx>
                        <w:txbxContent>
                          <w:p w14:paraId="4568BC59" w14:textId="77777777" w:rsidR="008E074F" w:rsidRPr="00E669C6" w:rsidRDefault="008E074F" w:rsidP="008D3F7E">
                            <w:pPr>
                              <w:pStyle w:val="Caption"/>
                              <w:jc w:val="center"/>
                              <w:rPr>
                                <w:rFonts w:ascii="Times New Roman" w:eastAsia="Times New Roman" w:hAnsi="Times New Roman" w:cs="Times New Roman"/>
                                <w:noProof/>
                                <w:sz w:val="24"/>
                                <w:szCs w:val="24"/>
                              </w:rPr>
                            </w:pPr>
                            <w:bookmarkStart w:id="1241" w:name="_Toc472075313"/>
                            <w:r>
                              <w:t xml:space="preserve">Slika </w:t>
                            </w:r>
                            <w:r>
                              <w:fldChar w:fldCharType="begin"/>
                            </w:r>
                            <w:r>
                              <w:instrText xml:space="preserve"> SEQ Slika \* ARABIC </w:instrText>
                            </w:r>
                            <w:r>
                              <w:fldChar w:fldCharType="separate"/>
                            </w:r>
                            <w:r>
                              <w:rPr>
                                <w:noProof/>
                              </w:rPr>
                              <w:t>14</w:t>
                            </w:r>
                            <w:r>
                              <w:rPr>
                                <w:noProof/>
                              </w:rPr>
                              <w:fldChar w:fldCharType="end"/>
                            </w:r>
                            <w:r>
                              <w:t xml:space="preserve"> OFPT_STATS_REPLY za Port Stats </w:t>
                            </w:r>
                            <w:r w:rsidRPr="00794EDC">
                              <w:t>unutar Wiresharka 1.6.7.</w:t>
                            </w:r>
                            <w:bookmarkEnd w:id="12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0E0F47" id="Text Box 35" o:spid="_x0000_s1039" type="#_x0000_t202" style="position:absolute;left:0;text-align:left;margin-left:104.25pt;margin-top:312.65pt;width:258.8pt;height:.0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" stroked="f">
                <v:textbox style="mso-fit-shape-to-text:t" inset="0,0,0,0">
                  <w:txbxContent>
                    <w:p w14:paraId="4568BC59" w14:textId="77777777" w:rsidR="008E074F" w:rsidRPr="00E669C6" w:rsidRDefault="008E074F" w:rsidP="008D3F7E">
                      <w:pPr>
                        <w:pStyle w:val="Caption"/>
                        <w:jc w:val="center"/>
                        <w:rPr>
                          <w:rFonts w:ascii="Times New Roman" w:eastAsia="Times New Roman" w:hAnsi="Times New Roman" w:cs="Times New Roman"/>
                          <w:noProof/>
                          <w:sz w:val="24"/>
                          <w:szCs w:val="24"/>
                        </w:rPr>
                      </w:pPr>
                      <w:bookmarkStart w:id="1242" w:name="_Toc472075313"/>
                      <w:r>
                        <w:t xml:space="preserve">Slika </w:t>
                      </w:r>
                      <w:r>
                        <w:fldChar w:fldCharType="begin"/>
                      </w:r>
                      <w:r>
                        <w:instrText xml:space="preserve"> SEQ Slika \* ARABIC </w:instrText>
                      </w:r>
                      <w:r>
                        <w:fldChar w:fldCharType="separate"/>
                      </w:r>
                      <w:r>
                        <w:rPr>
                          <w:noProof/>
                        </w:rPr>
                        <w:t>14</w:t>
                      </w:r>
                      <w:r>
                        <w:rPr>
                          <w:noProof/>
                        </w:rPr>
                        <w:fldChar w:fldCharType="end"/>
                      </w:r>
                      <w:r>
                        <w:t xml:space="preserve"> OFPT_STATS_REPLY za Port Stats </w:t>
                      </w:r>
                      <w:r w:rsidRPr="00794EDC">
                        <w:t>unutar Wiresharka 1.6.7.</w:t>
                      </w:r>
                      <w:bookmarkEnd w:id="1242"/>
                    </w:p>
                  </w:txbxContent>
                </v:textbox>
                <w10:wrap type="topAndBottom"/>
              </v:shape>
            </w:pict>
          </mc:Fallback>
        </mc:AlternateContent>
      </w:r>
      <w:ins w:id="1243" w:author="Ognjen" w:date="2017-01-17T13:00:00Z">
        <w:r w:rsidR="00EC2599">
          <w:rPr>
            <w:rFonts w:cs="Arial"/>
            <w:sz w:val="24"/>
            <w:szCs w:val="24"/>
            <w:lang w:val="hr-HR"/>
          </w:rPr>
          <w:t>Tijelo</w:t>
        </w:r>
        <w:commentRangeEnd w:id="1240"/>
        <w:r w:rsidR="00EC2599">
          <w:rPr>
            <w:rStyle w:val="CommentReference"/>
            <w:rFonts w:ascii="Times New Roman" w:hAnsi="Times New Roman"/>
            <w:i w:val="0"/>
          </w:rPr>
          <w:commentReference w:id="1240"/>
        </w:r>
        <w:r w:rsidR="00EC2599">
          <w:rPr>
            <w:rFonts w:cs="Arial"/>
            <w:sz w:val="24"/>
            <w:szCs w:val="24"/>
            <w:lang w:val="hr-HR"/>
          </w:rPr>
          <w:t xml:space="preserve"> </w:t>
        </w:r>
      </w:ins>
      <w:r w:rsidR="006601C6" w:rsidRPr="00A3423B">
        <w:rPr>
          <w:rFonts w:cs="Arial"/>
          <w:sz w:val="24"/>
          <w:szCs w:val="24"/>
          <w:lang w:val="hr-HR"/>
        </w:rPr>
        <w:t>Port Stats</w:t>
      </w:r>
      <w:bookmarkEnd w:id="1239"/>
    </w:p>
    <w:p w14:paraId="379161AC" w14:textId="77777777" w:rsidR="006601C6" w:rsidRPr="00A3423B" w:rsidRDefault="006601C6" w:rsidP="00937FA1">
      <w:pPr>
        <w:spacing w:line="360" w:lineRule="auto"/>
        <w:rPr>
          <w:sz w:val="24"/>
          <w:szCs w:val="24"/>
          <w:lang w:val="hr-HR"/>
        </w:rPr>
      </w:pPr>
    </w:p>
    <w:p w14:paraId="5F5CC772" w14:textId="7A5F7068" w:rsidR="006601C6" w:rsidRPr="00A3423B" w:rsidRDefault="006601C6" w:rsidP="00937FA1">
      <w:pPr>
        <w:pStyle w:val="ListParagraph"/>
        <w:numPr>
          <w:ilvl w:val="0"/>
          <w:numId w:val="13"/>
        </w:numPr>
        <w:spacing w:line="360" w:lineRule="auto"/>
        <w:rPr>
          <w:rFonts w:ascii="Times New Roman" w:hAnsi="Times New Roman" w:cs="Times New Roman"/>
          <w:sz w:val="24"/>
          <w:szCs w:val="24"/>
        </w:rPr>
      </w:pPr>
      <w:commentRangeStart w:id="1244"/>
      <w:del w:id="1245" w:author="Ognjen" w:date="2017-01-17T13:00:00Z">
        <w:r w:rsidRPr="00A3423B" w:rsidDel="00EC2599">
          <w:rPr>
            <w:rFonts w:ascii="Times New Roman" w:hAnsi="Times New Roman" w:cs="Times New Roman"/>
            <w:sz w:val="24"/>
            <w:szCs w:val="24"/>
          </w:rPr>
          <w:delText>Broj</w:delText>
        </w:r>
      </w:del>
      <w:commentRangeEnd w:id="1244"/>
      <w:ins w:id="1246" w:author="Ognjen" w:date="2017-01-17T13:00:00Z">
        <w:r w:rsidR="00EC2599">
          <w:rPr>
            <w:rFonts w:ascii="Times New Roman" w:hAnsi="Times New Roman" w:cs="Times New Roman"/>
            <w:sz w:val="24"/>
            <w:szCs w:val="24"/>
          </w:rPr>
          <w:t>b</w:t>
        </w:r>
        <w:r w:rsidR="00EC2599" w:rsidRPr="00A3423B">
          <w:rPr>
            <w:rFonts w:ascii="Times New Roman" w:hAnsi="Times New Roman" w:cs="Times New Roman"/>
            <w:sz w:val="24"/>
            <w:szCs w:val="24"/>
          </w:rPr>
          <w:t>roj</w:t>
        </w:r>
      </w:ins>
      <w:r w:rsidR="00EC2599">
        <w:rPr>
          <w:rStyle w:val="CommentReference"/>
          <w:rFonts w:ascii="Times New Roman" w:eastAsia="Times New Roman" w:hAnsi="Times New Roman" w:cs="Times New Roman"/>
          <w:lang w:val="en-US"/>
        </w:rPr>
        <w:commentReference w:id="1244"/>
      </w:r>
      <w:r w:rsidRPr="00A3423B">
        <w:rPr>
          <w:rFonts w:ascii="Times New Roman" w:hAnsi="Times New Roman" w:cs="Times New Roman"/>
          <w:sz w:val="24"/>
          <w:szCs w:val="24"/>
        </w:rPr>
        <w:t xml:space="preserve"> </w:t>
      </w:r>
      <w:del w:id="1247" w:author="Ognjen" w:date="2017-01-17T13:00:00Z">
        <w:r w:rsidRPr="00A3423B" w:rsidDel="00EC2599">
          <w:rPr>
            <w:rFonts w:ascii="Times New Roman" w:hAnsi="Times New Roman" w:cs="Times New Roman"/>
            <w:sz w:val="24"/>
            <w:szCs w:val="24"/>
          </w:rPr>
          <w:delText>porta.</w:delText>
        </w:r>
      </w:del>
      <w:ins w:id="1248" w:author="Ognjen" w:date="2017-01-17T13:00:00Z">
        <w:r w:rsidR="00EC2599">
          <w:rPr>
            <w:rFonts w:ascii="Times New Roman" w:hAnsi="Times New Roman" w:cs="Times New Roman"/>
            <w:sz w:val="24"/>
            <w:szCs w:val="24"/>
          </w:rPr>
          <w:t>priključka („</w:t>
        </w:r>
        <w:commentRangeStart w:id="1249"/>
        <w:r w:rsidR="00EC2599">
          <w:rPr>
            <w:rFonts w:ascii="Times New Roman" w:hAnsi="Times New Roman" w:cs="Times New Roman"/>
            <w:sz w:val="24"/>
            <w:szCs w:val="24"/>
          </w:rPr>
          <w:t>Port #</w:t>
        </w:r>
      </w:ins>
      <w:commentRangeEnd w:id="1249"/>
      <w:ins w:id="1250" w:author="Ognjen" w:date="2017-01-17T13:01:00Z">
        <w:r w:rsidR="00EC2599">
          <w:rPr>
            <w:rStyle w:val="CommentReference"/>
            <w:rFonts w:ascii="Times New Roman" w:eastAsia="Times New Roman" w:hAnsi="Times New Roman" w:cs="Times New Roman"/>
            <w:lang w:val="en-US"/>
          </w:rPr>
          <w:commentReference w:id="1249"/>
        </w:r>
      </w:ins>
      <w:ins w:id="1251" w:author="Ognjen" w:date="2017-01-17T13:00:00Z">
        <w:r w:rsidR="00EC2599">
          <w:rPr>
            <w:rFonts w:ascii="Times New Roman" w:hAnsi="Times New Roman" w:cs="Times New Roman"/>
            <w:sz w:val="24"/>
            <w:szCs w:val="24"/>
          </w:rPr>
          <w:t>“):</w:t>
        </w:r>
      </w:ins>
    </w:p>
    <w:p w14:paraId="055C4798" w14:textId="1A8488B1" w:rsidR="006601C6" w:rsidRPr="00A3423B" w:rsidRDefault="006601C6" w:rsidP="00937FA1">
      <w:pPr>
        <w:pStyle w:val="ListParagraph"/>
        <w:numPr>
          <w:ilvl w:val="0"/>
          <w:numId w:val="13"/>
        </w:numPr>
        <w:spacing w:line="360" w:lineRule="auto"/>
        <w:rPr>
          <w:rFonts w:ascii="Times New Roman" w:hAnsi="Times New Roman" w:cs="Times New Roman"/>
          <w:sz w:val="24"/>
          <w:szCs w:val="24"/>
        </w:rPr>
      </w:pPr>
      <w:del w:id="1252" w:author="Ognjen" w:date="2017-01-17T13:01:00Z">
        <w:r w:rsidRPr="00A3423B" w:rsidDel="00EC2599">
          <w:rPr>
            <w:rFonts w:ascii="Times New Roman" w:hAnsi="Times New Roman" w:cs="Times New Roman"/>
            <w:sz w:val="24"/>
            <w:szCs w:val="24"/>
          </w:rPr>
          <w:delText xml:space="preserve">Broj </w:delText>
        </w:r>
      </w:del>
      <w:ins w:id="1253" w:author="Ognjen" w:date="2017-01-17T13:01:00Z">
        <w:r w:rsidR="00EC2599">
          <w:rPr>
            <w:rFonts w:ascii="Times New Roman" w:hAnsi="Times New Roman" w:cs="Times New Roman"/>
            <w:sz w:val="24"/>
            <w:szCs w:val="24"/>
          </w:rPr>
          <w:t>b</w:t>
        </w:r>
        <w:r w:rsidR="00EC2599" w:rsidRPr="00A3423B">
          <w:rPr>
            <w:rFonts w:ascii="Times New Roman" w:hAnsi="Times New Roman" w:cs="Times New Roman"/>
            <w:sz w:val="24"/>
            <w:szCs w:val="24"/>
          </w:rPr>
          <w:t xml:space="preserve">roj </w:t>
        </w:r>
      </w:ins>
      <w:r w:rsidRPr="00A3423B">
        <w:rPr>
          <w:rFonts w:ascii="Times New Roman" w:hAnsi="Times New Roman" w:cs="Times New Roman"/>
          <w:sz w:val="24"/>
          <w:szCs w:val="24"/>
        </w:rPr>
        <w:t>primljenih paketa</w:t>
      </w:r>
      <w:del w:id="1254" w:author="Ognjen" w:date="2017-01-17T13:01:00Z">
        <w:r w:rsidRPr="00A3423B" w:rsidDel="00EC2599">
          <w:rPr>
            <w:rFonts w:ascii="Times New Roman" w:hAnsi="Times New Roman" w:cs="Times New Roman"/>
            <w:sz w:val="24"/>
            <w:szCs w:val="24"/>
          </w:rPr>
          <w:delText>.</w:delText>
        </w:r>
      </w:del>
      <w:ins w:id="1255" w:author="Ognjen" w:date="2017-01-17T13:01:00Z">
        <w:r w:rsidR="00EC2599">
          <w:rPr>
            <w:rFonts w:ascii="Times New Roman" w:hAnsi="Times New Roman" w:cs="Times New Roman"/>
            <w:sz w:val="24"/>
            <w:szCs w:val="24"/>
          </w:rPr>
          <w:t xml:space="preserve"> na priključku („Received packets“);</w:t>
        </w:r>
      </w:ins>
    </w:p>
    <w:p w14:paraId="40334A44" w14:textId="32B3A76D" w:rsidR="006601C6" w:rsidRPr="00A3423B" w:rsidRDefault="006601C6" w:rsidP="00937FA1">
      <w:pPr>
        <w:pStyle w:val="ListParagraph"/>
        <w:numPr>
          <w:ilvl w:val="0"/>
          <w:numId w:val="13"/>
        </w:numPr>
        <w:spacing w:line="360" w:lineRule="auto"/>
        <w:rPr>
          <w:rFonts w:ascii="Times New Roman" w:hAnsi="Times New Roman" w:cs="Times New Roman"/>
          <w:sz w:val="24"/>
          <w:szCs w:val="24"/>
        </w:rPr>
      </w:pPr>
      <w:del w:id="1256" w:author="Ognjen" w:date="2017-01-17T13:01:00Z">
        <w:r w:rsidRPr="00A3423B" w:rsidDel="00EC2599">
          <w:rPr>
            <w:rFonts w:ascii="Times New Roman" w:hAnsi="Times New Roman" w:cs="Times New Roman"/>
            <w:sz w:val="24"/>
            <w:szCs w:val="24"/>
          </w:rPr>
          <w:delText xml:space="preserve">Broj </w:delText>
        </w:r>
      </w:del>
      <w:ins w:id="1257" w:author="Ognjen" w:date="2017-01-17T13:01:00Z">
        <w:r w:rsidR="00EC2599">
          <w:rPr>
            <w:rFonts w:ascii="Times New Roman" w:hAnsi="Times New Roman" w:cs="Times New Roman"/>
            <w:sz w:val="24"/>
            <w:szCs w:val="24"/>
          </w:rPr>
          <w:t>b</w:t>
        </w:r>
        <w:r w:rsidR="00EC2599" w:rsidRPr="00A3423B">
          <w:rPr>
            <w:rFonts w:ascii="Times New Roman" w:hAnsi="Times New Roman" w:cs="Times New Roman"/>
            <w:sz w:val="24"/>
            <w:szCs w:val="24"/>
          </w:rPr>
          <w:t xml:space="preserve">roj </w:t>
        </w:r>
      </w:ins>
      <w:del w:id="1258" w:author="Ognjen" w:date="2017-01-17T13:01:00Z">
        <w:r w:rsidRPr="00A3423B" w:rsidDel="00EC2599">
          <w:rPr>
            <w:rFonts w:ascii="Times New Roman" w:hAnsi="Times New Roman" w:cs="Times New Roman"/>
            <w:sz w:val="24"/>
            <w:szCs w:val="24"/>
          </w:rPr>
          <w:delText xml:space="preserve">prenesenih </w:delText>
        </w:r>
      </w:del>
      <w:ins w:id="1259" w:author="Ognjen" w:date="2017-01-17T13:01:00Z">
        <w:r w:rsidR="00EC2599">
          <w:rPr>
            <w:rFonts w:ascii="Times New Roman" w:hAnsi="Times New Roman" w:cs="Times New Roman"/>
            <w:sz w:val="24"/>
            <w:szCs w:val="24"/>
          </w:rPr>
          <w:t>poslanih</w:t>
        </w:r>
        <w:r w:rsidR="00EC2599" w:rsidRPr="00A3423B">
          <w:rPr>
            <w:rFonts w:ascii="Times New Roman" w:hAnsi="Times New Roman" w:cs="Times New Roman"/>
            <w:sz w:val="24"/>
            <w:szCs w:val="24"/>
          </w:rPr>
          <w:t xml:space="preserve"> </w:t>
        </w:r>
      </w:ins>
      <w:r w:rsidRPr="00A3423B">
        <w:rPr>
          <w:rFonts w:ascii="Times New Roman" w:hAnsi="Times New Roman" w:cs="Times New Roman"/>
          <w:sz w:val="24"/>
          <w:szCs w:val="24"/>
        </w:rPr>
        <w:t>paketa</w:t>
      </w:r>
      <w:ins w:id="1260" w:author="Ognjen" w:date="2017-01-17T13:01:00Z">
        <w:r w:rsidR="00EC2599" w:rsidRPr="00EC2599">
          <w:rPr>
            <w:rFonts w:ascii="Times New Roman" w:hAnsi="Times New Roman" w:cs="Times New Roman"/>
            <w:sz w:val="24"/>
            <w:szCs w:val="24"/>
          </w:rPr>
          <w:t xml:space="preserve"> </w:t>
        </w:r>
        <w:r w:rsidR="00EC2599">
          <w:rPr>
            <w:rFonts w:ascii="Times New Roman" w:hAnsi="Times New Roman" w:cs="Times New Roman"/>
            <w:sz w:val="24"/>
            <w:szCs w:val="24"/>
          </w:rPr>
          <w:t>na priključku</w:t>
        </w:r>
      </w:ins>
      <w:del w:id="1261" w:author="Ognjen" w:date="2017-01-17T13:01:00Z">
        <w:r w:rsidRPr="00A3423B" w:rsidDel="00EC2599">
          <w:rPr>
            <w:rFonts w:ascii="Times New Roman" w:hAnsi="Times New Roman" w:cs="Times New Roman"/>
            <w:sz w:val="24"/>
            <w:szCs w:val="24"/>
          </w:rPr>
          <w:delText>.</w:delText>
        </w:r>
      </w:del>
    </w:p>
    <w:p w14:paraId="0AB4E773" w14:textId="2E56A973" w:rsidR="006601C6" w:rsidRPr="00A3423B" w:rsidRDefault="006601C6" w:rsidP="00937FA1">
      <w:pPr>
        <w:pStyle w:val="ListParagraph"/>
        <w:numPr>
          <w:ilvl w:val="0"/>
          <w:numId w:val="13"/>
        </w:numPr>
        <w:spacing w:line="360" w:lineRule="auto"/>
        <w:rPr>
          <w:rFonts w:ascii="Times New Roman" w:hAnsi="Times New Roman" w:cs="Times New Roman"/>
          <w:sz w:val="24"/>
          <w:szCs w:val="24"/>
        </w:rPr>
      </w:pPr>
      <w:del w:id="1262" w:author="Ognjen" w:date="2017-01-17T13:01:00Z">
        <w:r w:rsidRPr="00A3423B" w:rsidDel="00EC2599">
          <w:rPr>
            <w:rFonts w:ascii="Times New Roman" w:hAnsi="Times New Roman" w:cs="Times New Roman"/>
            <w:sz w:val="24"/>
            <w:szCs w:val="24"/>
          </w:rPr>
          <w:delText xml:space="preserve">Broj </w:delText>
        </w:r>
      </w:del>
      <w:ins w:id="1263" w:author="Ognjen" w:date="2017-01-17T13:01:00Z">
        <w:r w:rsidR="00EC2599">
          <w:rPr>
            <w:rFonts w:ascii="Times New Roman" w:hAnsi="Times New Roman" w:cs="Times New Roman"/>
            <w:sz w:val="24"/>
            <w:szCs w:val="24"/>
          </w:rPr>
          <w:t>b</w:t>
        </w:r>
        <w:r w:rsidR="00EC2599" w:rsidRPr="00A3423B">
          <w:rPr>
            <w:rFonts w:ascii="Times New Roman" w:hAnsi="Times New Roman" w:cs="Times New Roman"/>
            <w:sz w:val="24"/>
            <w:szCs w:val="24"/>
          </w:rPr>
          <w:t xml:space="preserve">roj </w:t>
        </w:r>
      </w:ins>
      <w:r w:rsidRPr="00A3423B">
        <w:rPr>
          <w:rFonts w:ascii="Times New Roman" w:hAnsi="Times New Roman" w:cs="Times New Roman"/>
          <w:sz w:val="24"/>
          <w:szCs w:val="24"/>
        </w:rPr>
        <w:t xml:space="preserve">primljenih </w:t>
      </w:r>
      <w:del w:id="1264" w:author="Ognjen" w:date="2017-01-17T13:01:00Z">
        <w:r w:rsidRPr="00A3423B" w:rsidDel="00EC2599">
          <w:rPr>
            <w:rFonts w:ascii="Times New Roman" w:hAnsi="Times New Roman" w:cs="Times New Roman"/>
            <w:sz w:val="24"/>
            <w:szCs w:val="24"/>
          </w:rPr>
          <w:delText>bajtova.</w:delText>
        </w:r>
      </w:del>
      <w:ins w:id="1265" w:author="Ognjen" w:date="2017-01-17T13:01:00Z">
        <w:r w:rsidR="00EC2599">
          <w:rPr>
            <w:rFonts w:ascii="Times New Roman" w:hAnsi="Times New Roman" w:cs="Times New Roman"/>
            <w:sz w:val="24"/>
            <w:szCs w:val="24"/>
          </w:rPr>
          <w:t>okteta paketa;</w:t>
        </w:r>
      </w:ins>
    </w:p>
    <w:p w14:paraId="591FEAF6" w14:textId="053BAD29" w:rsidR="006601C6" w:rsidRPr="00A3423B" w:rsidRDefault="006601C6" w:rsidP="00937FA1">
      <w:pPr>
        <w:pStyle w:val="ListParagraph"/>
        <w:numPr>
          <w:ilvl w:val="0"/>
          <w:numId w:val="13"/>
        </w:numPr>
        <w:spacing w:line="360" w:lineRule="auto"/>
        <w:rPr>
          <w:rFonts w:ascii="Times New Roman" w:hAnsi="Times New Roman" w:cs="Times New Roman"/>
          <w:sz w:val="24"/>
          <w:szCs w:val="24"/>
        </w:rPr>
      </w:pPr>
      <w:del w:id="1266" w:author="Ognjen" w:date="2017-01-17T13:01:00Z">
        <w:r w:rsidRPr="00A3423B" w:rsidDel="00EC2599">
          <w:rPr>
            <w:rFonts w:ascii="Times New Roman" w:hAnsi="Times New Roman" w:cs="Times New Roman"/>
            <w:sz w:val="24"/>
            <w:szCs w:val="24"/>
          </w:rPr>
          <w:delText xml:space="preserve">Broj </w:delText>
        </w:r>
      </w:del>
      <w:ins w:id="1267" w:author="Ognjen" w:date="2017-01-17T13:01:00Z">
        <w:r w:rsidR="00EC2599">
          <w:rPr>
            <w:rFonts w:ascii="Times New Roman" w:hAnsi="Times New Roman" w:cs="Times New Roman"/>
            <w:sz w:val="24"/>
            <w:szCs w:val="24"/>
          </w:rPr>
          <w:t>b</w:t>
        </w:r>
        <w:r w:rsidR="00EC2599" w:rsidRPr="00A3423B">
          <w:rPr>
            <w:rFonts w:ascii="Times New Roman" w:hAnsi="Times New Roman" w:cs="Times New Roman"/>
            <w:sz w:val="24"/>
            <w:szCs w:val="24"/>
          </w:rPr>
          <w:t xml:space="preserve">roj </w:t>
        </w:r>
      </w:ins>
      <w:del w:id="1268" w:author="Ognjen" w:date="2017-01-17T13:01:00Z">
        <w:r w:rsidRPr="00A3423B" w:rsidDel="00EC2599">
          <w:rPr>
            <w:rFonts w:ascii="Times New Roman" w:hAnsi="Times New Roman" w:cs="Times New Roman"/>
            <w:sz w:val="24"/>
            <w:szCs w:val="24"/>
          </w:rPr>
          <w:delText xml:space="preserve">prenesenih </w:delText>
        </w:r>
      </w:del>
      <w:ins w:id="1269" w:author="Ognjen" w:date="2017-01-17T13:01:00Z">
        <w:r w:rsidR="00EC2599">
          <w:rPr>
            <w:rFonts w:ascii="Times New Roman" w:hAnsi="Times New Roman" w:cs="Times New Roman"/>
            <w:sz w:val="24"/>
            <w:szCs w:val="24"/>
          </w:rPr>
          <w:t>poslanih</w:t>
        </w:r>
        <w:r w:rsidR="00EC2599" w:rsidRPr="00A3423B">
          <w:rPr>
            <w:rFonts w:ascii="Times New Roman" w:hAnsi="Times New Roman" w:cs="Times New Roman"/>
            <w:sz w:val="24"/>
            <w:szCs w:val="24"/>
          </w:rPr>
          <w:t xml:space="preserve"> </w:t>
        </w:r>
      </w:ins>
      <w:del w:id="1270" w:author="Ognjen" w:date="2017-01-17T13:01:00Z">
        <w:r w:rsidRPr="00A3423B" w:rsidDel="00EC2599">
          <w:rPr>
            <w:rFonts w:ascii="Times New Roman" w:hAnsi="Times New Roman" w:cs="Times New Roman"/>
            <w:sz w:val="24"/>
            <w:szCs w:val="24"/>
          </w:rPr>
          <w:delText>bajtova.</w:delText>
        </w:r>
      </w:del>
      <w:ins w:id="1271" w:author="Ognjen" w:date="2017-01-17T13:01:00Z">
        <w:r w:rsidR="00EC2599">
          <w:rPr>
            <w:rFonts w:ascii="Times New Roman" w:hAnsi="Times New Roman" w:cs="Times New Roman"/>
            <w:sz w:val="24"/>
            <w:szCs w:val="24"/>
          </w:rPr>
          <w:t>okteta paketa;</w:t>
        </w:r>
      </w:ins>
    </w:p>
    <w:p w14:paraId="3885C472" w14:textId="15AB9D8D" w:rsidR="006601C6" w:rsidRPr="00A3423B" w:rsidRDefault="006601C6" w:rsidP="00937FA1">
      <w:pPr>
        <w:pStyle w:val="ListParagraph"/>
        <w:numPr>
          <w:ilvl w:val="0"/>
          <w:numId w:val="13"/>
        </w:numPr>
        <w:spacing w:line="360" w:lineRule="auto"/>
        <w:rPr>
          <w:rFonts w:ascii="Times New Roman" w:hAnsi="Times New Roman" w:cs="Times New Roman"/>
          <w:sz w:val="24"/>
          <w:szCs w:val="24"/>
        </w:rPr>
      </w:pPr>
      <w:del w:id="1272" w:author="Ognjen" w:date="2017-01-17T13:02:00Z">
        <w:r w:rsidRPr="00A3423B" w:rsidDel="00EC2599">
          <w:rPr>
            <w:rFonts w:ascii="Times New Roman" w:hAnsi="Times New Roman" w:cs="Times New Roman"/>
            <w:sz w:val="24"/>
            <w:szCs w:val="24"/>
          </w:rPr>
          <w:lastRenderedPageBreak/>
          <w:delText xml:space="preserve">Broj </w:delText>
        </w:r>
      </w:del>
      <w:ins w:id="1273" w:author="Ognjen" w:date="2017-01-17T13:02:00Z">
        <w:r w:rsidR="00EC2599">
          <w:rPr>
            <w:rFonts w:ascii="Times New Roman" w:hAnsi="Times New Roman" w:cs="Times New Roman"/>
            <w:sz w:val="24"/>
            <w:szCs w:val="24"/>
          </w:rPr>
          <w:t>b</w:t>
        </w:r>
        <w:r w:rsidR="00EC2599" w:rsidRPr="00A3423B">
          <w:rPr>
            <w:rFonts w:ascii="Times New Roman" w:hAnsi="Times New Roman" w:cs="Times New Roman"/>
            <w:sz w:val="24"/>
            <w:szCs w:val="24"/>
          </w:rPr>
          <w:t xml:space="preserve">roj </w:t>
        </w:r>
      </w:ins>
      <w:del w:id="1274" w:author="Ognjen" w:date="2017-01-17T13:02:00Z">
        <w:r w:rsidRPr="00A3423B" w:rsidDel="00EC2599">
          <w:rPr>
            <w:rFonts w:ascii="Times New Roman" w:hAnsi="Times New Roman" w:cs="Times New Roman"/>
            <w:sz w:val="24"/>
            <w:szCs w:val="24"/>
          </w:rPr>
          <w:delText xml:space="preserve">paketa </w:delText>
        </w:r>
      </w:del>
      <w:r w:rsidRPr="00A3423B">
        <w:rPr>
          <w:rFonts w:ascii="Times New Roman" w:hAnsi="Times New Roman" w:cs="Times New Roman"/>
          <w:sz w:val="24"/>
          <w:szCs w:val="24"/>
        </w:rPr>
        <w:t xml:space="preserve">odbačenih </w:t>
      </w:r>
      <w:ins w:id="1275" w:author="Ognjen" w:date="2017-01-17T13:02:00Z">
        <w:r w:rsidR="00EC2599" w:rsidRPr="00A3423B">
          <w:rPr>
            <w:rFonts w:ascii="Times New Roman" w:hAnsi="Times New Roman" w:cs="Times New Roman"/>
            <w:sz w:val="24"/>
            <w:szCs w:val="24"/>
          </w:rPr>
          <w:t>paketa</w:t>
        </w:r>
      </w:ins>
      <w:ins w:id="1276" w:author="Ognjen" w:date="2017-01-17T17:37:00Z">
        <w:r w:rsidR="004137E9">
          <w:rPr>
            <w:rFonts w:ascii="Times New Roman" w:hAnsi="Times New Roman" w:cs="Times New Roman"/>
            <w:sz w:val="24"/>
            <w:szCs w:val="24"/>
          </w:rPr>
          <w:t xml:space="preserve"> </w:t>
        </w:r>
      </w:ins>
      <w:ins w:id="1277" w:author="Ognjen" w:date="2017-01-17T17:38:00Z">
        <w:r w:rsidR="004137E9">
          <w:rPr>
            <w:rFonts w:ascii="Times New Roman" w:hAnsi="Times New Roman" w:cs="Times New Roman"/>
            <w:sz w:val="24"/>
            <w:szCs w:val="24"/>
          </w:rPr>
          <w:t>na</w:t>
        </w:r>
      </w:ins>
      <w:ins w:id="1278" w:author="Ognjen" w:date="2017-01-17T17:37:00Z">
        <w:r w:rsidR="004137E9">
          <w:rPr>
            <w:rFonts w:ascii="Times New Roman" w:hAnsi="Times New Roman" w:cs="Times New Roman"/>
            <w:sz w:val="24"/>
            <w:szCs w:val="24"/>
          </w:rPr>
          <w:t xml:space="preserve"> dolaznom (RX) sučelju</w:t>
        </w:r>
      </w:ins>
      <w:del w:id="1279" w:author="Ognjen" w:date="2017-01-17T13:03:00Z">
        <w:r w:rsidRPr="00A3423B" w:rsidDel="00C67244">
          <w:rPr>
            <w:rFonts w:ascii="Times New Roman" w:hAnsi="Times New Roman" w:cs="Times New Roman"/>
            <w:sz w:val="24"/>
            <w:szCs w:val="24"/>
          </w:rPr>
          <w:delText>od RX-a</w:delText>
        </w:r>
      </w:del>
      <w:del w:id="1280" w:author="Ognjen" w:date="2017-01-17T13:02:00Z">
        <w:r w:rsidRPr="00A3423B" w:rsidDel="00EC2599">
          <w:rPr>
            <w:rFonts w:ascii="Times New Roman" w:hAnsi="Times New Roman" w:cs="Times New Roman"/>
            <w:sz w:val="24"/>
            <w:szCs w:val="24"/>
          </w:rPr>
          <w:delText>.</w:delText>
        </w:r>
      </w:del>
      <w:ins w:id="1281" w:author="Ognjen" w:date="2017-01-17T13:02:00Z">
        <w:r w:rsidR="00EC2599">
          <w:rPr>
            <w:rFonts w:ascii="Times New Roman" w:hAnsi="Times New Roman" w:cs="Times New Roman"/>
            <w:sz w:val="24"/>
            <w:szCs w:val="24"/>
          </w:rPr>
          <w:t>;</w:t>
        </w:r>
      </w:ins>
    </w:p>
    <w:p w14:paraId="7ECE2486" w14:textId="3C795DD9" w:rsidR="006601C6" w:rsidRPr="00A3423B" w:rsidRDefault="006601C6" w:rsidP="00937FA1">
      <w:pPr>
        <w:pStyle w:val="ListParagraph"/>
        <w:numPr>
          <w:ilvl w:val="0"/>
          <w:numId w:val="13"/>
        </w:numPr>
        <w:spacing w:line="360" w:lineRule="auto"/>
        <w:rPr>
          <w:rFonts w:ascii="Times New Roman" w:hAnsi="Times New Roman" w:cs="Times New Roman"/>
          <w:sz w:val="24"/>
          <w:szCs w:val="24"/>
        </w:rPr>
      </w:pPr>
      <w:del w:id="1282" w:author="Ognjen" w:date="2017-01-17T13:03:00Z">
        <w:r w:rsidRPr="00A3423B" w:rsidDel="00C67244">
          <w:rPr>
            <w:rFonts w:ascii="Times New Roman" w:hAnsi="Times New Roman" w:cs="Times New Roman"/>
            <w:sz w:val="24"/>
            <w:szCs w:val="24"/>
          </w:rPr>
          <w:delText xml:space="preserve">Broj </w:delText>
        </w:r>
      </w:del>
      <w:ins w:id="1283" w:author="Ognjen" w:date="2017-01-17T13:03:00Z">
        <w:r w:rsidR="00C67244">
          <w:rPr>
            <w:rFonts w:ascii="Times New Roman" w:hAnsi="Times New Roman" w:cs="Times New Roman"/>
            <w:sz w:val="24"/>
            <w:szCs w:val="24"/>
          </w:rPr>
          <w:t>b</w:t>
        </w:r>
        <w:r w:rsidR="00C67244" w:rsidRPr="00A3423B">
          <w:rPr>
            <w:rFonts w:ascii="Times New Roman" w:hAnsi="Times New Roman" w:cs="Times New Roman"/>
            <w:sz w:val="24"/>
            <w:szCs w:val="24"/>
          </w:rPr>
          <w:t xml:space="preserve">roj </w:t>
        </w:r>
      </w:ins>
      <w:del w:id="1284" w:author="Ognjen" w:date="2017-01-17T13:03:00Z">
        <w:r w:rsidRPr="00A3423B" w:rsidDel="00C67244">
          <w:rPr>
            <w:rFonts w:ascii="Times New Roman" w:hAnsi="Times New Roman" w:cs="Times New Roman"/>
            <w:sz w:val="24"/>
            <w:szCs w:val="24"/>
          </w:rPr>
          <w:delText xml:space="preserve">paketa </w:delText>
        </w:r>
      </w:del>
      <w:r w:rsidRPr="00A3423B">
        <w:rPr>
          <w:rFonts w:ascii="Times New Roman" w:hAnsi="Times New Roman" w:cs="Times New Roman"/>
          <w:sz w:val="24"/>
          <w:szCs w:val="24"/>
        </w:rPr>
        <w:t xml:space="preserve">odbačenih </w:t>
      </w:r>
      <w:del w:id="1285" w:author="Ognjen" w:date="2017-01-17T13:03:00Z">
        <w:r w:rsidRPr="00A3423B" w:rsidDel="00C67244">
          <w:rPr>
            <w:rFonts w:ascii="Times New Roman" w:hAnsi="Times New Roman" w:cs="Times New Roman"/>
            <w:sz w:val="24"/>
            <w:szCs w:val="24"/>
          </w:rPr>
          <w:delText xml:space="preserve">od </w:delText>
        </w:r>
      </w:del>
      <w:del w:id="1286" w:author="Ognjen" w:date="2017-01-17T17:38:00Z">
        <w:r w:rsidRPr="00A3423B" w:rsidDel="004137E9">
          <w:rPr>
            <w:rFonts w:ascii="Times New Roman" w:hAnsi="Times New Roman" w:cs="Times New Roman"/>
            <w:sz w:val="24"/>
            <w:szCs w:val="24"/>
          </w:rPr>
          <w:delText>TX</w:delText>
        </w:r>
      </w:del>
      <w:del w:id="1287" w:author="Ognjen" w:date="2017-01-17T13:03:00Z">
        <w:r w:rsidRPr="00A3423B" w:rsidDel="00C67244">
          <w:rPr>
            <w:rFonts w:ascii="Times New Roman" w:hAnsi="Times New Roman" w:cs="Times New Roman"/>
            <w:sz w:val="24"/>
            <w:szCs w:val="24"/>
          </w:rPr>
          <w:delText>-a</w:delText>
        </w:r>
      </w:del>
      <w:ins w:id="1288" w:author="Ognjen" w:date="2017-01-17T13:03:00Z">
        <w:r w:rsidR="00C67244">
          <w:rPr>
            <w:rFonts w:ascii="Times New Roman" w:hAnsi="Times New Roman" w:cs="Times New Roman"/>
            <w:sz w:val="24"/>
            <w:szCs w:val="24"/>
          </w:rPr>
          <w:t xml:space="preserve"> </w:t>
        </w:r>
        <w:r w:rsidR="00C67244" w:rsidRPr="00A3423B">
          <w:rPr>
            <w:rFonts w:ascii="Times New Roman" w:hAnsi="Times New Roman" w:cs="Times New Roman"/>
            <w:sz w:val="24"/>
            <w:szCs w:val="24"/>
          </w:rPr>
          <w:t>paketa</w:t>
        </w:r>
      </w:ins>
      <w:ins w:id="1289" w:author="Ognjen" w:date="2017-01-17T17:38:00Z">
        <w:r w:rsidR="004137E9">
          <w:rPr>
            <w:rFonts w:ascii="Times New Roman" w:hAnsi="Times New Roman" w:cs="Times New Roman"/>
            <w:sz w:val="24"/>
            <w:szCs w:val="24"/>
          </w:rPr>
          <w:t xml:space="preserve"> na odlaznom (TX) sučelju</w:t>
        </w:r>
      </w:ins>
      <w:del w:id="1290" w:author="Ognjen" w:date="2017-01-17T13:03:00Z">
        <w:r w:rsidRPr="00A3423B" w:rsidDel="00C67244">
          <w:rPr>
            <w:rFonts w:ascii="Times New Roman" w:hAnsi="Times New Roman" w:cs="Times New Roman"/>
            <w:sz w:val="24"/>
            <w:szCs w:val="24"/>
          </w:rPr>
          <w:delText>.</w:delText>
        </w:r>
      </w:del>
      <w:ins w:id="1291" w:author="Ognjen" w:date="2017-01-17T13:03:00Z">
        <w:r w:rsidR="00C67244">
          <w:rPr>
            <w:rFonts w:ascii="Times New Roman" w:hAnsi="Times New Roman" w:cs="Times New Roman"/>
            <w:sz w:val="24"/>
            <w:szCs w:val="24"/>
          </w:rPr>
          <w:t>;</w:t>
        </w:r>
      </w:ins>
    </w:p>
    <w:p w14:paraId="455C2416" w14:textId="2CD3EA62" w:rsidR="006601C6" w:rsidRPr="00A3423B" w:rsidRDefault="006601C6" w:rsidP="00937FA1">
      <w:pPr>
        <w:pStyle w:val="ListParagraph"/>
        <w:numPr>
          <w:ilvl w:val="0"/>
          <w:numId w:val="13"/>
        </w:numPr>
        <w:spacing w:line="360" w:lineRule="auto"/>
        <w:rPr>
          <w:rFonts w:ascii="Times New Roman" w:hAnsi="Times New Roman" w:cs="Times New Roman"/>
          <w:sz w:val="24"/>
          <w:szCs w:val="24"/>
        </w:rPr>
      </w:pPr>
      <w:del w:id="1292" w:author="Ognjen" w:date="2017-01-17T13:03:00Z">
        <w:r w:rsidRPr="00A3423B" w:rsidDel="00C67244">
          <w:rPr>
            <w:rFonts w:ascii="Times New Roman" w:hAnsi="Times New Roman" w:cs="Times New Roman"/>
            <w:sz w:val="24"/>
            <w:szCs w:val="24"/>
          </w:rPr>
          <w:delText xml:space="preserve">Broj </w:delText>
        </w:r>
      </w:del>
      <w:ins w:id="1293" w:author="Ognjen" w:date="2017-01-17T13:03:00Z">
        <w:r w:rsidR="00C67244">
          <w:rPr>
            <w:rFonts w:ascii="Times New Roman" w:hAnsi="Times New Roman" w:cs="Times New Roman"/>
            <w:sz w:val="24"/>
            <w:szCs w:val="24"/>
          </w:rPr>
          <w:t>b</w:t>
        </w:r>
        <w:r w:rsidR="00C67244" w:rsidRPr="00A3423B">
          <w:rPr>
            <w:rFonts w:ascii="Times New Roman" w:hAnsi="Times New Roman" w:cs="Times New Roman"/>
            <w:sz w:val="24"/>
            <w:szCs w:val="24"/>
          </w:rPr>
          <w:t xml:space="preserve">roj </w:t>
        </w:r>
      </w:ins>
      <w:ins w:id="1294" w:author="Ognjen" w:date="2017-01-17T13:08:00Z">
        <w:r w:rsidR="008E6F7E">
          <w:rPr>
            <w:rFonts w:ascii="Times New Roman" w:hAnsi="Times New Roman" w:cs="Times New Roman"/>
            <w:sz w:val="24"/>
            <w:szCs w:val="24"/>
          </w:rPr>
          <w:t>po</w:t>
        </w:r>
      </w:ins>
      <w:r w:rsidRPr="00A3423B">
        <w:rPr>
          <w:rFonts w:ascii="Times New Roman" w:hAnsi="Times New Roman" w:cs="Times New Roman"/>
          <w:sz w:val="24"/>
          <w:szCs w:val="24"/>
        </w:rPr>
        <w:t xml:space="preserve">grešaka </w:t>
      </w:r>
      <w:ins w:id="1295" w:author="Ognjen" w:date="2017-01-17T17:39:00Z">
        <w:r w:rsidR="004137E9">
          <w:rPr>
            <w:rFonts w:ascii="Times New Roman" w:hAnsi="Times New Roman" w:cs="Times New Roman"/>
            <w:sz w:val="24"/>
            <w:szCs w:val="24"/>
          </w:rPr>
          <w:t>na dolaznom (RX) sučelju</w:t>
        </w:r>
      </w:ins>
      <w:del w:id="1296" w:author="Ognjen" w:date="2017-01-17T17:38:00Z">
        <w:r w:rsidRPr="00A3423B" w:rsidDel="004137E9">
          <w:rPr>
            <w:rFonts w:ascii="Times New Roman" w:hAnsi="Times New Roman" w:cs="Times New Roman"/>
            <w:sz w:val="24"/>
            <w:szCs w:val="24"/>
          </w:rPr>
          <w:delText>primanja</w:delText>
        </w:r>
      </w:del>
      <w:del w:id="1297" w:author="Ognjen" w:date="2017-01-17T13:08:00Z">
        <w:r w:rsidRPr="00A3423B" w:rsidDel="008E6F7E">
          <w:rPr>
            <w:rFonts w:ascii="Times New Roman" w:hAnsi="Times New Roman" w:cs="Times New Roman"/>
            <w:sz w:val="24"/>
            <w:szCs w:val="24"/>
          </w:rPr>
          <w:delText>.</w:delText>
        </w:r>
      </w:del>
      <w:ins w:id="1298" w:author="Ognjen" w:date="2017-01-17T13:08:00Z">
        <w:r w:rsidR="008E6F7E">
          <w:rPr>
            <w:rFonts w:ascii="Times New Roman" w:hAnsi="Times New Roman" w:cs="Times New Roman"/>
            <w:sz w:val="24"/>
            <w:szCs w:val="24"/>
          </w:rPr>
          <w:t>;</w:t>
        </w:r>
      </w:ins>
    </w:p>
    <w:p w14:paraId="7AE1401F" w14:textId="1AC409F4" w:rsidR="006601C6" w:rsidRPr="00A3423B" w:rsidRDefault="006601C6" w:rsidP="00937FA1">
      <w:pPr>
        <w:pStyle w:val="ListParagraph"/>
        <w:numPr>
          <w:ilvl w:val="0"/>
          <w:numId w:val="13"/>
        </w:numPr>
        <w:spacing w:line="360" w:lineRule="auto"/>
        <w:rPr>
          <w:rFonts w:ascii="Times New Roman" w:hAnsi="Times New Roman" w:cs="Times New Roman"/>
          <w:sz w:val="24"/>
          <w:szCs w:val="24"/>
        </w:rPr>
      </w:pPr>
      <w:del w:id="1299" w:author="Ognjen" w:date="2017-01-17T13:08:00Z">
        <w:r w:rsidRPr="00A3423B" w:rsidDel="008E6F7E">
          <w:rPr>
            <w:rFonts w:ascii="Times New Roman" w:hAnsi="Times New Roman" w:cs="Times New Roman"/>
            <w:sz w:val="24"/>
            <w:szCs w:val="24"/>
          </w:rPr>
          <w:delText xml:space="preserve">Broj </w:delText>
        </w:r>
      </w:del>
      <w:ins w:id="1300" w:author="Ognjen" w:date="2017-01-17T13:08:00Z">
        <w:r w:rsidR="008E6F7E">
          <w:rPr>
            <w:rFonts w:ascii="Times New Roman" w:hAnsi="Times New Roman" w:cs="Times New Roman"/>
            <w:sz w:val="24"/>
            <w:szCs w:val="24"/>
          </w:rPr>
          <w:t>b</w:t>
        </w:r>
        <w:r w:rsidR="008E6F7E" w:rsidRPr="00A3423B">
          <w:rPr>
            <w:rFonts w:ascii="Times New Roman" w:hAnsi="Times New Roman" w:cs="Times New Roman"/>
            <w:sz w:val="24"/>
            <w:szCs w:val="24"/>
          </w:rPr>
          <w:t xml:space="preserve">roj </w:t>
        </w:r>
        <w:r w:rsidR="008E6F7E">
          <w:rPr>
            <w:rFonts w:ascii="Times New Roman" w:hAnsi="Times New Roman" w:cs="Times New Roman"/>
            <w:sz w:val="24"/>
            <w:szCs w:val="24"/>
          </w:rPr>
          <w:t>po</w:t>
        </w:r>
      </w:ins>
      <w:r w:rsidRPr="00A3423B">
        <w:rPr>
          <w:rFonts w:ascii="Times New Roman" w:hAnsi="Times New Roman" w:cs="Times New Roman"/>
          <w:sz w:val="24"/>
          <w:szCs w:val="24"/>
        </w:rPr>
        <w:t xml:space="preserve">grešaka </w:t>
      </w:r>
      <w:ins w:id="1301" w:author="Ognjen" w:date="2017-01-17T17:39:00Z">
        <w:r w:rsidR="004137E9">
          <w:rPr>
            <w:rFonts w:ascii="Times New Roman" w:hAnsi="Times New Roman" w:cs="Times New Roman"/>
            <w:sz w:val="24"/>
            <w:szCs w:val="24"/>
          </w:rPr>
          <w:t>na odlaznom (TX) sučelju</w:t>
        </w:r>
      </w:ins>
      <w:del w:id="1302" w:author="Ognjen" w:date="2017-01-17T13:08:00Z">
        <w:r w:rsidRPr="00A3423B" w:rsidDel="008E6F7E">
          <w:rPr>
            <w:rFonts w:ascii="Times New Roman" w:hAnsi="Times New Roman" w:cs="Times New Roman"/>
            <w:sz w:val="24"/>
            <w:szCs w:val="24"/>
          </w:rPr>
          <w:delText>prijenosa.</w:delText>
        </w:r>
      </w:del>
      <w:ins w:id="1303" w:author="Ognjen" w:date="2017-01-17T13:08:00Z">
        <w:r w:rsidR="008E6F7E">
          <w:rPr>
            <w:rFonts w:ascii="Times New Roman" w:hAnsi="Times New Roman" w:cs="Times New Roman"/>
            <w:sz w:val="24"/>
            <w:szCs w:val="24"/>
          </w:rPr>
          <w:t>;</w:t>
        </w:r>
      </w:ins>
    </w:p>
    <w:p w14:paraId="2E65E730" w14:textId="718B6F3B" w:rsidR="006601C6" w:rsidRPr="00A3423B" w:rsidRDefault="006601C6" w:rsidP="00937FA1">
      <w:pPr>
        <w:pStyle w:val="ListParagraph"/>
        <w:numPr>
          <w:ilvl w:val="0"/>
          <w:numId w:val="13"/>
        </w:numPr>
        <w:spacing w:line="360" w:lineRule="auto"/>
        <w:rPr>
          <w:rFonts w:ascii="Times New Roman" w:hAnsi="Times New Roman" w:cs="Times New Roman"/>
          <w:sz w:val="24"/>
          <w:szCs w:val="24"/>
        </w:rPr>
      </w:pPr>
      <w:del w:id="1304" w:author="Ognjen" w:date="2017-01-17T13:08:00Z">
        <w:r w:rsidRPr="00A3423B" w:rsidDel="008E6F7E">
          <w:rPr>
            <w:rFonts w:ascii="Times New Roman" w:hAnsi="Times New Roman" w:cs="Times New Roman"/>
            <w:sz w:val="24"/>
            <w:szCs w:val="24"/>
          </w:rPr>
          <w:delText xml:space="preserve">Broj </w:delText>
        </w:r>
      </w:del>
      <w:ins w:id="1305" w:author="Ognjen" w:date="2017-01-17T13:08:00Z">
        <w:r w:rsidR="008E6F7E">
          <w:rPr>
            <w:rFonts w:ascii="Times New Roman" w:hAnsi="Times New Roman" w:cs="Times New Roman"/>
            <w:sz w:val="24"/>
            <w:szCs w:val="24"/>
          </w:rPr>
          <w:t>b</w:t>
        </w:r>
        <w:r w:rsidR="008E6F7E" w:rsidRPr="00A3423B">
          <w:rPr>
            <w:rFonts w:ascii="Times New Roman" w:hAnsi="Times New Roman" w:cs="Times New Roman"/>
            <w:sz w:val="24"/>
            <w:szCs w:val="24"/>
          </w:rPr>
          <w:t xml:space="preserve">roj </w:t>
        </w:r>
      </w:ins>
      <w:ins w:id="1306" w:author="Ognjen" w:date="2017-01-17T17:42:00Z">
        <w:r w:rsidR="00333FAD">
          <w:rPr>
            <w:rFonts w:ascii="Times New Roman" w:hAnsi="Times New Roman" w:cs="Times New Roman"/>
            <w:sz w:val="24"/>
            <w:szCs w:val="24"/>
          </w:rPr>
          <w:t xml:space="preserve">okvira na dolaznom (RX) sučelju s </w:t>
        </w:r>
      </w:ins>
      <w:ins w:id="1307" w:author="Ognjen" w:date="2017-01-17T17:32:00Z">
        <w:r w:rsidR="004137E9">
          <w:rPr>
            <w:rFonts w:ascii="Times New Roman" w:hAnsi="Times New Roman" w:cs="Times New Roman"/>
            <w:sz w:val="24"/>
            <w:szCs w:val="24"/>
          </w:rPr>
          <w:t>po</w:t>
        </w:r>
      </w:ins>
      <w:r w:rsidRPr="00A3423B">
        <w:rPr>
          <w:rFonts w:ascii="Times New Roman" w:hAnsi="Times New Roman" w:cs="Times New Roman"/>
          <w:sz w:val="24"/>
          <w:szCs w:val="24"/>
        </w:rPr>
        <w:t>greš</w:t>
      </w:r>
      <w:del w:id="1308" w:author="Ognjen" w:date="2017-01-17T17:42:00Z">
        <w:r w:rsidRPr="00A3423B" w:rsidDel="00333FAD">
          <w:rPr>
            <w:rFonts w:ascii="Times New Roman" w:hAnsi="Times New Roman" w:cs="Times New Roman"/>
            <w:sz w:val="24"/>
            <w:szCs w:val="24"/>
          </w:rPr>
          <w:delText>a</w:delText>
        </w:r>
      </w:del>
      <w:r w:rsidRPr="00A3423B">
        <w:rPr>
          <w:rFonts w:ascii="Times New Roman" w:hAnsi="Times New Roman" w:cs="Times New Roman"/>
          <w:sz w:val="24"/>
          <w:szCs w:val="24"/>
        </w:rPr>
        <w:t>k</w:t>
      </w:r>
      <w:del w:id="1309" w:author="Ognjen" w:date="2017-01-17T17:42:00Z">
        <w:r w:rsidRPr="00A3423B" w:rsidDel="00333FAD">
          <w:rPr>
            <w:rFonts w:ascii="Times New Roman" w:hAnsi="Times New Roman" w:cs="Times New Roman"/>
            <w:sz w:val="24"/>
            <w:szCs w:val="24"/>
          </w:rPr>
          <w:delText>a</w:delText>
        </w:r>
      </w:del>
      <w:ins w:id="1310" w:author="Ognjen" w:date="2017-01-17T17:42:00Z">
        <w:r w:rsidR="00333FAD">
          <w:rPr>
            <w:rFonts w:ascii="Times New Roman" w:hAnsi="Times New Roman" w:cs="Times New Roman"/>
            <w:sz w:val="24"/>
            <w:szCs w:val="24"/>
          </w:rPr>
          <w:t xml:space="preserve">om </w:t>
        </w:r>
      </w:ins>
      <w:ins w:id="1311" w:author="Ognjen" w:date="2017-01-17T17:43:00Z">
        <w:r w:rsidR="00333FAD">
          <w:rPr>
            <w:rFonts w:ascii="Times New Roman" w:hAnsi="Times New Roman" w:cs="Times New Roman"/>
            <w:sz w:val="24"/>
            <w:szCs w:val="24"/>
          </w:rPr>
          <w:t>u poravnavanju</w:t>
        </w:r>
      </w:ins>
      <w:r w:rsidRPr="00A3423B">
        <w:rPr>
          <w:rFonts w:ascii="Times New Roman" w:hAnsi="Times New Roman" w:cs="Times New Roman"/>
          <w:sz w:val="24"/>
          <w:szCs w:val="24"/>
        </w:rPr>
        <w:t xml:space="preserve"> </w:t>
      </w:r>
      <w:del w:id="1312" w:author="Ognjen" w:date="2017-01-17T17:41:00Z">
        <w:r w:rsidRPr="00A3423B" w:rsidDel="00333FAD">
          <w:rPr>
            <w:rFonts w:ascii="Times New Roman" w:hAnsi="Times New Roman" w:cs="Times New Roman"/>
            <w:sz w:val="24"/>
            <w:szCs w:val="24"/>
          </w:rPr>
          <w:delText>nastalih nadopunjavanjem</w:delText>
        </w:r>
      </w:del>
      <w:del w:id="1313" w:author="Ognjen" w:date="2017-01-17T17:42:00Z">
        <w:r w:rsidRPr="00A3423B" w:rsidDel="00333FAD">
          <w:rPr>
            <w:rFonts w:ascii="Times New Roman" w:hAnsi="Times New Roman" w:cs="Times New Roman"/>
            <w:sz w:val="24"/>
            <w:szCs w:val="24"/>
          </w:rPr>
          <w:delText xml:space="preserve"> okvira</w:delText>
        </w:r>
      </w:del>
      <w:del w:id="1314" w:author="Ognjen" w:date="2017-01-17T17:32:00Z">
        <w:r w:rsidRPr="00A3423B" w:rsidDel="004137E9">
          <w:rPr>
            <w:rFonts w:ascii="Times New Roman" w:hAnsi="Times New Roman" w:cs="Times New Roman"/>
            <w:sz w:val="24"/>
            <w:szCs w:val="24"/>
          </w:rPr>
          <w:delText>.</w:delText>
        </w:r>
      </w:del>
      <w:ins w:id="1315" w:author="Ognjen" w:date="2017-01-17T17:32:00Z">
        <w:r w:rsidR="004137E9">
          <w:rPr>
            <w:rFonts w:ascii="Times New Roman" w:hAnsi="Times New Roman" w:cs="Times New Roman"/>
            <w:sz w:val="24"/>
            <w:szCs w:val="24"/>
          </w:rPr>
          <w:t>;</w:t>
        </w:r>
      </w:ins>
    </w:p>
    <w:p w14:paraId="1662F515" w14:textId="4EB02B22" w:rsidR="006601C6" w:rsidRPr="00A3423B" w:rsidRDefault="006601C6" w:rsidP="00937FA1">
      <w:pPr>
        <w:pStyle w:val="ListParagraph"/>
        <w:numPr>
          <w:ilvl w:val="0"/>
          <w:numId w:val="13"/>
        </w:numPr>
        <w:spacing w:line="360" w:lineRule="auto"/>
        <w:rPr>
          <w:rFonts w:ascii="Times New Roman" w:hAnsi="Times New Roman" w:cs="Times New Roman"/>
          <w:sz w:val="24"/>
          <w:szCs w:val="24"/>
        </w:rPr>
      </w:pPr>
      <w:del w:id="1316" w:author="Ognjen" w:date="2017-01-17T17:32:00Z">
        <w:r w:rsidRPr="00A3423B" w:rsidDel="004137E9">
          <w:rPr>
            <w:rFonts w:ascii="Times New Roman" w:hAnsi="Times New Roman" w:cs="Times New Roman"/>
            <w:sz w:val="24"/>
            <w:szCs w:val="24"/>
          </w:rPr>
          <w:delText xml:space="preserve">Broj </w:delText>
        </w:r>
      </w:del>
      <w:ins w:id="1317" w:author="Ognjen" w:date="2017-01-17T17:32:00Z">
        <w:r w:rsidR="004137E9">
          <w:rPr>
            <w:rFonts w:ascii="Times New Roman" w:hAnsi="Times New Roman" w:cs="Times New Roman"/>
            <w:sz w:val="24"/>
            <w:szCs w:val="24"/>
          </w:rPr>
          <w:t>b</w:t>
        </w:r>
        <w:r w:rsidR="004137E9" w:rsidRPr="00A3423B">
          <w:rPr>
            <w:rFonts w:ascii="Times New Roman" w:hAnsi="Times New Roman" w:cs="Times New Roman"/>
            <w:sz w:val="24"/>
            <w:szCs w:val="24"/>
          </w:rPr>
          <w:t>roj</w:t>
        </w:r>
      </w:ins>
      <w:ins w:id="1318" w:author="Ognjen" w:date="2017-01-17T17:46:00Z">
        <w:r w:rsidR="00596AB7">
          <w:rPr>
            <w:rFonts w:ascii="Times New Roman" w:hAnsi="Times New Roman" w:cs="Times New Roman"/>
            <w:sz w:val="24"/>
            <w:szCs w:val="24"/>
          </w:rPr>
          <w:t xml:space="preserve"> pogrešaka nastalih</w:t>
        </w:r>
      </w:ins>
      <w:ins w:id="1319" w:author="Ognjen" w:date="2017-01-17T17:47:00Z">
        <w:r w:rsidR="00596AB7">
          <w:rPr>
            <w:rFonts w:ascii="Times New Roman" w:hAnsi="Times New Roman" w:cs="Times New Roman"/>
            <w:sz w:val="24"/>
            <w:szCs w:val="24"/>
          </w:rPr>
          <w:t xml:space="preserve"> prelijevanjem spremnika</w:t>
        </w:r>
      </w:ins>
      <w:ins w:id="1320" w:author="Ognjen" w:date="2017-01-17T17:45:00Z">
        <w:r w:rsidR="00333FAD">
          <w:rPr>
            <w:rFonts w:ascii="Times New Roman" w:hAnsi="Times New Roman" w:cs="Times New Roman"/>
            <w:sz w:val="24"/>
            <w:szCs w:val="24"/>
          </w:rPr>
          <w:t xml:space="preserve"> </w:t>
        </w:r>
      </w:ins>
      <w:ins w:id="1321" w:author="Ognjen" w:date="2017-01-17T17:47:00Z">
        <w:r w:rsidR="00596AB7">
          <w:rPr>
            <w:rFonts w:ascii="Times New Roman" w:hAnsi="Times New Roman" w:cs="Times New Roman"/>
            <w:sz w:val="24"/>
            <w:szCs w:val="24"/>
          </w:rPr>
          <w:t>na dolaznom (RX) sučelju</w:t>
        </w:r>
      </w:ins>
      <w:del w:id="1322" w:author="Ognjen" w:date="2017-01-17T17:46:00Z">
        <w:r w:rsidRPr="00A3423B" w:rsidDel="00596AB7">
          <w:rPr>
            <w:rFonts w:ascii="Times New Roman" w:hAnsi="Times New Roman" w:cs="Times New Roman"/>
            <w:sz w:val="24"/>
            <w:szCs w:val="24"/>
          </w:rPr>
          <w:delText>paketa</w:delText>
        </w:r>
      </w:del>
      <w:del w:id="1323" w:author="Ognjen" w:date="2017-01-17T17:45:00Z">
        <w:r w:rsidRPr="00A3423B" w:rsidDel="00333FAD">
          <w:rPr>
            <w:rFonts w:ascii="Times New Roman" w:hAnsi="Times New Roman" w:cs="Times New Roman"/>
            <w:sz w:val="24"/>
            <w:szCs w:val="24"/>
          </w:rPr>
          <w:delText xml:space="preserve"> snadjačanim RX-om.</w:delText>
        </w:r>
      </w:del>
      <w:ins w:id="1324" w:author="Ognjen" w:date="2017-01-17T17:33:00Z">
        <w:r w:rsidR="004137E9">
          <w:rPr>
            <w:rFonts w:ascii="Times New Roman" w:hAnsi="Times New Roman" w:cs="Times New Roman"/>
            <w:sz w:val="24"/>
            <w:szCs w:val="24"/>
          </w:rPr>
          <w:t>;</w:t>
        </w:r>
      </w:ins>
    </w:p>
    <w:p w14:paraId="6D60D588" w14:textId="612DE3D7" w:rsidR="006601C6" w:rsidRPr="00A3423B" w:rsidRDefault="006601C6" w:rsidP="00937FA1">
      <w:pPr>
        <w:pStyle w:val="ListParagraph"/>
        <w:numPr>
          <w:ilvl w:val="0"/>
          <w:numId w:val="13"/>
        </w:numPr>
        <w:spacing w:line="360" w:lineRule="auto"/>
        <w:rPr>
          <w:rFonts w:ascii="Times New Roman" w:hAnsi="Times New Roman" w:cs="Times New Roman"/>
          <w:sz w:val="24"/>
          <w:szCs w:val="24"/>
        </w:rPr>
      </w:pPr>
      <w:del w:id="1325" w:author="Ognjen" w:date="2017-01-17T17:33:00Z">
        <w:r w:rsidRPr="00A3423B" w:rsidDel="004137E9">
          <w:rPr>
            <w:rFonts w:ascii="Times New Roman" w:hAnsi="Times New Roman" w:cs="Times New Roman"/>
            <w:sz w:val="24"/>
            <w:szCs w:val="24"/>
          </w:rPr>
          <w:delText xml:space="preserve">Broj </w:delText>
        </w:r>
      </w:del>
      <w:ins w:id="1326" w:author="Ognjen" w:date="2017-01-17T17:33:00Z">
        <w:r w:rsidR="004137E9">
          <w:rPr>
            <w:rFonts w:ascii="Times New Roman" w:hAnsi="Times New Roman" w:cs="Times New Roman"/>
            <w:sz w:val="24"/>
            <w:szCs w:val="24"/>
          </w:rPr>
          <w:t>b</w:t>
        </w:r>
        <w:r w:rsidR="004137E9" w:rsidRPr="00A3423B">
          <w:rPr>
            <w:rFonts w:ascii="Times New Roman" w:hAnsi="Times New Roman" w:cs="Times New Roman"/>
            <w:sz w:val="24"/>
            <w:szCs w:val="24"/>
          </w:rPr>
          <w:t xml:space="preserve">roj </w:t>
        </w:r>
      </w:ins>
      <w:r w:rsidRPr="00A3423B">
        <w:rPr>
          <w:rFonts w:ascii="Times New Roman" w:hAnsi="Times New Roman" w:cs="Times New Roman"/>
          <w:sz w:val="24"/>
          <w:szCs w:val="24"/>
        </w:rPr>
        <w:t xml:space="preserve">CRC </w:t>
      </w:r>
      <w:ins w:id="1327" w:author="Ognjen" w:date="2017-01-17T17:47:00Z">
        <w:r w:rsidR="00596AB7">
          <w:rPr>
            <w:rFonts w:ascii="Times New Roman" w:hAnsi="Times New Roman" w:cs="Times New Roman"/>
            <w:sz w:val="24"/>
            <w:szCs w:val="24"/>
          </w:rPr>
          <w:t>po</w:t>
        </w:r>
      </w:ins>
      <w:r w:rsidRPr="00A3423B">
        <w:rPr>
          <w:rFonts w:ascii="Times New Roman" w:hAnsi="Times New Roman" w:cs="Times New Roman"/>
          <w:sz w:val="24"/>
          <w:szCs w:val="24"/>
        </w:rPr>
        <w:t>grešaka</w:t>
      </w:r>
      <w:ins w:id="1328" w:author="Ognjen" w:date="2017-01-17T17:48:00Z">
        <w:r w:rsidR="00596AB7">
          <w:rPr>
            <w:rFonts w:ascii="Times New Roman" w:hAnsi="Times New Roman" w:cs="Times New Roman"/>
            <w:sz w:val="24"/>
            <w:szCs w:val="24"/>
          </w:rPr>
          <w:t xml:space="preserve"> na dolaznom (RX) sučelju;</w:t>
        </w:r>
      </w:ins>
      <w:del w:id="1329" w:author="Ognjen" w:date="2017-01-17T17:48:00Z">
        <w:r w:rsidRPr="00A3423B" w:rsidDel="00596AB7">
          <w:rPr>
            <w:rFonts w:ascii="Times New Roman" w:hAnsi="Times New Roman" w:cs="Times New Roman"/>
            <w:sz w:val="24"/>
            <w:szCs w:val="24"/>
          </w:rPr>
          <w:delText>.</w:delText>
        </w:r>
      </w:del>
    </w:p>
    <w:p w14:paraId="36ECB75F" w14:textId="4E608BE9" w:rsidR="006601C6" w:rsidRPr="00A3423B" w:rsidRDefault="006601C6" w:rsidP="00937FA1">
      <w:pPr>
        <w:pStyle w:val="ListParagraph"/>
        <w:numPr>
          <w:ilvl w:val="0"/>
          <w:numId w:val="13"/>
        </w:numPr>
        <w:spacing w:line="360" w:lineRule="auto"/>
        <w:rPr>
          <w:rFonts w:ascii="Times New Roman" w:hAnsi="Times New Roman" w:cs="Times New Roman"/>
          <w:sz w:val="24"/>
          <w:szCs w:val="24"/>
        </w:rPr>
      </w:pPr>
      <w:del w:id="1330" w:author="Ognjen" w:date="2017-01-17T17:48:00Z">
        <w:r w:rsidRPr="00A3423B" w:rsidDel="00596AB7">
          <w:rPr>
            <w:rFonts w:ascii="Times New Roman" w:hAnsi="Times New Roman" w:cs="Times New Roman"/>
            <w:sz w:val="24"/>
            <w:szCs w:val="24"/>
          </w:rPr>
          <w:delText xml:space="preserve">Broj </w:delText>
        </w:r>
      </w:del>
      <w:ins w:id="1331" w:author="Ognjen" w:date="2017-01-17T17:48:00Z">
        <w:r w:rsidR="00596AB7">
          <w:rPr>
            <w:rFonts w:ascii="Times New Roman" w:hAnsi="Times New Roman" w:cs="Times New Roman"/>
            <w:sz w:val="24"/>
            <w:szCs w:val="24"/>
          </w:rPr>
          <w:t>b</w:t>
        </w:r>
        <w:r w:rsidR="00596AB7" w:rsidRPr="00A3423B">
          <w:rPr>
            <w:rFonts w:ascii="Times New Roman" w:hAnsi="Times New Roman" w:cs="Times New Roman"/>
            <w:sz w:val="24"/>
            <w:szCs w:val="24"/>
          </w:rPr>
          <w:t xml:space="preserve">roj </w:t>
        </w:r>
      </w:ins>
      <w:r w:rsidRPr="00A3423B">
        <w:rPr>
          <w:rFonts w:ascii="Times New Roman" w:hAnsi="Times New Roman" w:cs="Times New Roman"/>
          <w:sz w:val="24"/>
          <w:szCs w:val="24"/>
        </w:rPr>
        <w:t>kolizija.</w:t>
      </w:r>
    </w:p>
    <w:p w14:paraId="32437FD2" w14:textId="68E44E59" w:rsidR="006601C6" w:rsidRPr="00A3423B" w:rsidRDefault="00596AB7" w:rsidP="00937FA1">
      <w:pPr>
        <w:pStyle w:val="Heading2"/>
        <w:spacing w:line="360" w:lineRule="auto"/>
        <w:rPr>
          <w:rFonts w:cs="Arial"/>
          <w:sz w:val="24"/>
          <w:szCs w:val="24"/>
          <w:lang w:val="hr-HR"/>
        </w:rPr>
      </w:pPr>
      <w:bookmarkStart w:id="1332" w:name="_Toc472077980"/>
      <w:ins w:id="1333" w:author="Ognjen" w:date="2017-01-17T17:48:00Z">
        <w:r>
          <w:rPr>
            <w:rFonts w:cs="Arial"/>
            <w:sz w:val="24"/>
            <w:szCs w:val="24"/>
            <w:lang w:val="hr-HR"/>
          </w:rPr>
          <w:t xml:space="preserve">Poruka </w:t>
        </w:r>
      </w:ins>
      <w:r w:rsidR="006601C6" w:rsidRPr="00A3423B">
        <w:rPr>
          <w:rFonts w:cs="Arial"/>
          <w:sz w:val="24"/>
          <w:szCs w:val="24"/>
          <w:lang w:val="hr-HR"/>
        </w:rPr>
        <w:t>OFPT_GET_CONFIG_REQUEST</w:t>
      </w:r>
      <w:bookmarkEnd w:id="1332"/>
    </w:p>
    <w:p w14:paraId="628B59A1" w14:textId="57186CA1" w:rsidR="006601C6" w:rsidRPr="00A3423B" w:rsidRDefault="008D3F7E" w:rsidP="00937FA1">
      <w:pPr>
        <w:spacing w:line="360" w:lineRule="auto"/>
        <w:jc w:val="both"/>
        <w:rPr>
          <w:sz w:val="24"/>
          <w:szCs w:val="24"/>
          <w:lang w:val="hr-HR"/>
        </w:rPr>
      </w:pPr>
      <w:r w:rsidRPr="00A3423B">
        <w:rPr>
          <w:noProof/>
          <w:lang w:val="hr-HR" w:eastAsia="hr-HR"/>
        </w:rPr>
        <mc:AlternateContent>
          <mc:Choice Requires="wps">
            <w:drawing>
              <wp:anchor distT="0" distB="0" distL="114300" distR="114300" simplePos="0" relativeHeight="251712512" behindDoc="0" locked="0" layoutInCell="1" allowOverlap="1" wp14:anchorId="4E04EC46" wp14:editId="2DE9173E">
                <wp:simplePos x="0" y="0"/>
                <wp:positionH relativeFrom="column">
                  <wp:posOffset>1481455</wp:posOffset>
                </wp:positionH>
                <wp:positionV relativeFrom="paragraph">
                  <wp:posOffset>1720215</wp:posOffset>
                </wp:positionV>
                <wp:extent cx="2975610" cy="635"/>
                <wp:effectExtent l="0" t="0" r="0" b="0"/>
                <wp:wrapTopAndBottom/>
                <wp:docPr id="36" name="Text Box 36"/>
                <wp:cNvGraphicFramePr/>
                <a:graphic xmlns:a="http://schemas.openxmlformats.org/drawingml/2006/main">
                  <a:graphicData uri="http://schemas.microsoft.com/office/word/2010/wordprocessingShape">
                    <wps:wsp>
                      <wps:cNvSpPr txBox="1"/>
                      <wps:spPr>
                        <a:xfrm>
                          <a:off x="0" y="0"/>
                          <a:ext cx="2975610" cy="635"/>
                        </a:xfrm>
                        <a:prstGeom prst="rect">
                          <a:avLst/>
                        </a:prstGeom>
                        <a:solidFill>
                          <a:prstClr val="white"/>
                        </a:solidFill>
                        <a:ln>
                          <a:noFill/>
                        </a:ln>
                      </wps:spPr>
                      <wps:txbx>
                        <w:txbxContent>
                          <w:p w14:paraId="6DAFEACA" w14:textId="1CAB7AF1" w:rsidR="008E074F" w:rsidRPr="0030401A" w:rsidRDefault="008E074F" w:rsidP="008D3F7E">
                            <w:pPr>
                              <w:pStyle w:val="Caption"/>
                              <w:jc w:val="center"/>
                              <w:rPr>
                                <w:rFonts w:ascii="Times New Roman" w:eastAsia="Times New Roman" w:hAnsi="Times New Roman" w:cs="Times New Roman"/>
                                <w:noProof/>
                                <w:sz w:val="24"/>
                                <w:szCs w:val="24"/>
                              </w:rPr>
                            </w:pPr>
                            <w:bookmarkStart w:id="1334" w:name="_Toc472075314"/>
                            <w:r>
                              <w:t xml:space="preserve">Slika </w:t>
                            </w:r>
                            <w:r>
                              <w:fldChar w:fldCharType="begin"/>
                            </w:r>
                            <w:r>
                              <w:instrText xml:space="preserve"> SEQ Slika \* ARABIC </w:instrText>
                            </w:r>
                            <w:r>
                              <w:fldChar w:fldCharType="separate"/>
                            </w:r>
                            <w:r>
                              <w:rPr>
                                <w:noProof/>
                              </w:rPr>
                              <w:t>15</w:t>
                            </w:r>
                            <w:r>
                              <w:rPr>
                                <w:noProof/>
                              </w:rPr>
                              <w:fldChar w:fldCharType="end"/>
                            </w:r>
                            <w:r>
                              <w:t xml:space="preserve"> </w:t>
                            </w:r>
                            <w:ins w:id="1335" w:author="Ognjen" w:date="2017-01-17T17:49:00Z">
                              <w:r>
                                <w:t xml:space="preserve">Poruka </w:t>
                              </w:r>
                            </w:ins>
                            <w:r>
                              <w:t>OFPT_GET_CONFIG_REQUEST</w:t>
                            </w:r>
                            <w:del w:id="1336" w:author="Ognjen" w:date="2017-01-17T17:49:00Z">
                              <w:r w:rsidDel="009E1312">
                                <w:delText xml:space="preserve"> </w:delText>
                              </w:r>
                              <w:r w:rsidRPr="00A01807" w:rsidDel="009E1312">
                                <w:delText>unutar Wiresharka 1.6.7.</w:delText>
                              </w:r>
                            </w:del>
                            <w:bookmarkEnd w:id="13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04EC46" id="Text Box 36" o:spid="_x0000_s1040" type="#_x0000_t202" style="position:absolute;left:0;text-align:left;margin-left:116.65pt;margin-top:135.45pt;width:234.3pt;height:.05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" stroked="f">
                <v:textbox style="mso-fit-shape-to-text:t" inset="0,0,0,0">
                  <w:txbxContent>
                    <w:p w14:paraId="6DAFEACA" w14:textId="1CAB7AF1" w:rsidR="008E074F" w:rsidRPr="0030401A" w:rsidRDefault="008E074F" w:rsidP="008D3F7E">
                      <w:pPr>
                        <w:pStyle w:val="Caption"/>
                        <w:jc w:val="center"/>
                        <w:rPr>
                          <w:rFonts w:ascii="Times New Roman" w:eastAsia="Times New Roman" w:hAnsi="Times New Roman" w:cs="Times New Roman"/>
                          <w:noProof/>
                          <w:sz w:val="24"/>
                          <w:szCs w:val="24"/>
                        </w:rPr>
                      </w:pPr>
                      <w:bookmarkStart w:id="1337" w:name="_Toc472075314"/>
                      <w:r>
                        <w:t xml:space="preserve">Slika </w:t>
                      </w:r>
                      <w:r>
                        <w:fldChar w:fldCharType="begin"/>
                      </w:r>
                      <w:r>
                        <w:instrText xml:space="preserve"> SEQ Slika \* ARABIC </w:instrText>
                      </w:r>
                      <w:r>
                        <w:fldChar w:fldCharType="separate"/>
                      </w:r>
                      <w:r>
                        <w:rPr>
                          <w:noProof/>
                        </w:rPr>
                        <w:t>15</w:t>
                      </w:r>
                      <w:r>
                        <w:rPr>
                          <w:noProof/>
                        </w:rPr>
                        <w:fldChar w:fldCharType="end"/>
                      </w:r>
                      <w:r>
                        <w:t xml:space="preserve"> </w:t>
                      </w:r>
                      <w:ins w:id="1338" w:author="Ognjen" w:date="2017-01-17T17:49:00Z">
                        <w:r>
                          <w:t xml:space="preserve">Poruka </w:t>
                        </w:r>
                      </w:ins>
                      <w:r>
                        <w:t>OFPT_GET_CONFIG_REQUEST</w:t>
                      </w:r>
                      <w:del w:id="1339" w:author="Ognjen" w:date="2017-01-17T17:49:00Z">
                        <w:r w:rsidDel="009E1312">
                          <w:delText xml:space="preserve"> </w:delText>
                        </w:r>
                        <w:r w:rsidRPr="00A01807" w:rsidDel="009E1312">
                          <w:delText>unutar Wiresharka 1.6.7.</w:delText>
                        </w:r>
                      </w:del>
                      <w:bookmarkEnd w:id="1337"/>
                    </w:p>
                  </w:txbxContent>
                </v:textbox>
                <w10:wrap type="topAndBottom"/>
              </v:shape>
            </w:pict>
          </mc:Fallback>
        </mc:AlternateContent>
      </w:r>
      <w:r w:rsidRPr="00A3423B">
        <w:rPr>
          <w:noProof/>
          <w:sz w:val="24"/>
          <w:szCs w:val="24"/>
          <w:lang w:val="hr-HR" w:eastAsia="hr-HR"/>
        </w:rPr>
        <w:drawing>
          <wp:anchor distT="0" distB="0" distL="114300" distR="114300" simplePos="0" relativeHeight="251673600" behindDoc="0" locked="0" layoutInCell="1" allowOverlap="1" wp14:anchorId="622D68E2" wp14:editId="031D8B42">
            <wp:simplePos x="0" y="0"/>
            <wp:positionH relativeFrom="margin">
              <wp:posOffset>1481455</wp:posOffset>
            </wp:positionH>
            <wp:positionV relativeFrom="paragraph">
              <wp:posOffset>590550</wp:posOffset>
            </wp:positionV>
            <wp:extent cx="2975610" cy="1072515"/>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FP Get Config Request.png"/>
                    <pic:cNvPicPr/>
                  </pic:nvPicPr>
                  <pic:blipFill rotWithShape="1">
                    <a:blip r:embed="rId25">
                      <a:extLst>
                        <a:ext uri="{28A0092B-C50C-407E-A947-70E740481C1C}">
                          <a14:useLocalDpi xmlns:a14="http://schemas.microsoft.com/office/drawing/2010/main" val="0"/>
                        </a:ext>
                      </a:extLst>
                    </a:blip>
                    <a:srcRect l="516" t="44092" r="82970" b="45326"/>
                    <a:stretch/>
                  </pic:blipFill>
                  <pic:spPr bwMode="auto">
                    <a:xfrm>
                      <a:off x="0" y="0"/>
                      <a:ext cx="2975610" cy="10725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6601C6" w:rsidRPr="00A3423B">
        <w:rPr>
          <w:sz w:val="24"/>
          <w:szCs w:val="24"/>
          <w:lang w:val="hr-HR"/>
        </w:rPr>
        <w:t xml:space="preserve">Poruka </w:t>
      </w:r>
      <w:ins w:id="1340" w:author="Ognjen" w:date="2017-01-17T17:48:00Z">
        <w:r w:rsidR="00CD4CD2">
          <w:rPr>
            <w:sz w:val="24"/>
            <w:szCs w:val="24"/>
            <w:lang w:val="hr-HR"/>
          </w:rPr>
          <w:t xml:space="preserve">(slika 15) </w:t>
        </w:r>
      </w:ins>
      <w:commentRangeStart w:id="1341"/>
      <w:r w:rsidR="006601C6" w:rsidRPr="00A3423B">
        <w:rPr>
          <w:sz w:val="24"/>
          <w:szCs w:val="24"/>
          <w:lang w:val="hr-HR"/>
        </w:rPr>
        <w:t>se šalje</w:t>
      </w:r>
      <w:commentRangeEnd w:id="1341"/>
      <w:r w:rsidR="00CD4CD2">
        <w:rPr>
          <w:rStyle w:val="CommentReference"/>
        </w:rPr>
        <w:commentReference w:id="1341"/>
      </w:r>
      <w:r w:rsidR="006601C6" w:rsidRPr="00A3423B">
        <w:rPr>
          <w:sz w:val="24"/>
          <w:szCs w:val="24"/>
          <w:lang w:val="hr-HR"/>
        </w:rPr>
        <w:t xml:space="preserve"> od strane </w:t>
      </w:r>
      <w:ins w:id="1342" w:author="Ognjen" w:date="2017-01-17T17:48:00Z">
        <w:r w:rsidR="00CD4CD2">
          <w:rPr>
            <w:sz w:val="24"/>
            <w:szCs w:val="24"/>
            <w:lang w:val="hr-HR"/>
          </w:rPr>
          <w:t xml:space="preserve">SDN </w:t>
        </w:r>
      </w:ins>
      <w:r w:rsidRPr="00A3423B">
        <w:rPr>
          <w:sz w:val="24"/>
          <w:szCs w:val="24"/>
          <w:lang w:val="hr-HR"/>
        </w:rPr>
        <w:t>upravl</w:t>
      </w:r>
      <w:r w:rsidR="00A53E6D">
        <w:rPr>
          <w:sz w:val="24"/>
          <w:szCs w:val="24"/>
          <w:lang w:val="hr-HR"/>
        </w:rPr>
        <w:t>jačkog</w:t>
      </w:r>
      <w:r w:rsidRPr="00A3423B">
        <w:rPr>
          <w:sz w:val="24"/>
          <w:szCs w:val="24"/>
          <w:lang w:val="hr-HR"/>
        </w:rPr>
        <w:t xml:space="preserve"> uređaj</w:t>
      </w:r>
      <w:r w:rsidR="00A53E6D">
        <w:rPr>
          <w:sz w:val="24"/>
          <w:szCs w:val="24"/>
          <w:lang w:val="hr-HR"/>
        </w:rPr>
        <w:t xml:space="preserve">a mrežnom uređaju zahtjevajući </w:t>
      </w:r>
      <w:r w:rsidR="002B4358">
        <w:rPr>
          <w:sz w:val="24"/>
          <w:szCs w:val="24"/>
          <w:lang w:val="hr-HR"/>
        </w:rPr>
        <w:t xml:space="preserve">njegove </w:t>
      </w:r>
      <w:r w:rsidR="00A53E6D">
        <w:rPr>
          <w:sz w:val="24"/>
          <w:szCs w:val="24"/>
          <w:lang w:val="hr-HR"/>
        </w:rPr>
        <w:t>konfi</w:t>
      </w:r>
      <w:r w:rsidR="001667A1">
        <w:rPr>
          <w:sz w:val="24"/>
          <w:szCs w:val="24"/>
          <w:lang w:val="hr-HR"/>
        </w:rPr>
        <w:t>guracijske parametre</w:t>
      </w:r>
      <w:r w:rsidR="006601C6" w:rsidRPr="00A3423B">
        <w:rPr>
          <w:sz w:val="24"/>
          <w:szCs w:val="24"/>
          <w:lang w:val="hr-HR"/>
        </w:rPr>
        <w:t xml:space="preserve">. Spada u skupinu poruka za konfiguraciju </w:t>
      </w:r>
      <w:r w:rsidRPr="00A3423B">
        <w:rPr>
          <w:sz w:val="24"/>
          <w:szCs w:val="24"/>
          <w:lang w:val="hr-HR"/>
        </w:rPr>
        <w:t>mrežnog uređaja</w:t>
      </w:r>
      <w:r w:rsidR="006601C6" w:rsidRPr="00A3423B">
        <w:rPr>
          <w:sz w:val="24"/>
          <w:szCs w:val="24"/>
          <w:lang w:val="hr-HR"/>
        </w:rPr>
        <w:t xml:space="preserve">. </w:t>
      </w:r>
    </w:p>
    <w:p w14:paraId="16FA5420" w14:textId="77777777" w:rsidR="006601C6" w:rsidRPr="00A3423B" w:rsidRDefault="006601C6" w:rsidP="00937FA1">
      <w:pPr>
        <w:spacing w:line="360" w:lineRule="auto"/>
        <w:rPr>
          <w:sz w:val="24"/>
          <w:szCs w:val="24"/>
          <w:lang w:val="hr-HR"/>
        </w:rPr>
      </w:pPr>
    </w:p>
    <w:p w14:paraId="1C7A12EA" w14:textId="365D8F37" w:rsidR="006601C6" w:rsidRPr="00A3423B" w:rsidRDefault="006601C6" w:rsidP="00937FA1">
      <w:pPr>
        <w:spacing w:line="360" w:lineRule="auto"/>
        <w:rPr>
          <w:sz w:val="24"/>
          <w:szCs w:val="24"/>
          <w:lang w:val="hr-HR"/>
        </w:rPr>
      </w:pPr>
      <w:r w:rsidRPr="00A3423B">
        <w:rPr>
          <w:sz w:val="24"/>
          <w:szCs w:val="24"/>
          <w:lang w:val="hr-HR"/>
        </w:rPr>
        <w:t xml:space="preserve">Poruka se sastoji samo od </w:t>
      </w:r>
      <w:del w:id="1343" w:author="Ognjen" w:date="2017-01-17T17:49:00Z">
        <w:r w:rsidR="00617CEF" w:rsidDel="009E1312">
          <w:fldChar w:fldCharType="begin"/>
        </w:r>
        <w:r w:rsidR="00617CEF" w:rsidDel="009E1312">
          <w:delInstrText xml:space="preserve"> HYPERLINK \l "_Zaglavlje_1" </w:delInstrText>
        </w:r>
        <w:r w:rsidR="00617CEF" w:rsidDel="009E1312">
          <w:fldChar w:fldCharType="separate"/>
        </w:r>
        <w:r w:rsidRPr="009E1312" w:rsidDel="009E1312">
          <w:rPr>
            <w:rPrChange w:id="1344" w:author="Ognjen" w:date="2017-01-17T17:49:00Z">
              <w:rPr>
                <w:rStyle w:val="Hyperlink"/>
                <w:sz w:val="24"/>
                <w:szCs w:val="24"/>
                <w:lang w:val="hr-HR"/>
              </w:rPr>
            </w:rPrChange>
          </w:rPr>
          <w:delText>OpenFlow zaglavlja</w:delText>
        </w:r>
        <w:r w:rsidR="00617CEF" w:rsidDel="009E1312">
          <w:rPr>
            <w:rStyle w:val="Hyperlink"/>
            <w:sz w:val="24"/>
            <w:szCs w:val="24"/>
            <w:lang w:val="hr-HR"/>
          </w:rPr>
          <w:fldChar w:fldCharType="end"/>
        </w:r>
      </w:del>
      <w:ins w:id="1345" w:author="Ognjen" w:date="2017-01-17T17:49:00Z">
        <w:r w:rsidR="009E1312" w:rsidRPr="009E1312">
          <w:rPr>
            <w:rPrChange w:id="1346" w:author="Ognjen" w:date="2017-01-17T17:49:00Z">
              <w:rPr>
                <w:rStyle w:val="Hyperlink"/>
                <w:sz w:val="24"/>
                <w:szCs w:val="24"/>
                <w:lang w:val="hr-HR"/>
              </w:rPr>
            </w:rPrChange>
          </w:rPr>
          <w:t>OpenFlow zaglavlja</w:t>
        </w:r>
      </w:ins>
      <w:r w:rsidRPr="00A3423B">
        <w:rPr>
          <w:sz w:val="24"/>
          <w:szCs w:val="24"/>
          <w:lang w:val="hr-HR"/>
        </w:rPr>
        <w:t>.</w:t>
      </w:r>
    </w:p>
    <w:p w14:paraId="123452D5" w14:textId="77777777" w:rsidR="00E74EB4" w:rsidRPr="00A3423B" w:rsidRDefault="00E74EB4" w:rsidP="00937FA1">
      <w:pPr>
        <w:widowControl/>
        <w:spacing w:line="360" w:lineRule="auto"/>
        <w:rPr>
          <w:sz w:val="24"/>
          <w:szCs w:val="24"/>
          <w:lang w:val="hr-HR"/>
        </w:rPr>
      </w:pPr>
      <w:r w:rsidRPr="00A3423B">
        <w:rPr>
          <w:sz w:val="24"/>
          <w:szCs w:val="24"/>
          <w:lang w:val="hr-HR"/>
        </w:rPr>
        <w:br w:type="page"/>
      </w:r>
    </w:p>
    <w:p w14:paraId="7C5A7537" w14:textId="77777777" w:rsidR="006601C6" w:rsidRPr="00A3423B" w:rsidRDefault="006601C6" w:rsidP="00937FA1">
      <w:pPr>
        <w:spacing w:line="360" w:lineRule="auto"/>
        <w:rPr>
          <w:sz w:val="24"/>
          <w:szCs w:val="24"/>
          <w:lang w:val="hr-HR"/>
        </w:rPr>
      </w:pPr>
    </w:p>
    <w:p w14:paraId="354FB5E5" w14:textId="784A8F57" w:rsidR="006601C6" w:rsidRPr="00A3423B" w:rsidRDefault="009E1312" w:rsidP="00937FA1">
      <w:pPr>
        <w:pStyle w:val="Heading2"/>
        <w:spacing w:line="360" w:lineRule="auto"/>
        <w:rPr>
          <w:rFonts w:cs="Arial"/>
          <w:sz w:val="24"/>
          <w:szCs w:val="24"/>
          <w:lang w:val="hr-HR"/>
        </w:rPr>
      </w:pPr>
      <w:bookmarkStart w:id="1347" w:name="_Toc472077981"/>
      <w:ins w:id="1348" w:author="Ognjen" w:date="2017-01-17T17:49:00Z">
        <w:r>
          <w:rPr>
            <w:rFonts w:cs="Arial"/>
            <w:sz w:val="24"/>
            <w:szCs w:val="24"/>
            <w:lang w:val="hr-HR"/>
          </w:rPr>
          <w:t xml:space="preserve">Poruka </w:t>
        </w:r>
      </w:ins>
      <w:r w:rsidR="006601C6" w:rsidRPr="00A3423B">
        <w:rPr>
          <w:rFonts w:cs="Arial"/>
          <w:sz w:val="24"/>
          <w:szCs w:val="24"/>
          <w:lang w:val="hr-HR"/>
        </w:rPr>
        <w:t>OFPT_GET_CONFIG_REPLY /</w:t>
      </w:r>
      <w:r w:rsidR="00AE4B93">
        <w:rPr>
          <w:rFonts w:cs="Arial"/>
          <w:sz w:val="24"/>
          <w:szCs w:val="24"/>
          <w:lang w:val="hr-HR"/>
        </w:rPr>
        <w:t>(odvoji poruke)</w:t>
      </w:r>
      <w:r w:rsidR="006601C6" w:rsidRPr="00A3423B">
        <w:rPr>
          <w:rFonts w:cs="Arial"/>
          <w:sz w:val="24"/>
          <w:szCs w:val="24"/>
          <w:lang w:val="hr-HR"/>
        </w:rPr>
        <w:t xml:space="preserve"> OFPT_SET_CONFIG</w:t>
      </w:r>
      <w:bookmarkEnd w:id="1347"/>
    </w:p>
    <w:p w14:paraId="4E01CFDB" w14:textId="76500B66" w:rsidR="006601C6" w:rsidRPr="00A3423B" w:rsidRDefault="00873D98" w:rsidP="00937FA1">
      <w:pPr>
        <w:spacing w:line="360" w:lineRule="auto"/>
        <w:jc w:val="both"/>
        <w:rPr>
          <w:sz w:val="24"/>
          <w:szCs w:val="24"/>
          <w:lang w:val="hr-HR"/>
        </w:rPr>
      </w:pPr>
      <w:del w:id="1349" w:author="Ognjen" w:date="2017-01-17T17:49:00Z">
        <w:r w:rsidRPr="00A3423B" w:rsidDel="009E1312">
          <w:rPr>
            <w:noProof/>
            <w:sz w:val="24"/>
            <w:szCs w:val="24"/>
            <w:lang w:val="hr-HR" w:eastAsia="hr-HR"/>
          </w:rPr>
          <w:drawing>
            <wp:anchor distT="0" distB="0" distL="114300" distR="114300" simplePos="0" relativeHeight="251672576" behindDoc="0" locked="0" layoutInCell="1" allowOverlap="1" wp14:anchorId="1F741EB2" wp14:editId="44CA6397">
              <wp:simplePos x="0" y="0"/>
              <wp:positionH relativeFrom="margin">
                <wp:posOffset>-352425</wp:posOffset>
              </wp:positionH>
              <wp:positionV relativeFrom="paragraph">
                <wp:posOffset>608330</wp:posOffset>
              </wp:positionV>
              <wp:extent cx="6650990" cy="1732915"/>
              <wp:effectExtent l="0" t="0" r="0" b="635"/>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OFP Set Config.png"/>
                      <pic:cNvPicPr/>
                    </pic:nvPicPr>
                    <pic:blipFill rotWithShape="1">
                      <a:blip r:embed="rId26">
                        <a:extLst>
                          <a:ext uri="{28A0092B-C50C-407E-A947-70E740481C1C}">
                            <a14:useLocalDpi xmlns:a14="http://schemas.microsoft.com/office/drawing/2010/main" val="0"/>
                          </a:ext>
                        </a:extLst>
                      </a:blip>
                      <a:srcRect l="496" t="43980" r="62467" b="38859"/>
                      <a:stretch/>
                    </pic:blipFill>
                    <pic:spPr bwMode="auto">
                      <a:xfrm>
                        <a:off x="0" y="0"/>
                        <a:ext cx="6650990" cy="17329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A3423B" w:rsidDel="009E1312">
          <w:rPr>
            <w:noProof/>
            <w:lang w:val="hr-HR" w:eastAsia="hr-HR"/>
          </w:rPr>
          <mc:AlternateContent>
            <mc:Choice Requires="wps">
              <w:drawing>
                <wp:anchor distT="0" distB="0" distL="114300" distR="114300" simplePos="0" relativeHeight="251714560" behindDoc="0" locked="0" layoutInCell="1" allowOverlap="1" wp14:anchorId="235B68EE" wp14:editId="04D53A79">
                  <wp:simplePos x="0" y="0"/>
                  <wp:positionH relativeFrom="column">
                    <wp:posOffset>-352425</wp:posOffset>
                  </wp:positionH>
                  <wp:positionV relativeFrom="paragraph">
                    <wp:posOffset>2398395</wp:posOffset>
                  </wp:positionV>
                  <wp:extent cx="6650990" cy="635"/>
                  <wp:effectExtent l="0" t="0" r="0" b="0"/>
                  <wp:wrapTopAndBottom/>
                  <wp:docPr id="37" name="Text Box 37"/>
                  <wp:cNvGraphicFramePr/>
                  <a:graphic xmlns:a="http://schemas.openxmlformats.org/drawingml/2006/main">
                    <a:graphicData uri="http://schemas.microsoft.com/office/word/2010/wordprocessingShape">
                      <wps:wsp>
                        <wps:cNvSpPr txBox="1"/>
                        <wps:spPr>
                          <a:xfrm>
                            <a:off x="0" y="0"/>
                            <a:ext cx="6650990" cy="635"/>
                          </a:xfrm>
                          <a:prstGeom prst="rect">
                            <a:avLst/>
                          </a:prstGeom>
                          <a:solidFill>
                            <a:prstClr val="white"/>
                          </a:solidFill>
                          <a:ln>
                            <a:noFill/>
                          </a:ln>
                        </wps:spPr>
                        <wps:txbx>
                          <w:txbxContent>
                            <w:p w14:paraId="7AC65990" w14:textId="77777777" w:rsidR="008E074F" w:rsidRPr="00AA0321" w:rsidRDefault="008E074F" w:rsidP="00873D98">
                              <w:pPr>
                                <w:pStyle w:val="Caption"/>
                                <w:jc w:val="center"/>
                                <w:rPr>
                                  <w:rFonts w:ascii="Times New Roman" w:eastAsia="Times New Roman" w:hAnsi="Times New Roman" w:cs="Times New Roman"/>
                                  <w:noProof/>
                                  <w:sz w:val="24"/>
                                  <w:szCs w:val="24"/>
                                </w:rPr>
                              </w:pPr>
                              <w:bookmarkStart w:id="1350" w:name="_Toc472075315"/>
                              <w:r>
                                <w:t xml:space="preserve">Slika </w:t>
                              </w:r>
                              <w:r>
                                <w:fldChar w:fldCharType="begin"/>
                              </w:r>
                              <w:r>
                                <w:instrText xml:space="preserve"> SEQ Slika \* ARABIC </w:instrText>
                              </w:r>
                              <w:r>
                                <w:fldChar w:fldCharType="separate"/>
                              </w:r>
                              <w:r>
                                <w:rPr>
                                  <w:noProof/>
                                </w:rPr>
                                <w:t>16</w:t>
                              </w:r>
                              <w:r>
                                <w:rPr>
                                  <w:noProof/>
                                </w:rPr>
                                <w:fldChar w:fldCharType="end"/>
                              </w:r>
                              <w:r>
                                <w:t xml:space="preserve"> </w:t>
                              </w:r>
                              <w:r w:rsidRPr="00956968">
                                <w:t>OFPT_GET_CONFIG_REPLY / OFPT_SET_CONFIG</w:t>
                              </w:r>
                              <w:r>
                                <w:t xml:space="preserve"> unutar Wiresharka 1.6.7.</w:t>
                              </w:r>
                              <w:bookmarkEnd w:id="13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5B68EE" id="Text Box 37" o:spid="_x0000_s1041" type="#_x0000_t202" style="position:absolute;left:0;text-align:left;margin-left:-27.75pt;margin-top:188.85pt;width:523.7pt;height:.05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" stroked="f">
                  <v:textbox style="mso-fit-shape-to-text:t" inset="0,0,0,0">
                    <w:txbxContent>
                      <w:p w14:paraId="7AC65990" w14:textId="77777777" w:rsidR="008E074F" w:rsidRPr="00AA0321" w:rsidRDefault="008E074F" w:rsidP="00873D98">
                        <w:pPr>
                          <w:pStyle w:val="Caption"/>
                          <w:jc w:val="center"/>
                          <w:rPr>
                            <w:rFonts w:ascii="Times New Roman" w:eastAsia="Times New Roman" w:hAnsi="Times New Roman" w:cs="Times New Roman"/>
                            <w:noProof/>
                            <w:sz w:val="24"/>
                            <w:szCs w:val="24"/>
                          </w:rPr>
                        </w:pPr>
                        <w:bookmarkStart w:id="1351" w:name="_Toc472075315"/>
                        <w:r>
                          <w:t xml:space="preserve">Slika </w:t>
                        </w:r>
                        <w:r>
                          <w:fldChar w:fldCharType="begin"/>
                        </w:r>
                        <w:r>
                          <w:instrText xml:space="preserve"> SEQ Slika \* ARABIC </w:instrText>
                        </w:r>
                        <w:r>
                          <w:fldChar w:fldCharType="separate"/>
                        </w:r>
                        <w:r>
                          <w:rPr>
                            <w:noProof/>
                          </w:rPr>
                          <w:t>16</w:t>
                        </w:r>
                        <w:r>
                          <w:rPr>
                            <w:noProof/>
                          </w:rPr>
                          <w:fldChar w:fldCharType="end"/>
                        </w:r>
                        <w:r>
                          <w:t xml:space="preserve"> </w:t>
                        </w:r>
                        <w:r w:rsidRPr="00956968">
                          <w:t>OFPT_GET_CONFIG_REPLY / OFPT_SET_CONFIG</w:t>
                        </w:r>
                        <w:r>
                          <w:t xml:space="preserve"> unutar Wiresharka 1.6.7.</w:t>
                        </w:r>
                        <w:bookmarkEnd w:id="1351"/>
                      </w:p>
                    </w:txbxContent>
                  </v:textbox>
                  <w10:wrap type="topAndBottom"/>
                </v:shape>
              </w:pict>
            </mc:Fallback>
          </mc:AlternateContent>
        </w:r>
        <w:r w:rsidR="006601C6" w:rsidRPr="00A3423B" w:rsidDel="009E1312">
          <w:rPr>
            <w:sz w:val="24"/>
            <w:szCs w:val="24"/>
            <w:lang w:val="hr-HR"/>
          </w:rPr>
          <w:delText xml:space="preserve">Poslano </w:delText>
        </w:r>
      </w:del>
      <w:commentRangeStart w:id="1352"/>
      <w:ins w:id="1353" w:author="Ognjen" w:date="2017-01-17T17:49:00Z">
        <w:r w:rsidR="009E1312" w:rsidRPr="00A3423B">
          <w:rPr>
            <w:noProof/>
            <w:sz w:val="24"/>
            <w:szCs w:val="24"/>
            <w:lang w:val="hr-HR" w:eastAsia="hr-HR"/>
          </w:rPr>
          <w:drawing>
            <wp:anchor distT="0" distB="0" distL="114300" distR="114300" simplePos="0" relativeHeight="251724800" behindDoc="0" locked="0" layoutInCell="1" allowOverlap="1" wp14:anchorId="5C5A27CE" wp14:editId="09B5F7C2">
              <wp:simplePos x="0" y="0"/>
              <wp:positionH relativeFrom="margin">
                <wp:posOffset>-352425</wp:posOffset>
              </wp:positionH>
              <wp:positionV relativeFrom="paragraph">
                <wp:posOffset>608330</wp:posOffset>
              </wp:positionV>
              <wp:extent cx="6650990" cy="1732915"/>
              <wp:effectExtent l="0" t="0" r="0" b="635"/>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OFP Set Config.png"/>
                      <pic:cNvPicPr/>
                    </pic:nvPicPr>
                    <pic:blipFill rotWithShape="1">
                      <a:blip r:embed="rId26">
                        <a:extLst>
                          <a:ext uri="{28A0092B-C50C-407E-A947-70E740481C1C}">
                            <a14:useLocalDpi xmlns:a14="http://schemas.microsoft.com/office/drawing/2010/main" val="0"/>
                          </a:ext>
                        </a:extLst>
                      </a:blip>
                      <a:srcRect l="496" t="43980" r="62467" b="38859"/>
                      <a:stretch/>
                    </pic:blipFill>
                    <pic:spPr bwMode="auto">
                      <a:xfrm>
                        <a:off x="0" y="0"/>
                        <a:ext cx="6650990" cy="17329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E1312" w:rsidRPr="00A3423B">
          <w:rPr>
            <w:noProof/>
            <w:lang w:val="hr-HR" w:eastAsia="hr-HR"/>
          </w:rPr>
          <mc:AlternateContent>
            <mc:Choice Requires="wps">
              <w:drawing>
                <wp:anchor distT="0" distB="0" distL="114300" distR="114300" simplePos="0" relativeHeight="251725824" behindDoc="0" locked="0" layoutInCell="1" allowOverlap="1" wp14:anchorId="24EE92DD" wp14:editId="6F84E367">
                  <wp:simplePos x="0" y="0"/>
                  <wp:positionH relativeFrom="column">
                    <wp:posOffset>-352425</wp:posOffset>
                  </wp:positionH>
                  <wp:positionV relativeFrom="paragraph">
                    <wp:posOffset>2398395</wp:posOffset>
                  </wp:positionV>
                  <wp:extent cx="6650990" cy="635"/>
                  <wp:effectExtent l="0" t="0" r="0" b="0"/>
                  <wp:wrapTopAndBottom/>
                  <wp:docPr id="21" name="Text Box 21"/>
                  <wp:cNvGraphicFramePr/>
                  <a:graphic xmlns:a="http://schemas.openxmlformats.org/drawingml/2006/main">
                    <a:graphicData uri="http://schemas.microsoft.com/office/word/2010/wordprocessingShape">
                      <wps:wsp>
                        <wps:cNvSpPr txBox="1"/>
                        <wps:spPr>
                          <a:xfrm>
                            <a:off x="0" y="0"/>
                            <a:ext cx="6650990" cy="635"/>
                          </a:xfrm>
                          <a:prstGeom prst="rect">
                            <a:avLst/>
                          </a:prstGeom>
                          <a:solidFill>
                            <a:prstClr val="white"/>
                          </a:solidFill>
                          <a:ln>
                            <a:noFill/>
                          </a:ln>
                        </wps:spPr>
                        <wps:txbx>
                          <w:txbxContent>
                            <w:p w14:paraId="52416808" w14:textId="77777777" w:rsidR="008E074F" w:rsidRPr="00AA0321" w:rsidRDefault="008E074F" w:rsidP="00873D98">
                              <w:pPr>
                                <w:pStyle w:val="Caption"/>
                                <w:jc w:val="center"/>
                                <w:rPr>
                                  <w:rFonts w:ascii="Times New Roman" w:eastAsia="Times New Roman" w:hAnsi="Times New Roman" w:cs="Times New Roman"/>
                                  <w:noProof/>
                                  <w:sz w:val="24"/>
                                  <w:szCs w:val="24"/>
                                </w:rPr>
                              </w:pPr>
                              <w:r>
                                <w:t xml:space="preserve">Slika </w:t>
                              </w:r>
                              <w:r>
                                <w:fldChar w:fldCharType="begin"/>
                              </w:r>
                              <w:r>
                                <w:instrText xml:space="preserve"> SEQ Slika \* ARABIC </w:instrText>
                              </w:r>
                              <w:r>
                                <w:fldChar w:fldCharType="separate"/>
                              </w:r>
                              <w:r>
                                <w:rPr>
                                  <w:noProof/>
                                </w:rPr>
                                <w:t>16</w:t>
                              </w:r>
                              <w:r>
                                <w:rPr>
                                  <w:noProof/>
                                </w:rPr>
                                <w:fldChar w:fldCharType="end"/>
                              </w:r>
                              <w:r>
                                <w:t xml:space="preserve"> </w:t>
                              </w:r>
                              <w:r w:rsidRPr="00956968">
                                <w:t>OFPT_GET_CONFIG_REPLY / OFPT_SET_CONFIG</w:t>
                              </w:r>
                              <w:r>
                                <w:t xml:space="preserve"> unutar Wiresharka 1.6.7.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EE92DD" id="Text Box 21" o:spid="_x0000_s1042" type="#_x0000_t202" style="position:absolute;left:0;text-align:left;margin-left:-27.75pt;margin-top:188.85pt;width:523.7pt;height:.05pt;z-index:251725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" stroked="f">
                  <v:textbox style="mso-fit-shape-to-text:t" inset="0,0,0,0">
                    <w:txbxContent>
                      <w:p w14:paraId="52416808" w14:textId="77777777" w:rsidR="008E074F" w:rsidRPr="00AA0321" w:rsidRDefault="008E074F" w:rsidP="00873D98">
                        <w:pPr>
                          <w:pStyle w:val="Caption"/>
                          <w:jc w:val="center"/>
                          <w:rPr>
                            <w:rFonts w:ascii="Times New Roman" w:eastAsia="Times New Roman" w:hAnsi="Times New Roman" w:cs="Times New Roman"/>
                            <w:noProof/>
                            <w:sz w:val="24"/>
                            <w:szCs w:val="24"/>
                          </w:rPr>
                        </w:pPr>
                        <w:r>
                          <w:t xml:space="preserve">Slika </w:t>
                        </w:r>
                        <w:r>
                          <w:fldChar w:fldCharType="begin"/>
                        </w:r>
                        <w:r>
                          <w:instrText xml:space="preserve"> SEQ Slika \* ARABIC </w:instrText>
                        </w:r>
                        <w:r>
                          <w:fldChar w:fldCharType="separate"/>
                        </w:r>
                        <w:r>
                          <w:rPr>
                            <w:noProof/>
                          </w:rPr>
                          <w:t>16</w:t>
                        </w:r>
                        <w:r>
                          <w:rPr>
                            <w:noProof/>
                          </w:rPr>
                          <w:fldChar w:fldCharType="end"/>
                        </w:r>
                        <w:r>
                          <w:t xml:space="preserve"> </w:t>
                        </w:r>
                        <w:r w:rsidRPr="00956968">
                          <w:t>OFPT_GET_CONFIG_REPLY / OFPT_SET_CONFIG</w:t>
                        </w:r>
                        <w:r>
                          <w:t xml:space="preserve"> unutar Wiresharka 1.6.7.</w:t>
                        </w:r>
                      </w:p>
                    </w:txbxContent>
                  </v:textbox>
                  <w10:wrap type="topAndBottom"/>
                </v:shape>
              </w:pict>
            </mc:Fallback>
          </mc:AlternateContent>
        </w:r>
        <w:r w:rsidR="009E1312" w:rsidRPr="00A3423B">
          <w:rPr>
            <w:sz w:val="24"/>
            <w:szCs w:val="24"/>
            <w:lang w:val="hr-HR"/>
          </w:rPr>
          <w:t>Poslan</w:t>
        </w:r>
        <w:r w:rsidR="009E1312">
          <w:rPr>
            <w:sz w:val="24"/>
            <w:szCs w:val="24"/>
            <w:lang w:val="hr-HR"/>
          </w:rPr>
          <w:t>a</w:t>
        </w:r>
      </w:ins>
      <w:commentRangeEnd w:id="1352"/>
      <w:ins w:id="1354" w:author="Ognjen" w:date="2017-01-17T17:50:00Z">
        <w:r w:rsidR="009E1312">
          <w:rPr>
            <w:rStyle w:val="CommentReference"/>
          </w:rPr>
          <w:commentReference w:id="1352"/>
        </w:r>
      </w:ins>
      <w:ins w:id="1355" w:author="Ognjen" w:date="2017-01-17T17:49:00Z">
        <w:r w:rsidR="009E1312" w:rsidRPr="00A3423B">
          <w:rPr>
            <w:sz w:val="24"/>
            <w:szCs w:val="24"/>
            <w:lang w:val="hr-HR"/>
          </w:rPr>
          <w:t xml:space="preserve"> </w:t>
        </w:r>
      </w:ins>
      <w:r w:rsidR="006601C6" w:rsidRPr="00A3423B">
        <w:rPr>
          <w:sz w:val="24"/>
          <w:szCs w:val="24"/>
          <w:lang w:val="hr-HR"/>
        </w:rPr>
        <w:t xml:space="preserve">od strane </w:t>
      </w:r>
      <w:del w:id="1356" w:author="Ognjen" w:date="2017-01-17T17:49:00Z">
        <w:r w:rsidR="006601C6" w:rsidRPr="00A3423B" w:rsidDel="009E1312">
          <w:rPr>
            <w:sz w:val="24"/>
            <w:szCs w:val="24"/>
            <w:lang w:val="hr-HR"/>
          </w:rPr>
          <w:delText xml:space="preserve">kontrolera </w:delText>
        </w:r>
      </w:del>
      <w:ins w:id="1357" w:author="Ognjen" w:date="2017-01-17T17:49:00Z">
        <w:r w:rsidR="009E1312">
          <w:rPr>
            <w:sz w:val="24"/>
            <w:szCs w:val="24"/>
            <w:lang w:val="hr-HR"/>
          </w:rPr>
          <w:t>SDNC-</w:t>
        </w:r>
      </w:ins>
      <w:ins w:id="1358" w:author="Ognjen" w:date="2017-01-17T17:50:00Z">
        <w:r w:rsidR="009E1312">
          <w:rPr>
            <w:sz w:val="24"/>
            <w:szCs w:val="24"/>
            <w:lang w:val="hr-HR"/>
          </w:rPr>
          <w:t>a</w:t>
        </w:r>
      </w:ins>
      <w:ins w:id="1359" w:author="Ognjen" w:date="2017-01-17T17:49:00Z">
        <w:r w:rsidR="009E1312" w:rsidRPr="00A3423B">
          <w:rPr>
            <w:sz w:val="24"/>
            <w:szCs w:val="24"/>
            <w:lang w:val="hr-HR"/>
          </w:rPr>
          <w:t xml:space="preserve"> </w:t>
        </w:r>
      </w:ins>
      <w:del w:id="1360" w:author="Ognjen" w:date="2017-01-17T17:49:00Z">
        <w:r w:rsidR="006601C6" w:rsidRPr="00A3423B" w:rsidDel="009E1312">
          <w:rPr>
            <w:sz w:val="24"/>
            <w:szCs w:val="24"/>
            <w:lang w:val="hr-HR"/>
          </w:rPr>
          <w:delText>komutatoru/</w:delText>
        </w:r>
      </w:del>
      <w:ins w:id="1361" w:author="Ognjen" w:date="2017-01-17T17:49:00Z">
        <w:r w:rsidR="009E1312">
          <w:rPr>
            <w:sz w:val="24"/>
            <w:szCs w:val="24"/>
            <w:lang w:val="hr-HR"/>
          </w:rPr>
          <w:t xml:space="preserve">mrežnom uređaju ili </w:t>
        </w:r>
      </w:ins>
      <w:del w:id="1362" w:author="Ognjen" w:date="2017-01-17T17:49:00Z">
        <w:r w:rsidR="006601C6" w:rsidRPr="00A3423B" w:rsidDel="009E1312">
          <w:rPr>
            <w:sz w:val="24"/>
            <w:szCs w:val="24"/>
            <w:lang w:val="hr-HR"/>
          </w:rPr>
          <w:delText xml:space="preserve">poslano </w:delText>
        </w:r>
      </w:del>
      <w:r w:rsidR="006601C6" w:rsidRPr="00A3423B">
        <w:rPr>
          <w:sz w:val="24"/>
          <w:szCs w:val="24"/>
          <w:lang w:val="hr-HR"/>
        </w:rPr>
        <w:t xml:space="preserve">od strane </w:t>
      </w:r>
      <w:ins w:id="1363" w:author="Ognjen" w:date="2017-01-17T17:49:00Z">
        <w:r w:rsidR="009E1312">
          <w:rPr>
            <w:sz w:val="24"/>
            <w:szCs w:val="24"/>
            <w:lang w:val="hr-HR"/>
          </w:rPr>
          <w:t>mrežno</w:t>
        </w:r>
      </w:ins>
      <w:ins w:id="1364" w:author="Ognjen" w:date="2017-01-17T17:50:00Z">
        <w:r w:rsidR="009E1312">
          <w:rPr>
            <w:sz w:val="24"/>
            <w:szCs w:val="24"/>
            <w:lang w:val="hr-HR"/>
          </w:rPr>
          <w:t>g</w:t>
        </w:r>
      </w:ins>
      <w:ins w:id="1365" w:author="Ognjen" w:date="2017-01-17T17:49:00Z">
        <w:r w:rsidR="009E1312">
          <w:rPr>
            <w:sz w:val="24"/>
            <w:szCs w:val="24"/>
            <w:lang w:val="hr-HR"/>
          </w:rPr>
          <w:t xml:space="preserve"> uređaj</w:t>
        </w:r>
      </w:ins>
      <w:ins w:id="1366" w:author="Ognjen" w:date="2017-01-17T17:50:00Z">
        <w:r w:rsidR="009E1312">
          <w:rPr>
            <w:sz w:val="24"/>
            <w:szCs w:val="24"/>
            <w:lang w:val="hr-HR"/>
          </w:rPr>
          <w:t>a</w:t>
        </w:r>
      </w:ins>
      <w:ins w:id="1367" w:author="Ognjen" w:date="2017-01-17T17:49:00Z">
        <w:r w:rsidR="009E1312">
          <w:rPr>
            <w:sz w:val="24"/>
            <w:szCs w:val="24"/>
            <w:lang w:val="hr-HR"/>
          </w:rPr>
          <w:t xml:space="preserve"> SDNC-u</w:t>
        </w:r>
      </w:ins>
      <w:ins w:id="1368" w:author="Ognjen" w:date="2017-01-17T17:50:00Z">
        <w:r w:rsidR="009E1312">
          <w:rPr>
            <w:sz w:val="24"/>
            <w:szCs w:val="24"/>
            <w:lang w:val="hr-HR"/>
          </w:rPr>
          <w:t xml:space="preserve"> (slika 16)</w:t>
        </w:r>
      </w:ins>
      <w:del w:id="1369" w:author="Ognjen" w:date="2017-01-17T17:49:00Z">
        <w:r w:rsidR="006601C6" w:rsidRPr="00A3423B" w:rsidDel="009E1312">
          <w:rPr>
            <w:sz w:val="24"/>
            <w:szCs w:val="24"/>
            <w:lang w:val="hr-HR"/>
          </w:rPr>
          <w:delText>komutatora kontroleru</w:delText>
        </w:r>
      </w:del>
      <w:r w:rsidR="006601C6" w:rsidRPr="00A3423B">
        <w:rPr>
          <w:sz w:val="24"/>
          <w:szCs w:val="24"/>
          <w:lang w:val="hr-HR"/>
        </w:rPr>
        <w:t xml:space="preserve">. Spada u skupinu poruka za konfiguraciju </w:t>
      </w:r>
      <w:del w:id="1370" w:author="Ognjen" w:date="2017-01-17T17:50:00Z">
        <w:r w:rsidR="006601C6" w:rsidRPr="00A3423B" w:rsidDel="009E1312">
          <w:rPr>
            <w:sz w:val="24"/>
            <w:szCs w:val="24"/>
            <w:lang w:val="hr-HR"/>
          </w:rPr>
          <w:delText>komutatora</w:delText>
        </w:r>
      </w:del>
      <w:ins w:id="1371" w:author="Ognjen" w:date="2017-01-17T17:50:00Z">
        <w:r w:rsidR="009E1312">
          <w:rPr>
            <w:sz w:val="24"/>
            <w:szCs w:val="24"/>
            <w:lang w:val="hr-HR"/>
          </w:rPr>
          <w:t>mrežnog uređaja</w:t>
        </w:r>
      </w:ins>
      <w:r w:rsidR="006601C6" w:rsidRPr="00A3423B">
        <w:rPr>
          <w:sz w:val="24"/>
          <w:szCs w:val="24"/>
          <w:lang w:val="hr-HR"/>
        </w:rPr>
        <w:t xml:space="preserve">. </w:t>
      </w:r>
    </w:p>
    <w:p w14:paraId="368FF135" w14:textId="77777777" w:rsidR="006601C6" w:rsidRPr="00A3423B" w:rsidRDefault="006601C6" w:rsidP="00937FA1">
      <w:pPr>
        <w:spacing w:line="360" w:lineRule="auto"/>
        <w:rPr>
          <w:sz w:val="24"/>
          <w:szCs w:val="24"/>
          <w:lang w:val="hr-HR"/>
        </w:rPr>
      </w:pPr>
      <w:r w:rsidRPr="00A3423B">
        <w:rPr>
          <w:sz w:val="24"/>
          <w:szCs w:val="24"/>
          <w:lang w:val="hr-HR"/>
        </w:rPr>
        <w:t>Struktura poruke:</w:t>
      </w:r>
    </w:p>
    <w:p w14:paraId="4B254044" w14:textId="74C252A3" w:rsidR="006601C6" w:rsidRPr="00A3423B" w:rsidRDefault="00617CEF" w:rsidP="00937FA1">
      <w:pPr>
        <w:widowControl/>
        <w:numPr>
          <w:ilvl w:val="0"/>
          <w:numId w:val="12"/>
        </w:numPr>
        <w:spacing w:line="360" w:lineRule="auto"/>
        <w:rPr>
          <w:sz w:val="24"/>
          <w:szCs w:val="24"/>
          <w:lang w:val="hr-HR"/>
        </w:rPr>
      </w:pPr>
      <w:del w:id="1372" w:author="Ognjen" w:date="2017-01-17T17:51:00Z">
        <w:r w:rsidDel="00747A53">
          <w:fldChar w:fldCharType="begin"/>
        </w:r>
        <w:r w:rsidDel="00747A53">
          <w:delInstrText xml:space="preserve"> HYPERLINK \l "_Zaglavlje" </w:delInstrText>
        </w:r>
        <w:r w:rsidDel="00747A53">
          <w:fldChar w:fldCharType="separate"/>
        </w:r>
        <w:r w:rsidR="006601C6" w:rsidRPr="00747A53" w:rsidDel="00747A53">
          <w:rPr>
            <w:rPrChange w:id="1373" w:author="Ognjen" w:date="2017-01-17T17:51:00Z">
              <w:rPr>
                <w:rStyle w:val="Hyperlink"/>
                <w:sz w:val="24"/>
                <w:szCs w:val="24"/>
                <w:lang w:val="hr-HR"/>
              </w:rPr>
            </w:rPrChange>
          </w:rPr>
          <w:delText>OpenFlow zaglavlje.</w:delText>
        </w:r>
        <w:r w:rsidDel="00747A53">
          <w:rPr>
            <w:rStyle w:val="Hyperlink"/>
            <w:sz w:val="24"/>
            <w:szCs w:val="24"/>
            <w:lang w:val="hr-HR"/>
          </w:rPr>
          <w:fldChar w:fldCharType="end"/>
        </w:r>
      </w:del>
      <w:ins w:id="1374" w:author="Ognjen" w:date="2017-01-17T17:51:00Z">
        <w:r w:rsidR="00747A53" w:rsidRPr="00747A53">
          <w:rPr>
            <w:rPrChange w:id="1375" w:author="Ognjen" w:date="2017-01-17T17:51:00Z">
              <w:rPr>
                <w:rStyle w:val="Hyperlink"/>
                <w:sz w:val="24"/>
                <w:szCs w:val="24"/>
                <w:lang w:val="hr-HR"/>
              </w:rPr>
            </w:rPrChange>
          </w:rPr>
          <w:t>OpenFlow zaglavlje</w:t>
        </w:r>
        <w:r w:rsidR="00747A53">
          <w:rPr>
            <w:sz w:val="24"/>
            <w:szCs w:val="24"/>
            <w:lang w:val="hr-HR"/>
          </w:rPr>
          <w:t>;</w:t>
        </w:r>
      </w:ins>
    </w:p>
    <w:p w14:paraId="6F1F4B83" w14:textId="2ED773D3" w:rsidR="006601C6" w:rsidRPr="00A3423B" w:rsidRDefault="006601C6" w:rsidP="00937FA1">
      <w:pPr>
        <w:pStyle w:val="ListParagraph"/>
        <w:numPr>
          <w:ilvl w:val="0"/>
          <w:numId w:val="12"/>
        </w:numPr>
        <w:spacing w:line="360" w:lineRule="auto"/>
        <w:rPr>
          <w:rFonts w:ascii="Times New Roman" w:hAnsi="Times New Roman" w:cs="Times New Roman"/>
          <w:sz w:val="24"/>
          <w:szCs w:val="24"/>
        </w:rPr>
      </w:pPr>
      <w:del w:id="1376" w:author="Ognjen" w:date="2017-01-17T17:52:00Z">
        <w:r w:rsidRPr="00A3423B" w:rsidDel="00747A53">
          <w:rPr>
            <w:rFonts w:ascii="Times New Roman" w:hAnsi="Times New Roman" w:cs="Times New Roman"/>
            <w:sz w:val="24"/>
            <w:szCs w:val="24"/>
          </w:rPr>
          <w:delText xml:space="preserve">Zastavice </w:delText>
        </w:r>
      </w:del>
      <w:ins w:id="1377" w:author="Ognjen" w:date="2017-01-17T17:52:00Z">
        <w:r w:rsidR="00747A53">
          <w:rPr>
            <w:rFonts w:ascii="Times New Roman" w:hAnsi="Times New Roman" w:cs="Times New Roman"/>
            <w:sz w:val="24"/>
            <w:szCs w:val="24"/>
          </w:rPr>
          <w:t>z</w:t>
        </w:r>
        <w:r w:rsidR="00747A53" w:rsidRPr="00A3423B">
          <w:rPr>
            <w:rFonts w:ascii="Times New Roman" w:hAnsi="Times New Roman" w:cs="Times New Roman"/>
            <w:sz w:val="24"/>
            <w:szCs w:val="24"/>
          </w:rPr>
          <w:t xml:space="preserve">astavice </w:t>
        </w:r>
        <w:r w:rsidR="00747A53">
          <w:rPr>
            <w:rFonts w:ascii="Times New Roman" w:hAnsi="Times New Roman" w:cs="Times New Roman"/>
            <w:sz w:val="24"/>
            <w:szCs w:val="24"/>
          </w:rPr>
          <w:t xml:space="preserve">(„Flags“) </w:t>
        </w:r>
      </w:ins>
      <w:r w:rsidRPr="00A3423B">
        <w:rPr>
          <w:rFonts w:ascii="Times New Roman" w:hAnsi="Times New Roman" w:cs="Times New Roman"/>
          <w:sz w:val="24"/>
          <w:szCs w:val="24"/>
        </w:rPr>
        <w:t xml:space="preserve">koje određuju treba li IP fragmente tretirati normalno, odbaciti ili </w:t>
      </w:r>
      <w:del w:id="1378" w:author="Ognjen" w:date="2017-01-17T17:52:00Z">
        <w:r w:rsidRPr="00A3423B" w:rsidDel="00747A53">
          <w:rPr>
            <w:rFonts w:ascii="Times New Roman" w:hAnsi="Times New Roman" w:cs="Times New Roman"/>
            <w:sz w:val="24"/>
            <w:szCs w:val="24"/>
          </w:rPr>
          <w:delText>reasemblirati</w:delText>
        </w:r>
      </w:del>
      <w:ins w:id="1379" w:author="Ognjen" w:date="2017-01-17T17:52:00Z">
        <w:r w:rsidR="00747A53">
          <w:rPr>
            <w:rFonts w:ascii="Times New Roman" w:hAnsi="Times New Roman" w:cs="Times New Roman"/>
            <w:sz w:val="24"/>
            <w:szCs w:val="24"/>
          </w:rPr>
          <w:t>defragmentirati</w:t>
        </w:r>
      </w:ins>
      <w:del w:id="1380" w:author="Ognjen" w:date="2017-01-17T17:52:00Z">
        <w:r w:rsidRPr="00A3423B" w:rsidDel="00747A53">
          <w:rPr>
            <w:rFonts w:ascii="Times New Roman" w:hAnsi="Times New Roman" w:cs="Times New Roman"/>
            <w:sz w:val="24"/>
            <w:szCs w:val="24"/>
          </w:rPr>
          <w:delText>.</w:delText>
        </w:r>
      </w:del>
      <w:ins w:id="1381" w:author="Ognjen" w:date="2017-01-17T17:52:00Z">
        <w:r w:rsidR="00747A53">
          <w:rPr>
            <w:rFonts w:ascii="Times New Roman" w:hAnsi="Times New Roman" w:cs="Times New Roman"/>
            <w:sz w:val="24"/>
            <w:szCs w:val="24"/>
          </w:rPr>
          <w:t>;</w:t>
        </w:r>
      </w:ins>
    </w:p>
    <w:p w14:paraId="1EA0E67D" w14:textId="3468A101" w:rsidR="006601C6" w:rsidRPr="00A3423B" w:rsidRDefault="00747A53" w:rsidP="00937FA1">
      <w:pPr>
        <w:pStyle w:val="ListParagraph"/>
        <w:numPr>
          <w:ilvl w:val="0"/>
          <w:numId w:val="12"/>
        </w:numPr>
        <w:spacing w:line="360" w:lineRule="auto"/>
        <w:rPr>
          <w:rFonts w:ascii="Times New Roman" w:hAnsi="Times New Roman" w:cs="Times New Roman"/>
          <w:sz w:val="24"/>
          <w:szCs w:val="24"/>
        </w:rPr>
      </w:pPr>
      <w:ins w:id="1382" w:author="Ognjen" w:date="2017-01-17T17:52:00Z">
        <w:r>
          <w:rPr>
            <w:rFonts w:ascii="Times New Roman" w:hAnsi="Times New Roman" w:cs="Times New Roman"/>
            <w:sz w:val="24"/>
            <w:szCs w:val="24"/>
          </w:rPr>
          <w:t xml:space="preserve">„Max Bytes“ </w:t>
        </w:r>
      </w:ins>
      <w:del w:id="1383" w:author="Ognjen" w:date="2017-01-17T17:52:00Z">
        <w:r w:rsidR="006601C6" w:rsidRPr="00A3423B" w:rsidDel="00747A53">
          <w:rPr>
            <w:rFonts w:ascii="Times New Roman" w:hAnsi="Times New Roman" w:cs="Times New Roman"/>
            <w:sz w:val="24"/>
            <w:szCs w:val="24"/>
          </w:rPr>
          <w:delText xml:space="preserve">Definira </w:delText>
        </w:r>
      </w:del>
      <w:ins w:id="1384" w:author="Ognjen" w:date="2017-01-17T17:52:00Z">
        <w:r>
          <w:rPr>
            <w:rFonts w:ascii="Times New Roman" w:hAnsi="Times New Roman" w:cs="Times New Roman"/>
            <w:sz w:val="24"/>
            <w:szCs w:val="24"/>
          </w:rPr>
          <w:t>d</w:t>
        </w:r>
        <w:r w:rsidRPr="00A3423B">
          <w:rPr>
            <w:rFonts w:ascii="Times New Roman" w:hAnsi="Times New Roman" w:cs="Times New Roman"/>
            <w:sz w:val="24"/>
            <w:szCs w:val="24"/>
          </w:rPr>
          <w:t xml:space="preserve">efinira </w:t>
        </w:r>
      </w:ins>
      <w:r w:rsidR="006601C6" w:rsidRPr="00A3423B">
        <w:rPr>
          <w:rFonts w:ascii="Times New Roman" w:hAnsi="Times New Roman" w:cs="Times New Roman"/>
          <w:sz w:val="24"/>
          <w:szCs w:val="24"/>
        </w:rPr>
        <w:t xml:space="preserve">broj </w:t>
      </w:r>
      <w:del w:id="1385" w:author="Ognjen" w:date="2017-01-17T17:52:00Z">
        <w:r w:rsidR="006601C6" w:rsidRPr="00A3423B" w:rsidDel="00747A53">
          <w:rPr>
            <w:rFonts w:ascii="Times New Roman" w:hAnsi="Times New Roman" w:cs="Times New Roman"/>
            <w:sz w:val="24"/>
            <w:szCs w:val="24"/>
          </w:rPr>
          <w:delText xml:space="preserve">bajtova </w:delText>
        </w:r>
      </w:del>
      <w:ins w:id="1386" w:author="Ognjen" w:date="2017-01-17T17:52:00Z">
        <w:r>
          <w:rPr>
            <w:rFonts w:ascii="Times New Roman" w:hAnsi="Times New Roman" w:cs="Times New Roman"/>
            <w:sz w:val="24"/>
            <w:szCs w:val="24"/>
          </w:rPr>
          <w:t>okteta</w:t>
        </w:r>
        <w:r w:rsidRPr="00A3423B">
          <w:rPr>
            <w:rFonts w:ascii="Times New Roman" w:hAnsi="Times New Roman" w:cs="Times New Roman"/>
            <w:sz w:val="24"/>
            <w:szCs w:val="24"/>
          </w:rPr>
          <w:t xml:space="preserve"> </w:t>
        </w:r>
      </w:ins>
      <w:r w:rsidR="006601C6" w:rsidRPr="00A3423B">
        <w:rPr>
          <w:rFonts w:ascii="Times New Roman" w:hAnsi="Times New Roman" w:cs="Times New Roman"/>
          <w:sz w:val="24"/>
          <w:szCs w:val="24"/>
        </w:rPr>
        <w:t>svakog paketa poslanog kontroleru koji su „pogodili“ ili „promašili“ tablicu toka, a imali su kontroler kao destinaciju.</w:t>
      </w:r>
    </w:p>
    <w:p w14:paraId="1DB713AB" w14:textId="77777777" w:rsidR="00E74EB4" w:rsidRPr="00A3423B" w:rsidRDefault="00E74EB4" w:rsidP="00937FA1">
      <w:pPr>
        <w:widowControl/>
        <w:spacing w:line="360" w:lineRule="auto"/>
        <w:rPr>
          <w:sz w:val="24"/>
          <w:szCs w:val="24"/>
          <w:lang w:val="hr-HR"/>
        </w:rPr>
      </w:pPr>
      <w:r w:rsidRPr="00A3423B">
        <w:rPr>
          <w:sz w:val="24"/>
          <w:szCs w:val="24"/>
          <w:lang w:val="hr-HR"/>
        </w:rPr>
        <w:br w:type="page"/>
      </w:r>
    </w:p>
    <w:p w14:paraId="137A3AD3" w14:textId="77777777" w:rsidR="00E74EB4" w:rsidRPr="00A3423B" w:rsidRDefault="00E74EB4" w:rsidP="00937FA1">
      <w:pPr>
        <w:spacing w:line="360" w:lineRule="auto"/>
        <w:ind w:left="360"/>
        <w:rPr>
          <w:sz w:val="24"/>
          <w:szCs w:val="24"/>
          <w:lang w:val="hr-HR"/>
        </w:rPr>
      </w:pPr>
    </w:p>
    <w:p w14:paraId="532F70DD" w14:textId="22DE47E4" w:rsidR="006601C6" w:rsidRPr="00A3423B" w:rsidRDefault="00684311" w:rsidP="00937FA1">
      <w:pPr>
        <w:pStyle w:val="Heading2"/>
        <w:spacing w:line="360" w:lineRule="auto"/>
        <w:rPr>
          <w:rFonts w:cs="Arial"/>
          <w:sz w:val="24"/>
          <w:szCs w:val="24"/>
          <w:lang w:val="hr-HR"/>
        </w:rPr>
      </w:pPr>
      <w:bookmarkStart w:id="1387" w:name="_Toc472077982"/>
      <w:ins w:id="1388" w:author="Ognjen" w:date="2017-01-17T17:53:00Z">
        <w:r>
          <w:rPr>
            <w:rFonts w:cs="Arial"/>
            <w:sz w:val="24"/>
            <w:szCs w:val="24"/>
            <w:lang w:val="hr-HR"/>
          </w:rPr>
          <w:t xml:space="preserve">Poruka </w:t>
        </w:r>
      </w:ins>
      <w:r w:rsidR="006601C6" w:rsidRPr="00A3423B">
        <w:rPr>
          <w:rFonts w:cs="Arial"/>
          <w:sz w:val="24"/>
          <w:szCs w:val="24"/>
          <w:lang w:val="hr-HR"/>
        </w:rPr>
        <w:t>OFPT_FLOW_MOD</w:t>
      </w:r>
      <w:bookmarkEnd w:id="1387"/>
    </w:p>
    <w:p w14:paraId="5E09C1AC" w14:textId="115D831D" w:rsidR="006601C6" w:rsidRPr="00A3423B" w:rsidRDefault="00B17402" w:rsidP="00937FA1">
      <w:pPr>
        <w:spacing w:line="360" w:lineRule="auto"/>
        <w:jc w:val="both"/>
        <w:rPr>
          <w:rFonts w:eastAsiaTheme="majorEastAsia"/>
          <w:color w:val="2F5496" w:themeColor="accent1" w:themeShade="BF"/>
          <w:sz w:val="24"/>
          <w:szCs w:val="24"/>
          <w:lang w:val="hr-HR"/>
        </w:rPr>
      </w:pPr>
      <w:r>
        <w:rPr>
          <w:sz w:val="24"/>
          <w:szCs w:val="24"/>
          <w:lang w:val="hr-HR"/>
        </w:rPr>
        <w:t>Poruka namjenjena za konfiguriranje tablice</w:t>
      </w:r>
      <w:bookmarkStart w:id="1389" w:name="_GoBack"/>
      <w:bookmarkEnd w:id="1389"/>
      <w:r>
        <w:rPr>
          <w:sz w:val="24"/>
          <w:szCs w:val="24"/>
          <w:lang w:val="hr-HR"/>
        </w:rPr>
        <w:t xml:space="preserve"> toka.</w:t>
      </w:r>
      <w:r w:rsidR="000D5991">
        <w:rPr>
          <w:sz w:val="24"/>
          <w:szCs w:val="24"/>
          <w:lang w:val="hr-HR"/>
        </w:rPr>
        <w:tab/>
      </w:r>
      <w:commentRangeStart w:id="1390"/>
      <w:r w:rsidR="006601C6" w:rsidRPr="00A3423B">
        <w:rPr>
          <w:sz w:val="24"/>
          <w:szCs w:val="24"/>
          <w:lang w:val="hr-HR"/>
        </w:rPr>
        <w:t xml:space="preserve">Spada u naredbene poruke </w:t>
      </w:r>
      <w:ins w:id="1391" w:author="Ognjen" w:date="2017-01-17T18:25:00Z">
        <w:r w:rsidR="002F39B3">
          <w:rPr>
            <w:sz w:val="24"/>
            <w:szCs w:val="24"/>
            <w:lang w:val="hr-HR"/>
          </w:rPr>
          <w:t xml:space="preserve">SDN </w:t>
        </w:r>
      </w:ins>
      <w:r w:rsidR="00873D98" w:rsidRPr="00A3423B">
        <w:rPr>
          <w:sz w:val="24"/>
          <w:szCs w:val="24"/>
          <w:lang w:val="hr-HR"/>
        </w:rPr>
        <w:t>upravljačkog uređaja</w:t>
      </w:r>
      <w:commentRangeEnd w:id="1390"/>
      <w:r w:rsidR="002F39B3">
        <w:rPr>
          <w:rStyle w:val="CommentReference"/>
        </w:rPr>
        <w:commentReference w:id="1390"/>
      </w:r>
      <w:r w:rsidR="006601C6" w:rsidRPr="00A3423B">
        <w:rPr>
          <w:sz w:val="24"/>
          <w:szCs w:val="24"/>
          <w:lang w:val="hr-HR"/>
        </w:rPr>
        <w:t xml:space="preserve">. </w:t>
      </w:r>
      <w:del w:id="1392" w:author="Ognjen" w:date="2017-01-17T18:25:00Z">
        <w:r w:rsidR="00180E18" w:rsidRPr="00A3423B" w:rsidDel="002F39B3">
          <w:rPr>
            <w:sz w:val="24"/>
            <w:szCs w:val="24"/>
            <w:lang w:val="hr-HR"/>
          </w:rPr>
          <w:delText xml:space="preserve">Parsiranje </w:delText>
        </w:r>
      </w:del>
      <w:ins w:id="1393" w:author="Ognjen" w:date="2017-01-17T18:25:00Z">
        <w:r w:rsidR="002F39B3">
          <w:rPr>
            <w:sz w:val="24"/>
            <w:szCs w:val="24"/>
            <w:lang w:val="hr-HR"/>
          </w:rPr>
          <w:t>Raščlanjivanje</w:t>
        </w:r>
        <w:r w:rsidR="002F39B3" w:rsidRPr="00A3423B">
          <w:rPr>
            <w:sz w:val="24"/>
            <w:szCs w:val="24"/>
            <w:lang w:val="hr-HR"/>
          </w:rPr>
          <w:t xml:space="preserve"> </w:t>
        </w:r>
      </w:ins>
      <w:r w:rsidR="00180E18" w:rsidRPr="00A3423B">
        <w:rPr>
          <w:sz w:val="24"/>
          <w:szCs w:val="24"/>
          <w:lang w:val="hr-HR"/>
        </w:rPr>
        <w:t xml:space="preserve">poruke bitno se razlikuje kad je </w:t>
      </w:r>
      <w:ins w:id="1394" w:author="Ognjen" w:date="2017-01-17T18:27:00Z">
        <w:r w:rsidR="00FD2D14">
          <w:rPr>
            <w:sz w:val="24"/>
            <w:szCs w:val="24"/>
            <w:lang w:val="hr-HR"/>
          </w:rPr>
          <w:t xml:space="preserve">ta poruka prikazana u različitim verzijama alata </w:t>
        </w:r>
      </w:ins>
      <w:r w:rsidR="00180E18" w:rsidRPr="00A3423B">
        <w:rPr>
          <w:sz w:val="24"/>
          <w:szCs w:val="24"/>
          <w:lang w:val="hr-HR"/>
        </w:rPr>
        <w:t>Wireshark</w:t>
      </w:r>
      <w:ins w:id="1395" w:author="Ognjen" w:date="2017-01-17T18:28:00Z">
        <w:r w:rsidR="00FD2D14">
          <w:rPr>
            <w:sz w:val="24"/>
            <w:szCs w:val="24"/>
            <w:lang w:val="hr-HR"/>
          </w:rPr>
          <w:t>.</w:t>
        </w:r>
      </w:ins>
      <w:r w:rsidR="00180E18" w:rsidRPr="00A3423B">
        <w:rPr>
          <w:sz w:val="24"/>
          <w:szCs w:val="24"/>
          <w:lang w:val="hr-HR"/>
        </w:rPr>
        <w:t xml:space="preserve"> </w:t>
      </w:r>
      <w:ins w:id="1396" w:author="Ognjen" w:date="2017-01-17T18:28:00Z">
        <w:r w:rsidR="00FD2D14">
          <w:rPr>
            <w:sz w:val="24"/>
            <w:szCs w:val="24"/>
            <w:lang w:val="hr-HR"/>
          </w:rPr>
          <w:t xml:space="preserve">U nastavku će biti analizirana ta poruka </w:t>
        </w:r>
      </w:ins>
      <w:del w:id="1397" w:author="Ognjen" w:date="2017-01-17T18:35:00Z">
        <w:r w:rsidR="00180E18" w:rsidRPr="00A3423B" w:rsidDel="00DA285E">
          <w:rPr>
            <w:i/>
            <w:sz w:val="24"/>
            <w:szCs w:val="24"/>
            <w:lang w:val="hr-HR"/>
          </w:rPr>
          <w:delText>screenshot</w:delText>
        </w:r>
        <w:r w:rsidR="00180E18" w:rsidRPr="00A3423B" w:rsidDel="00DA285E">
          <w:rPr>
            <w:sz w:val="24"/>
            <w:szCs w:val="24"/>
            <w:lang w:val="hr-HR"/>
          </w:rPr>
          <w:delText xml:space="preserve"> mreže otvoren u novijim verzijama</w:delText>
        </w:r>
      </w:del>
      <w:ins w:id="1398" w:author="Ognjen" w:date="2017-01-17T18:35:00Z">
        <w:r w:rsidR="00DA285E" w:rsidRPr="00DA285E">
          <w:rPr>
            <w:sz w:val="24"/>
            <w:szCs w:val="24"/>
            <w:lang w:val="hr-HR"/>
          </w:rPr>
          <w:t>kad je prikazana</w:t>
        </w:r>
      </w:ins>
      <w:r w:rsidR="00180E18" w:rsidRPr="00A3423B">
        <w:rPr>
          <w:sz w:val="24"/>
          <w:szCs w:val="24"/>
          <w:lang w:val="hr-HR"/>
        </w:rPr>
        <w:t xml:space="preserve"> </w:t>
      </w:r>
      <w:ins w:id="1399" w:author="Ognjen" w:date="2017-01-17T18:35:00Z">
        <w:r w:rsidR="00DA285E">
          <w:rPr>
            <w:sz w:val="24"/>
            <w:szCs w:val="24"/>
            <w:lang w:val="hr-HR"/>
          </w:rPr>
          <w:t xml:space="preserve">alatom </w:t>
        </w:r>
      </w:ins>
      <w:r w:rsidR="00180E18" w:rsidRPr="00A3423B">
        <w:rPr>
          <w:sz w:val="24"/>
          <w:szCs w:val="24"/>
          <w:lang w:val="hr-HR"/>
        </w:rPr>
        <w:t>Wireshark</w:t>
      </w:r>
      <w:del w:id="1400" w:author="Ognjen" w:date="2017-01-17T18:35:00Z">
        <w:r w:rsidR="00180E18" w:rsidRPr="00A3423B" w:rsidDel="00DA285E">
          <w:rPr>
            <w:sz w:val="24"/>
            <w:szCs w:val="24"/>
            <w:lang w:val="hr-HR"/>
          </w:rPr>
          <w:delText>a</w:delText>
        </w:r>
      </w:del>
      <w:ins w:id="1401" w:author="Ognjen" w:date="2017-01-17T18:35:00Z">
        <w:r w:rsidR="00DA285E">
          <w:rPr>
            <w:sz w:val="24"/>
            <w:szCs w:val="24"/>
            <w:lang w:val="hr-HR"/>
          </w:rPr>
          <w:t xml:space="preserve"> verzije 2.2.3,</w:t>
        </w:r>
      </w:ins>
      <w:r w:rsidR="00180E18" w:rsidRPr="00A3423B">
        <w:rPr>
          <w:sz w:val="24"/>
          <w:szCs w:val="24"/>
          <w:lang w:val="hr-HR"/>
        </w:rPr>
        <w:t xml:space="preserve"> koj</w:t>
      </w:r>
      <w:del w:id="1402" w:author="Ognjen" w:date="2017-01-17T18:35:00Z">
        <w:r w:rsidR="00180E18" w:rsidRPr="00A3423B" w:rsidDel="00DA285E">
          <w:rPr>
            <w:sz w:val="24"/>
            <w:szCs w:val="24"/>
            <w:lang w:val="hr-HR"/>
          </w:rPr>
          <w:delText>e</w:delText>
        </w:r>
      </w:del>
      <w:ins w:id="1403" w:author="Ognjen" w:date="2017-01-17T18:35:00Z">
        <w:r w:rsidR="00DA285E">
          <w:rPr>
            <w:sz w:val="24"/>
            <w:szCs w:val="24"/>
            <w:lang w:val="hr-HR"/>
          </w:rPr>
          <w:t>a</w:t>
        </w:r>
      </w:ins>
      <w:r w:rsidR="00180E18" w:rsidRPr="00A3423B">
        <w:rPr>
          <w:sz w:val="24"/>
          <w:szCs w:val="24"/>
          <w:lang w:val="hr-HR"/>
        </w:rPr>
        <w:t xml:space="preserve"> ima</w:t>
      </w:r>
      <w:del w:id="1404" w:author="Ognjen" w:date="2017-01-17T18:35:00Z">
        <w:r w:rsidR="00180E18" w:rsidRPr="00A3423B" w:rsidDel="00DA285E">
          <w:rPr>
            <w:sz w:val="24"/>
            <w:szCs w:val="24"/>
            <w:lang w:val="hr-HR"/>
          </w:rPr>
          <w:delText>ju</w:delText>
        </w:r>
      </w:del>
      <w:r w:rsidR="00180E18" w:rsidRPr="00A3423B">
        <w:rPr>
          <w:sz w:val="24"/>
          <w:szCs w:val="24"/>
          <w:lang w:val="hr-HR"/>
        </w:rPr>
        <w:t xml:space="preserve"> djelomičnu podršku za </w:t>
      </w:r>
      <w:del w:id="1405" w:author="Ognjen" w:date="2017-01-17T18:35:00Z">
        <w:r w:rsidR="00180E18" w:rsidRPr="00A3423B" w:rsidDel="00DA285E">
          <w:rPr>
            <w:sz w:val="24"/>
            <w:szCs w:val="24"/>
            <w:lang w:val="hr-HR"/>
          </w:rPr>
          <w:delText xml:space="preserve">parsiranje </w:delText>
        </w:r>
      </w:del>
      <w:ins w:id="1406" w:author="Ognjen" w:date="2017-01-17T18:35:00Z">
        <w:r w:rsidR="00DA285E">
          <w:rPr>
            <w:sz w:val="24"/>
            <w:szCs w:val="24"/>
            <w:lang w:val="hr-HR"/>
          </w:rPr>
          <w:t>raščlanjivanje</w:t>
        </w:r>
        <w:r w:rsidR="00DA285E" w:rsidRPr="00A3423B">
          <w:rPr>
            <w:sz w:val="24"/>
            <w:szCs w:val="24"/>
            <w:lang w:val="hr-HR"/>
          </w:rPr>
          <w:t xml:space="preserve"> </w:t>
        </w:r>
      </w:ins>
      <w:r w:rsidR="00180E18" w:rsidRPr="00A3423B">
        <w:rPr>
          <w:sz w:val="24"/>
          <w:szCs w:val="24"/>
          <w:lang w:val="hr-HR"/>
        </w:rPr>
        <w:t>OpenFlow poruka verzije 1.0</w:t>
      </w:r>
      <w:ins w:id="1407" w:author="Ognjen" w:date="2017-01-17T18:36:00Z">
        <w:r w:rsidR="00DA285E">
          <w:rPr>
            <w:sz w:val="24"/>
            <w:szCs w:val="24"/>
            <w:lang w:val="hr-HR"/>
          </w:rPr>
          <w:t>,</w:t>
        </w:r>
      </w:ins>
      <w:r w:rsidR="00180E18" w:rsidRPr="00A3423B">
        <w:rPr>
          <w:sz w:val="24"/>
          <w:szCs w:val="24"/>
          <w:lang w:val="hr-HR"/>
        </w:rPr>
        <w:t xml:space="preserve"> u odnosu na to kad je </w:t>
      </w:r>
      <w:del w:id="1408" w:author="Ognjen" w:date="2017-01-17T18:36:00Z">
        <w:r w:rsidR="00180E18" w:rsidRPr="00A3423B" w:rsidDel="00DA285E">
          <w:rPr>
            <w:sz w:val="24"/>
            <w:szCs w:val="24"/>
            <w:lang w:val="hr-HR"/>
          </w:rPr>
          <w:delText xml:space="preserve">isti </w:delText>
        </w:r>
      </w:del>
      <w:ins w:id="1409" w:author="Ognjen" w:date="2017-01-17T18:36:00Z">
        <w:r w:rsidR="00DA285E" w:rsidRPr="00A3423B">
          <w:rPr>
            <w:sz w:val="24"/>
            <w:szCs w:val="24"/>
            <w:lang w:val="hr-HR"/>
          </w:rPr>
          <w:t>ist</w:t>
        </w:r>
        <w:r w:rsidR="00DA285E">
          <w:rPr>
            <w:sz w:val="24"/>
            <w:szCs w:val="24"/>
            <w:lang w:val="hr-HR"/>
          </w:rPr>
          <w:t>a</w:t>
        </w:r>
        <w:r w:rsidR="00DA285E" w:rsidRPr="00A3423B">
          <w:rPr>
            <w:sz w:val="24"/>
            <w:szCs w:val="24"/>
            <w:lang w:val="hr-HR"/>
          </w:rPr>
          <w:t xml:space="preserve"> </w:t>
        </w:r>
      </w:ins>
      <w:del w:id="1410" w:author="Ognjen" w:date="2017-01-17T18:36:00Z">
        <w:r w:rsidR="00180E18" w:rsidRPr="00A3423B" w:rsidDel="00DA285E">
          <w:rPr>
            <w:i/>
            <w:sz w:val="24"/>
            <w:szCs w:val="24"/>
            <w:lang w:val="hr-HR"/>
          </w:rPr>
          <w:delText>screenshot</w:delText>
        </w:r>
        <w:r w:rsidR="00180E18" w:rsidRPr="00A3423B" w:rsidDel="00DA285E">
          <w:rPr>
            <w:sz w:val="24"/>
            <w:szCs w:val="24"/>
            <w:lang w:val="hr-HR"/>
          </w:rPr>
          <w:delText xml:space="preserve"> otvoren</w:delText>
        </w:r>
      </w:del>
      <w:ins w:id="1411" w:author="Ognjen" w:date="2017-01-17T18:36:00Z">
        <w:r w:rsidR="00DA285E" w:rsidRPr="00DA285E">
          <w:rPr>
            <w:sz w:val="24"/>
            <w:szCs w:val="24"/>
            <w:lang w:val="hr-HR"/>
          </w:rPr>
          <w:t xml:space="preserve">poruka </w:t>
        </w:r>
        <w:r w:rsidR="00DA285E">
          <w:rPr>
            <w:sz w:val="24"/>
            <w:szCs w:val="24"/>
            <w:lang w:val="hr-HR"/>
          </w:rPr>
          <w:t>prikazana</w:t>
        </w:r>
      </w:ins>
      <w:r w:rsidR="00180E18" w:rsidRPr="00A3423B">
        <w:rPr>
          <w:sz w:val="24"/>
          <w:szCs w:val="24"/>
          <w:lang w:val="hr-HR"/>
        </w:rPr>
        <w:t xml:space="preserve"> u </w:t>
      </w:r>
      <w:ins w:id="1412" w:author="Ognjen" w:date="2017-01-17T18:36:00Z">
        <w:r w:rsidR="00DA285E">
          <w:rPr>
            <w:sz w:val="24"/>
            <w:szCs w:val="24"/>
            <w:lang w:val="hr-HR"/>
          </w:rPr>
          <w:t xml:space="preserve">alatu </w:t>
        </w:r>
      </w:ins>
      <w:r w:rsidR="00180E18" w:rsidRPr="00A3423B">
        <w:rPr>
          <w:sz w:val="24"/>
          <w:szCs w:val="24"/>
          <w:lang w:val="hr-HR"/>
        </w:rPr>
        <w:t>Wireshark</w:t>
      </w:r>
      <w:del w:id="1413" w:author="Ognjen" w:date="2017-01-17T18:36:00Z">
        <w:r w:rsidR="00180E18" w:rsidRPr="00A3423B" w:rsidDel="00DA285E">
          <w:rPr>
            <w:sz w:val="24"/>
            <w:szCs w:val="24"/>
            <w:lang w:val="hr-HR"/>
          </w:rPr>
          <w:delText>u</w:delText>
        </w:r>
      </w:del>
      <w:r w:rsidR="00180E18" w:rsidRPr="00A3423B">
        <w:rPr>
          <w:sz w:val="24"/>
          <w:szCs w:val="24"/>
          <w:lang w:val="hr-HR"/>
        </w:rPr>
        <w:t xml:space="preserve"> </w:t>
      </w:r>
      <w:ins w:id="1414" w:author="Ognjen" w:date="2017-01-17T18:36:00Z">
        <w:r w:rsidR="00DA285E">
          <w:rPr>
            <w:sz w:val="24"/>
            <w:szCs w:val="24"/>
            <w:lang w:val="hr-HR"/>
          </w:rPr>
          <w:t xml:space="preserve">verzije </w:t>
        </w:r>
      </w:ins>
      <w:r w:rsidR="00180E18" w:rsidRPr="00A3423B">
        <w:rPr>
          <w:sz w:val="24"/>
          <w:szCs w:val="24"/>
          <w:lang w:val="hr-HR"/>
        </w:rPr>
        <w:t>1.6.7</w:t>
      </w:r>
      <w:ins w:id="1415" w:author="Ognjen" w:date="2017-01-17T18:36:00Z">
        <w:r w:rsidR="00DA285E">
          <w:rPr>
            <w:sz w:val="24"/>
            <w:szCs w:val="24"/>
            <w:lang w:val="hr-HR"/>
          </w:rPr>
          <w:t>,</w:t>
        </w:r>
      </w:ins>
      <w:r w:rsidR="00180E18" w:rsidRPr="00A3423B">
        <w:rPr>
          <w:sz w:val="24"/>
          <w:szCs w:val="24"/>
          <w:lang w:val="hr-HR"/>
        </w:rPr>
        <w:t xml:space="preserve"> s instaliranim OpenFlow </w:t>
      </w:r>
      <w:del w:id="1416" w:author="Ognjen" w:date="2017-01-17T18:37:00Z">
        <w:r w:rsidR="00180E18" w:rsidRPr="00A3423B" w:rsidDel="004D7796">
          <w:rPr>
            <w:i/>
            <w:sz w:val="24"/>
            <w:szCs w:val="24"/>
            <w:lang w:val="hr-HR"/>
          </w:rPr>
          <w:delText>dissector</w:delText>
        </w:r>
        <w:r w:rsidR="00180E18" w:rsidRPr="00A3423B" w:rsidDel="004D7796">
          <w:rPr>
            <w:sz w:val="24"/>
            <w:szCs w:val="24"/>
            <w:lang w:val="hr-HR"/>
          </w:rPr>
          <w:delText>-om</w:delText>
        </w:r>
      </w:del>
      <w:ins w:id="1417" w:author="Ognjen" w:date="2017-01-17T18:37:00Z">
        <w:r w:rsidR="004D7796" w:rsidRPr="004D7796">
          <w:rPr>
            <w:sz w:val="24"/>
            <w:szCs w:val="24"/>
            <w:lang w:val="hr-HR"/>
          </w:rPr>
          <w:t>dodatkom</w:t>
        </w:r>
      </w:ins>
      <w:del w:id="1418" w:author="Ognjen" w:date="2017-01-17T18:37:00Z">
        <w:r w:rsidR="00180E18" w:rsidRPr="00A3423B" w:rsidDel="004D7796">
          <w:rPr>
            <w:sz w:val="24"/>
            <w:szCs w:val="24"/>
            <w:lang w:val="hr-HR"/>
          </w:rPr>
          <w:delText xml:space="preserve"> na računalu u labor</w:delText>
        </w:r>
        <w:r w:rsidR="00E744EF" w:rsidRPr="00A3423B" w:rsidDel="004D7796">
          <w:rPr>
            <w:sz w:val="24"/>
            <w:szCs w:val="24"/>
            <w:lang w:val="hr-HR"/>
          </w:rPr>
          <w:delText>atorijskom okruženju</w:delText>
        </w:r>
      </w:del>
      <w:r w:rsidR="00E744EF" w:rsidRPr="00A3423B">
        <w:rPr>
          <w:sz w:val="24"/>
          <w:szCs w:val="24"/>
          <w:lang w:val="hr-HR"/>
        </w:rPr>
        <w:t>. Zbog toga su</w:t>
      </w:r>
      <w:r w:rsidR="00180E18" w:rsidRPr="00A3423B">
        <w:rPr>
          <w:sz w:val="24"/>
          <w:szCs w:val="24"/>
          <w:lang w:val="hr-HR"/>
        </w:rPr>
        <w:t xml:space="preserve"> iznesene </w:t>
      </w:r>
      <w:del w:id="1419" w:author="Ognjen" w:date="2017-01-17T18:37:00Z">
        <w:r w:rsidR="00180E18" w:rsidRPr="00A3423B" w:rsidDel="004D7796">
          <w:rPr>
            <w:sz w:val="24"/>
            <w:szCs w:val="24"/>
            <w:lang w:val="hr-HR"/>
          </w:rPr>
          <w:delText xml:space="preserve">su </w:delText>
        </w:r>
      </w:del>
      <w:r w:rsidR="00180E18" w:rsidRPr="00A3423B">
        <w:rPr>
          <w:sz w:val="24"/>
          <w:szCs w:val="24"/>
          <w:lang w:val="hr-HR"/>
        </w:rPr>
        <w:t xml:space="preserve">analize obiju verzija </w:t>
      </w:r>
      <w:del w:id="1420" w:author="Ognjen" w:date="2017-01-17T18:37:00Z">
        <w:r w:rsidR="00180E18" w:rsidRPr="00A3423B" w:rsidDel="004D7796">
          <w:rPr>
            <w:sz w:val="24"/>
            <w:szCs w:val="24"/>
            <w:lang w:val="hr-HR"/>
          </w:rPr>
          <w:delText>poruka</w:delText>
        </w:r>
      </w:del>
      <w:ins w:id="1421" w:author="Ognjen" w:date="2017-01-17T18:37:00Z">
        <w:r w:rsidR="004D7796">
          <w:rPr>
            <w:sz w:val="24"/>
            <w:szCs w:val="24"/>
            <w:lang w:val="hr-HR"/>
          </w:rPr>
          <w:t>raščlanjivanja</w:t>
        </w:r>
      </w:ins>
      <w:r w:rsidR="00180E18" w:rsidRPr="00A3423B">
        <w:rPr>
          <w:sz w:val="24"/>
          <w:szCs w:val="24"/>
          <w:lang w:val="hr-HR"/>
        </w:rPr>
        <w:t>.</w:t>
      </w:r>
    </w:p>
    <w:p w14:paraId="3757D933" w14:textId="5CE18B22" w:rsidR="00A30742" w:rsidRPr="00A3423B" w:rsidRDefault="00E744EF" w:rsidP="00937FA1">
      <w:pPr>
        <w:pStyle w:val="Heading3"/>
        <w:spacing w:line="360" w:lineRule="auto"/>
        <w:rPr>
          <w:lang w:val="hr-HR"/>
        </w:rPr>
      </w:pPr>
      <w:bookmarkStart w:id="1422" w:name="_Toc472077983"/>
      <w:r w:rsidRPr="00A3423B">
        <w:rPr>
          <w:rFonts w:ascii="Times New Roman" w:hAnsi="Times New Roman"/>
          <w:noProof/>
          <w:lang w:val="hr-HR" w:eastAsia="hr-HR"/>
        </w:rPr>
        <w:lastRenderedPageBreak/>
        <w:drawing>
          <wp:anchor distT="0" distB="0" distL="114300" distR="114300" simplePos="0" relativeHeight="251675648" behindDoc="0" locked="0" layoutInCell="1" allowOverlap="1" wp14:anchorId="0330D66E" wp14:editId="039EDC5B">
            <wp:simplePos x="0" y="0"/>
            <wp:positionH relativeFrom="margin">
              <wp:posOffset>495300</wp:posOffset>
            </wp:positionH>
            <wp:positionV relativeFrom="paragraph">
              <wp:posOffset>368300</wp:posOffset>
            </wp:positionV>
            <wp:extent cx="4943475" cy="4524375"/>
            <wp:effectExtent l="0" t="0" r="9525" b="9525"/>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B8BF09.tmp"/>
                    <pic:cNvPicPr/>
                  </pic:nvPicPr>
                  <pic:blipFill rotWithShape="1">
                    <a:blip r:embed="rId27">
                      <a:extLst>
                        <a:ext uri="{28A0092B-C50C-407E-A947-70E740481C1C}">
                          <a14:useLocalDpi xmlns:a14="http://schemas.microsoft.com/office/drawing/2010/main" val="0"/>
                        </a:ext>
                      </a:extLst>
                    </a:blip>
                    <a:srcRect l="2195" t="30098" r="60066" b="5712"/>
                    <a:stretch/>
                  </pic:blipFill>
                  <pic:spPr bwMode="auto">
                    <a:xfrm>
                      <a:off x="0" y="0"/>
                      <a:ext cx="4943475" cy="45243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A3423B">
        <w:rPr>
          <w:noProof/>
          <w:lang w:val="hr-HR" w:eastAsia="hr-HR"/>
        </w:rPr>
        <mc:AlternateContent>
          <mc:Choice Requires="wps">
            <w:drawing>
              <wp:anchor distT="0" distB="0" distL="114300" distR="114300" simplePos="0" relativeHeight="251716608" behindDoc="0" locked="0" layoutInCell="1" allowOverlap="1" wp14:anchorId="007850DA" wp14:editId="22C271BC">
                <wp:simplePos x="0" y="0"/>
                <wp:positionH relativeFrom="column">
                  <wp:posOffset>495300</wp:posOffset>
                </wp:positionH>
                <wp:positionV relativeFrom="paragraph">
                  <wp:posOffset>4949825</wp:posOffset>
                </wp:positionV>
                <wp:extent cx="4943475" cy="635"/>
                <wp:effectExtent l="0" t="0" r="0" b="0"/>
                <wp:wrapTopAndBottom/>
                <wp:docPr id="38" name="Text Box 38"/>
                <wp:cNvGraphicFramePr/>
                <a:graphic xmlns:a="http://schemas.openxmlformats.org/drawingml/2006/main">
                  <a:graphicData uri="http://schemas.microsoft.com/office/word/2010/wordprocessingShape">
                    <wps:wsp>
                      <wps:cNvSpPr txBox="1"/>
                      <wps:spPr>
                        <a:xfrm>
                          <a:off x="0" y="0"/>
                          <a:ext cx="4943475" cy="635"/>
                        </a:xfrm>
                        <a:prstGeom prst="rect">
                          <a:avLst/>
                        </a:prstGeom>
                        <a:solidFill>
                          <a:prstClr val="white"/>
                        </a:solidFill>
                        <a:ln>
                          <a:noFill/>
                        </a:ln>
                      </wps:spPr>
                      <wps:txbx>
                        <w:txbxContent>
                          <w:p w14:paraId="55B197C5" w14:textId="72AE15E8" w:rsidR="008E074F" w:rsidRPr="007A13EF" w:rsidRDefault="008E074F" w:rsidP="00E744EF">
                            <w:pPr>
                              <w:pStyle w:val="Caption"/>
                              <w:jc w:val="both"/>
                              <w:rPr>
                                <w:rFonts w:ascii="Times New Roman" w:eastAsia="Times New Roman" w:hAnsi="Times New Roman" w:cs="Times New Roman"/>
                                <w:noProof/>
                                <w:color w:val="auto"/>
                                <w:sz w:val="20"/>
                                <w:szCs w:val="20"/>
                              </w:rPr>
                            </w:pPr>
                            <w:bookmarkStart w:id="1423" w:name="_Toc472075316"/>
                            <w:r>
                              <w:t xml:space="preserve">Slika </w:t>
                            </w:r>
                            <w:r>
                              <w:fldChar w:fldCharType="begin"/>
                            </w:r>
                            <w:r>
                              <w:instrText xml:space="preserve"> SEQ Slika \* ARABIC </w:instrText>
                            </w:r>
                            <w:r>
                              <w:fldChar w:fldCharType="separate"/>
                            </w:r>
                            <w:r>
                              <w:rPr>
                                <w:noProof/>
                              </w:rPr>
                              <w:t>17</w:t>
                            </w:r>
                            <w:r>
                              <w:rPr>
                                <w:noProof/>
                              </w:rPr>
                              <w:fldChar w:fldCharType="end"/>
                            </w:r>
                            <w:r>
                              <w:t xml:space="preserve"> </w:t>
                            </w:r>
                            <w:ins w:id="1424" w:author="Ognjen" w:date="2017-01-17T18:39:00Z">
                              <w:r>
                                <w:t xml:space="preserve">Poruka </w:t>
                              </w:r>
                            </w:ins>
                            <w:r>
                              <w:t>OFPT_FLOW_MOD u</w:t>
                            </w:r>
                            <w:del w:id="1425" w:author="Ognjen" w:date="2017-01-17T18:39:00Z">
                              <w:r w:rsidDel="004D7796">
                                <w:delText>nutar</w:delText>
                              </w:r>
                            </w:del>
                            <w:r>
                              <w:t xml:space="preserve"> </w:t>
                            </w:r>
                            <w:ins w:id="1426" w:author="Ognjen" w:date="2017-01-17T18:39:00Z">
                              <w:r>
                                <w:t xml:space="preserve">alatu </w:t>
                              </w:r>
                            </w:ins>
                            <w:del w:id="1427" w:author="Ognjen" w:date="2017-01-17T18:39:00Z">
                              <w:r w:rsidDel="004D7796">
                                <w:delText xml:space="preserve">Wiresharka </w:delText>
                              </w:r>
                            </w:del>
                            <w:ins w:id="1428" w:author="Ognjen" w:date="2017-01-17T18:39:00Z">
                              <w:r>
                                <w:t xml:space="preserve">Wireshark verzije </w:t>
                              </w:r>
                            </w:ins>
                            <w:r>
                              <w:t>2.2.3</w:t>
                            </w:r>
                            <w:del w:id="1429" w:author="Ognjen" w:date="2017-01-17T18:39:00Z">
                              <w:r w:rsidDel="004D7796">
                                <w:delText>.</w:delText>
                              </w:r>
                            </w:del>
                            <w:bookmarkEnd w:id="14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7850DA" id="Text Box 38" o:spid="_x0000_s1043" type="#_x0000_t202" style="position:absolute;left:0;text-align:left;margin-left:39pt;margin-top:389.75pt;width:389.25pt;height:.05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" stroked="f">
                <v:textbox style="mso-fit-shape-to-text:t" inset="0,0,0,0">
                  <w:txbxContent>
                    <w:p w14:paraId="55B197C5" w14:textId="72AE15E8" w:rsidR="008E074F" w:rsidRPr="007A13EF" w:rsidRDefault="008E074F" w:rsidP="00E744EF">
                      <w:pPr>
                        <w:pStyle w:val="Caption"/>
                        <w:jc w:val="both"/>
                        <w:rPr>
                          <w:rFonts w:ascii="Times New Roman" w:eastAsia="Times New Roman" w:hAnsi="Times New Roman" w:cs="Times New Roman"/>
                          <w:noProof/>
                          <w:color w:val="auto"/>
                          <w:sz w:val="20"/>
                          <w:szCs w:val="20"/>
                        </w:rPr>
                      </w:pPr>
                      <w:bookmarkStart w:id="1430" w:name="_Toc472075316"/>
                      <w:r>
                        <w:t xml:space="preserve">Slika </w:t>
                      </w:r>
                      <w:r>
                        <w:fldChar w:fldCharType="begin"/>
                      </w:r>
                      <w:r>
                        <w:instrText xml:space="preserve"> SEQ Slika \* ARABIC </w:instrText>
                      </w:r>
                      <w:r>
                        <w:fldChar w:fldCharType="separate"/>
                      </w:r>
                      <w:r>
                        <w:rPr>
                          <w:noProof/>
                        </w:rPr>
                        <w:t>17</w:t>
                      </w:r>
                      <w:r>
                        <w:rPr>
                          <w:noProof/>
                        </w:rPr>
                        <w:fldChar w:fldCharType="end"/>
                      </w:r>
                      <w:r>
                        <w:t xml:space="preserve"> </w:t>
                      </w:r>
                      <w:ins w:id="1431" w:author="Ognjen" w:date="2017-01-17T18:39:00Z">
                        <w:r>
                          <w:t xml:space="preserve">Poruka </w:t>
                        </w:r>
                      </w:ins>
                      <w:r>
                        <w:t>OFPT_FLOW_MOD u</w:t>
                      </w:r>
                      <w:del w:id="1432" w:author="Ognjen" w:date="2017-01-17T18:39:00Z">
                        <w:r w:rsidDel="004D7796">
                          <w:delText>nutar</w:delText>
                        </w:r>
                      </w:del>
                      <w:r>
                        <w:t xml:space="preserve"> </w:t>
                      </w:r>
                      <w:ins w:id="1433" w:author="Ognjen" w:date="2017-01-17T18:39:00Z">
                        <w:r>
                          <w:t xml:space="preserve">alatu </w:t>
                        </w:r>
                      </w:ins>
                      <w:del w:id="1434" w:author="Ognjen" w:date="2017-01-17T18:39:00Z">
                        <w:r w:rsidDel="004D7796">
                          <w:delText xml:space="preserve">Wiresharka </w:delText>
                        </w:r>
                      </w:del>
                      <w:ins w:id="1435" w:author="Ognjen" w:date="2017-01-17T18:39:00Z">
                        <w:r>
                          <w:t xml:space="preserve">Wireshark verzije </w:t>
                        </w:r>
                      </w:ins>
                      <w:r>
                        <w:t>2.2.3</w:t>
                      </w:r>
                      <w:del w:id="1436" w:author="Ognjen" w:date="2017-01-17T18:39:00Z">
                        <w:r w:rsidDel="004D7796">
                          <w:delText>.</w:delText>
                        </w:r>
                      </w:del>
                      <w:bookmarkEnd w:id="1430"/>
                    </w:p>
                  </w:txbxContent>
                </v:textbox>
                <w10:wrap type="topAndBottom"/>
              </v:shape>
            </w:pict>
          </mc:Fallback>
        </mc:AlternateContent>
      </w:r>
      <w:del w:id="1437" w:author="Ognjen" w:date="2017-01-17T18:37:00Z">
        <w:r w:rsidR="006158D0" w:rsidRPr="00A3423B" w:rsidDel="004D7796">
          <w:rPr>
            <w:lang w:val="hr-HR"/>
          </w:rPr>
          <w:delText xml:space="preserve">OFPT_FLOW_MOD </w:delText>
        </w:r>
        <w:r w:rsidRPr="00A3423B" w:rsidDel="004D7796">
          <w:rPr>
            <w:lang w:val="hr-HR"/>
          </w:rPr>
          <w:delText>unutar</w:delText>
        </w:r>
      </w:del>
      <w:ins w:id="1438" w:author="Ognjen" w:date="2017-01-17T18:37:00Z">
        <w:r w:rsidR="004D7796">
          <w:rPr>
            <w:lang w:val="hr-HR"/>
          </w:rPr>
          <w:t>Poruka uz</w:t>
        </w:r>
      </w:ins>
      <w:r w:rsidRPr="00A3423B">
        <w:rPr>
          <w:lang w:val="hr-HR"/>
        </w:rPr>
        <w:t xml:space="preserve"> </w:t>
      </w:r>
      <w:r w:rsidR="006158D0" w:rsidRPr="00A3423B">
        <w:rPr>
          <w:lang w:val="hr-HR"/>
        </w:rPr>
        <w:t>Wireshark</w:t>
      </w:r>
      <w:del w:id="1439" w:author="Ognjen" w:date="2017-01-17T18:38:00Z">
        <w:r w:rsidRPr="00A3423B" w:rsidDel="004D7796">
          <w:rPr>
            <w:lang w:val="hr-HR"/>
          </w:rPr>
          <w:delText>a</w:delText>
        </w:r>
      </w:del>
      <w:r w:rsidR="006158D0" w:rsidRPr="00A3423B">
        <w:rPr>
          <w:lang w:val="hr-HR"/>
        </w:rPr>
        <w:t xml:space="preserve"> 2.2.3</w:t>
      </w:r>
      <w:bookmarkEnd w:id="1422"/>
    </w:p>
    <w:p w14:paraId="40343AB7" w14:textId="77777777" w:rsidR="00A30742" w:rsidRPr="00A3423B" w:rsidRDefault="00A30742" w:rsidP="00937FA1">
      <w:pPr>
        <w:spacing w:line="360" w:lineRule="auto"/>
        <w:rPr>
          <w:sz w:val="24"/>
          <w:szCs w:val="24"/>
          <w:lang w:val="hr-HR"/>
        </w:rPr>
      </w:pPr>
      <w:r w:rsidRPr="00A3423B">
        <w:rPr>
          <w:sz w:val="24"/>
          <w:szCs w:val="24"/>
          <w:lang w:val="hr-HR"/>
        </w:rPr>
        <w:t>Struktura poruke:</w:t>
      </w:r>
    </w:p>
    <w:p w14:paraId="2EBD595F" w14:textId="385E90BA" w:rsidR="00A30742" w:rsidRPr="00A3423B" w:rsidRDefault="00617CEF" w:rsidP="00937FA1">
      <w:pPr>
        <w:widowControl/>
        <w:numPr>
          <w:ilvl w:val="0"/>
          <w:numId w:val="12"/>
        </w:numPr>
        <w:spacing w:line="360" w:lineRule="auto"/>
        <w:rPr>
          <w:sz w:val="24"/>
          <w:szCs w:val="24"/>
          <w:lang w:val="hr-HR"/>
        </w:rPr>
      </w:pPr>
      <w:del w:id="1440" w:author="Ognjen" w:date="2017-01-17T18:26:00Z">
        <w:r w:rsidDel="002F39B3">
          <w:fldChar w:fldCharType="begin"/>
        </w:r>
        <w:r w:rsidDel="002F39B3">
          <w:delInstrText xml:space="preserve"> HYPERLINK \l "_Zaglavlje" </w:delInstrText>
        </w:r>
        <w:r w:rsidDel="002F39B3">
          <w:fldChar w:fldCharType="separate"/>
        </w:r>
        <w:r w:rsidR="00A30742" w:rsidRPr="002F39B3" w:rsidDel="002F39B3">
          <w:rPr>
            <w:rPrChange w:id="1441" w:author="Ognjen" w:date="2017-01-17T18:26:00Z">
              <w:rPr>
                <w:rStyle w:val="Hyperlink"/>
                <w:sz w:val="24"/>
                <w:szCs w:val="24"/>
                <w:lang w:val="hr-HR"/>
              </w:rPr>
            </w:rPrChange>
          </w:rPr>
          <w:delText>OpenFlow zaglavlje.</w:delText>
        </w:r>
        <w:r w:rsidDel="002F39B3">
          <w:rPr>
            <w:rStyle w:val="Hyperlink"/>
            <w:sz w:val="24"/>
            <w:szCs w:val="24"/>
            <w:lang w:val="hr-HR"/>
          </w:rPr>
          <w:fldChar w:fldCharType="end"/>
        </w:r>
      </w:del>
      <w:ins w:id="1442" w:author="Ognjen" w:date="2017-01-17T18:26:00Z">
        <w:r w:rsidR="002F39B3" w:rsidRPr="002F39B3">
          <w:rPr>
            <w:rPrChange w:id="1443" w:author="Ognjen" w:date="2017-01-17T18:26:00Z">
              <w:rPr>
                <w:rStyle w:val="Hyperlink"/>
                <w:sz w:val="24"/>
                <w:szCs w:val="24"/>
                <w:lang w:val="hr-HR"/>
              </w:rPr>
            </w:rPrChange>
          </w:rPr>
          <w:t>OpenFlow zaglavlje</w:t>
        </w:r>
        <w:r w:rsidR="002F39B3">
          <w:rPr>
            <w:sz w:val="24"/>
            <w:szCs w:val="24"/>
            <w:lang w:val="hr-HR"/>
          </w:rPr>
          <w:t>;</w:t>
        </w:r>
      </w:ins>
    </w:p>
    <w:p w14:paraId="311A51A7" w14:textId="1B8B52E7" w:rsidR="00A30742" w:rsidRPr="00A3423B" w:rsidRDefault="00A30742" w:rsidP="00937FA1">
      <w:pPr>
        <w:pStyle w:val="ListParagraph"/>
        <w:numPr>
          <w:ilvl w:val="0"/>
          <w:numId w:val="12"/>
        </w:numPr>
        <w:spacing w:line="360" w:lineRule="auto"/>
        <w:rPr>
          <w:rFonts w:ascii="Times New Roman" w:hAnsi="Times New Roman" w:cs="Times New Roman"/>
          <w:sz w:val="24"/>
          <w:szCs w:val="24"/>
        </w:rPr>
      </w:pPr>
      <w:del w:id="1444" w:author="Ognjen" w:date="2017-01-17T18:26:00Z">
        <w:r w:rsidRPr="00A3423B" w:rsidDel="002F39B3">
          <w:rPr>
            <w:rFonts w:ascii="Times New Roman" w:hAnsi="Times New Roman" w:cs="Times New Roman"/>
            <w:sz w:val="24"/>
            <w:szCs w:val="24"/>
          </w:rPr>
          <w:delText xml:space="preserve">Polja </w:delText>
        </w:r>
      </w:del>
      <w:ins w:id="1445" w:author="Ognjen" w:date="2017-01-17T18:26:00Z">
        <w:r w:rsidR="002F39B3">
          <w:rPr>
            <w:rFonts w:ascii="Times New Roman" w:hAnsi="Times New Roman" w:cs="Times New Roman"/>
            <w:sz w:val="24"/>
            <w:szCs w:val="24"/>
          </w:rPr>
          <w:t>p</w:t>
        </w:r>
        <w:r w:rsidR="002F39B3" w:rsidRPr="00A3423B">
          <w:rPr>
            <w:rFonts w:ascii="Times New Roman" w:hAnsi="Times New Roman" w:cs="Times New Roman"/>
            <w:sz w:val="24"/>
            <w:szCs w:val="24"/>
          </w:rPr>
          <w:t xml:space="preserve">olja </w:t>
        </w:r>
      </w:ins>
      <w:r w:rsidRPr="00A3423B">
        <w:rPr>
          <w:rFonts w:ascii="Times New Roman" w:hAnsi="Times New Roman" w:cs="Times New Roman"/>
          <w:sz w:val="24"/>
          <w:szCs w:val="24"/>
        </w:rPr>
        <w:t xml:space="preserve">za usporedbu </w:t>
      </w:r>
      <w:ins w:id="1446" w:author="Ognjen" w:date="2017-01-17T18:39:00Z">
        <w:r w:rsidR="004D7796">
          <w:rPr>
            <w:rFonts w:ascii="Times New Roman" w:hAnsi="Times New Roman" w:cs="Times New Roman"/>
            <w:sz w:val="24"/>
            <w:szCs w:val="24"/>
          </w:rPr>
          <w:t xml:space="preserve">zaglavlja paketa </w:t>
        </w:r>
      </w:ins>
      <w:r w:rsidRPr="00A3423B">
        <w:rPr>
          <w:rFonts w:ascii="Times New Roman" w:hAnsi="Times New Roman" w:cs="Times New Roman"/>
          <w:sz w:val="24"/>
          <w:szCs w:val="24"/>
        </w:rPr>
        <w:t>sadrže:</w:t>
      </w:r>
    </w:p>
    <w:p w14:paraId="59BB39BA" w14:textId="77777777" w:rsidR="00A30742" w:rsidRPr="00A3423B" w:rsidRDefault="00A30742" w:rsidP="00937FA1">
      <w:pPr>
        <w:pStyle w:val="ListParagraph"/>
        <w:spacing w:line="360" w:lineRule="auto"/>
        <w:ind w:left="1440"/>
        <w:rPr>
          <w:rFonts w:ascii="Times New Roman" w:hAnsi="Times New Roman" w:cs="Times New Roman"/>
          <w:sz w:val="24"/>
          <w:szCs w:val="24"/>
        </w:rPr>
      </w:pPr>
    </w:p>
    <w:p w14:paraId="7EA26809" w14:textId="043D0591" w:rsidR="00A30742" w:rsidRPr="00A3423B" w:rsidRDefault="00A30742" w:rsidP="00937FA1">
      <w:pPr>
        <w:pStyle w:val="ListParagraph"/>
        <w:numPr>
          <w:ilvl w:val="1"/>
          <w:numId w:val="12"/>
        </w:numPr>
        <w:spacing w:line="360" w:lineRule="auto"/>
        <w:rPr>
          <w:rFonts w:ascii="Times New Roman" w:hAnsi="Times New Roman" w:cs="Times New Roman"/>
          <w:sz w:val="24"/>
          <w:szCs w:val="24"/>
        </w:rPr>
      </w:pPr>
      <w:del w:id="1447" w:author="Ognjen" w:date="2017-01-17T18:39:00Z">
        <w:r w:rsidRPr="00A3423B" w:rsidDel="004D7796">
          <w:rPr>
            <w:rFonts w:ascii="Times New Roman" w:hAnsi="Times New Roman" w:cs="Times New Roman"/>
            <w:sz w:val="24"/>
            <w:szCs w:val="24"/>
          </w:rPr>
          <w:delText xml:space="preserve">Sadrži </w:delText>
        </w:r>
      </w:del>
      <w:r w:rsidRPr="00A3423B">
        <w:rPr>
          <w:rFonts w:ascii="Times New Roman" w:hAnsi="Times New Roman" w:cs="Times New Roman"/>
          <w:sz w:val="24"/>
          <w:szCs w:val="24"/>
        </w:rPr>
        <w:t xml:space="preserve">broj </w:t>
      </w:r>
      <w:commentRangeStart w:id="1448"/>
      <w:r w:rsidRPr="00A3423B">
        <w:rPr>
          <w:rFonts w:ascii="Times New Roman" w:hAnsi="Times New Roman" w:cs="Times New Roman"/>
          <w:sz w:val="24"/>
          <w:szCs w:val="24"/>
        </w:rPr>
        <w:t>zastavica</w:t>
      </w:r>
      <w:commentRangeEnd w:id="1448"/>
      <w:r w:rsidR="004D7796">
        <w:rPr>
          <w:rStyle w:val="CommentReference"/>
          <w:rFonts w:ascii="Times New Roman" w:eastAsia="Times New Roman" w:hAnsi="Times New Roman" w:cs="Times New Roman"/>
          <w:lang w:val="en-US"/>
        </w:rPr>
        <w:commentReference w:id="1448"/>
      </w:r>
      <w:r w:rsidRPr="00A3423B">
        <w:rPr>
          <w:rFonts w:ascii="Times New Roman" w:hAnsi="Times New Roman" w:cs="Times New Roman"/>
          <w:sz w:val="24"/>
          <w:szCs w:val="24"/>
        </w:rPr>
        <w:t xml:space="preserve"> </w:t>
      </w:r>
      <w:commentRangeStart w:id="1449"/>
      <w:ins w:id="1450" w:author="Ognjen" w:date="2017-01-17T19:04:00Z">
        <w:r w:rsidR="00FF22EC">
          <w:rPr>
            <w:rFonts w:ascii="Times New Roman" w:hAnsi="Times New Roman" w:cs="Times New Roman"/>
            <w:sz w:val="24"/>
            <w:szCs w:val="24"/>
          </w:rPr>
          <w:t>(„Wildcards“)</w:t>
        </w:r>
        <w:commentRangeEnd w:id="1449"/>
        <w:r w:rsidR="00FF22EC">
          <w:rPr>
            <w:rStyle w:val="CommentReference"/>
            <w:rFonts w:ascii="Times New Roman" w:eastAsia="Times New Roman" w:hAnsi="Times New Roman" w:cs="Times New Roman"/>
            <w:lang w:val="en-US"/>
          </w:rPr>
          <w:commentReference w:id="1449"/>
        </w:r>
        <w:r w:rsidR="00FF22EC">
          <w:rPr>
            <w:rFonts w:ascii="Times New Roman" w:hAnsi="Times New Roman" w:cs="Times New Roman"/>
            <w:sz w:val="24"/>
            <w:szCs w:val="24"/>
          </w:rPr>
          <w:t xml:space="preserve"> </w:t>
        </w:r>
      </w:ins>
      <w:r w:rsidRPr="00A3423B">
        <w:rPr>
          <w:rFonts w:ascii="Times New Roman" w:hAnsi="Times New Roman" w:cs="Times New Roman"/>
          <w:sz w:val="24"/>
          <w:szCs w:val="24"/>
        </w:rPr>
        <w:t xml:space="preserve">koje </w:t>
      </w:r>
      <w:del w:id="1451" w:author="Ognjen" w:date="2017-01-17T18:40:00Z">
        <w:r w:rsidRPr="00A3423B" w:rsidDel="004D7796">
          <w:rPr>
            <w:rFonts w:ascii="Times New Roman" w:hAnsi="Times New Roman" w:cs="Times New Roman"/>
            <w:sz w:val="24"/>
            <w:szCs w:val="24"/>
          </w:rPr>
          <w:delText xml:space="preserve">bi mogle </w:delText>
        </w:r>
      </w:del>
      <w:ins w:id="1452" w:author="Ognjen" w:date="2017-01-17T18:40:00Z">
        <w:r w:rsidR="004D7796" w:rsidRPr="00A3423B">
          <w:rPr>
            <w:rFonts w:ascii="Times New Roman" w:hAnsi="Times New Roman" w:cs="Times New Roman"/>
            <w:sz w:val="24"/>
            <w:szCs w:val="24"/>
          </w:rPr>
          <w:t>mog</w:t>
        </w:r>
        <w:r w:rsidR="004D7796">
          <w:rPr>
            <w:rFonts w:ascii="Times New Roman" w:hAnsi="Times New Roman" w:cs="Times New Roman"/>
            <w:sz w:val="24"/>
            <w:szCs w:val="24"/>
          </w:rPr>
          <w:t>u</w:t>
        </w:r>
        <w:r w:rsidR="004D7796" w:rsidRPr="00A3423B">
          <w:rPr>
            <w:rFonts w:ascii="Times New Roman" w:hAnsi="Times New Roman" w:cs="Times New Roman"/>
            <w:sz w:val="24"/>
            <w:szCs w:val="24"/>
          </w:rPr>
          <w:t xml:space="preserve"> </w:t>
        </w:r>
      </w:ins>
      <w:r w:rsidRPr="00A3423B">
        <w:rPr>
          <w:rFonts w:ascii="Times New Roman" w:hAnsi="Times New Roman" w:cs="Times New Roman"/>
          <w:sz w:val="24"/>
          <w:szCs w:val="24"/>
        </w:rPr>
        <w:t>biti postavljene</w:t>
      </w:r>
      <w:del w:id="1453" w:author="Ognjen" w:date="2017-01-17T18:40:00Z">
        <w:r w:rsidRPr="00A3423B" w:rsidDel="004D7796">
          <w:rPr>
            <w:rFonts w:ascii="Times New Roman" w:hAnsi="Times New Roman" w:cs="Times New Roman"/>
            <w:sz w:val="24"/>
            <w:szCs w:val="24"/>
          </w:rPr>
          <w:delText>.</w:delText>
        </w:r>
      </w:del>
      <w:ins w:id="1454" w:author="Ognjen" w:date="2017-01-17T18:40:00Z">
        <w:r w:rsidR="004D7796">
          <w:rPr>
            <w:rFonts w:ascii="Times New Roman" w:hAnsi="Times New Roman" w:cs="Times New Roman"/>
            <w:sz w:val="24"/>
            <w:szCs w:val="24"/>
          </w:rPr>
          <w:t>;</w:t>
        </w:r>
      </w:ins>
    </w:p>
    <w:p w14:paraId="377E2ECF" w14:textId="079492DA" w:rsidR="00A30742" w:rsidRPr="00A3423B" w:rsidRDefault="00A30742" w:rsidP="00937FA1">
      <w:pPr>
        <w:pStyle w:val="ListParagraph"/>
        <w:numPr>
          <w:ilvl w:val="1"/>
          <w:numId w:val="12"/>
        </w:numPr>
        <w:spacing w:line="360" w:lineRule="auto"/>
        <w:rPr>
          <w:rFonts w:ascii="Times New Roman" w:hAnsi="Times New Roman" w:cs="Times New Roman"/>
          <w:sz w:val="24"/>
          <w:szCs w:val="24"/>
        </w:rPr>
      </w:pPr>
      <w:del w:id="1455" w:author="Ognjen" w:date="2017-01-17T18:40:00Z">
        <w:r w:rsidRPr="00A3423B" w:rsidDel="00A82F8D">
          <w:rPr>
            <w:rFonts w:ascii="Times New Roman" w:hAnsi="Times New Roman" w:cs="Times New Roman"/>
            <w:sz w:val="24"/>
            <w:szCs w:val="24"/>
          </w:rPr>
          <w:delText xml:space="preserve">Ulazni </w:delText>
        </w:r>
      </w:del>
      <w:ins w:id="1456" w:author="Ognjen" w:date="2017-01-17T18:40:00Z">
        <w:r w:rsidR="00A82F8D">
          <w:rPr>
            <w:rFonts w:ascii="Times New Roman" w:hAnsi="Times New Roman" w:cs="Times New Roman"/>
            <w:sz w:val="24"/>
            <w:szCs w:val="24"/>
          </w:rPr>
          <w:t>u</w:t>
        </w:r>
        <w:r w:rsidR="00A82F8D" w:rsidRPr="00A3423B">
          <w:rPr>
            <w:rFonts w:ascii="Times New Roman" w:hAnsi="Times New Roman" w:cs="Times New Roman"/>
            <w:sz w:val="24"/>
            <w:szCs w:val="24"/>
          </w:rPr>
          <w:t xml:space="preserve">lazni </w:t>
        </w:r>
      </w:ins>
      <w:del w:id="1457" w:author="Ognjen" w:date="2017-01-17T18:40:00Z">
        <w:r w:rsidRPr="00A3423B" w:rsidDel="00A82F8D">
          <w:rPr>
            <w:rFonts w:ascii="Times New Roman" w:hAnsi="Times New Roman" w:cs="Times New Roman"/>
            <w:sz w:val="24"/>
            <w:szCs w:val="24"/>
          </w:rPr>
          <w:delText xml:space="preserve">port </w:delText>
        </w:r>
      </w:del>
      <w:ins w:id="1458" w:author="Ognjen" w:date="2017-01-17T18:40:00Z">
        <w:r w:rsidR="00A82F8D">
          <w:rPr>
            <w:rFonts w:ascii="Times New Roman" w:hAnsi="Times New Roman" w:cs="Times New Roman"/>
            <w:sz w:val="24"/>
            <w:szCs w:val="24"/>
          </w:rPr>
          <w:t>priključak</w:t>
        </w:r>
        <w:r w:rsidR="00A82F8D" w:rsidRPr="00A3423B">
          <w:rPr>
            <w:rFonts w:ascii="Times New Roman" w:hAnsi="Times New Roman" w:cs="Times New Roman"/>
            <w:sz w:val="24"/>
            <w:szCs w:val="24"/>
          </w:rPr>
          <w:t xml:space="preserve"> </w:t>
        </w:r>
      </w:ins>
      <w:del w:id="1459" w:author="Ognjen" w:date="2017-01-17T18:40:00Z">
        <w:r w:rsidRPr="00A3423B" w:rsidDel="00A82F8D">
          <w:rPr>
            <w:rFonts w:ascii="Times New Roman" w:hAnsi="Times New Roman" w:cs="Times New Roman"/>
            <w:sz w:val="24"/>
            <w:szCs w:val="24"/>
          </w:rPr>
          <w:delText>preklopnika.</w:delText>
        </w:r>
      </w:del>
      <w:ins w:id="1460" w:author="Ognjen" w:date="2017-01-17T18:40:00Z">
        <w:r w:rsidR="00A82F8D">
          <w:rPr>
            <w:rFonts w:ascii="Times New Roman" w:hAnsi="Times New Roman" w:cs="Times New Roman"/>
            <w:sz w:val="24"/>
            <w:szCs w:val="24"/>
          </w:rPr>
          <w:t>mrežnog uređaja;</w:t>
        </w:r>
      </w:ins>
    </w:p>
    <w:p w14:paraId="7ED699AE" w14:textId="4C321171" w:rsidR="00A30742" w:rsidRPr="00A3423B" w:rsidRDefault="00A30742" w:rsidP="00937FA1">
      <w:pPr>
        <w:pStyle w:val="ListParagraph"/>
        <w:numPr>
          <w:ilvl w:val="1"/>
          <w:numId w:val="12"/>
        </w:numPr>
        <w:spacing w:line="360" w:lineRule="auto"/>
        <w:rPr>
          <w:rFonts w:ascii="Times New Roman" w:hAnsi="Times New Roman" w:cs="Times New Roman"/>
          <w:sz w:val="24"/>
          <w:szCs w:val="24"/>
        </w:rPr>
      </w:pPr>
      <w:r w:rsidRPr="00A3423B">
        <w:rPr>
          <w:rFonts w:ascii="Times New Roman" w:hAnsi="Times New Roman" w:cs="Times New Roman"/>
          <w:sz w:val="24"/>
          <w:szCs w:val="24"/>
        </w:rPr>
        <w:t xml:space="preserve">MAC </w:t>
      </w:r>
      <w:del w:id="1461" w:author="Ognjen" w:date="2017-01-17T19:01:00Z">
        <w:r w:rsidRPr="00A3423B" w:rsidDel="00F835E2">
          <w:rPr>
            <w:rFonts w:ascii="Times New Roman" w:hAnsi="Times New Roman" w:cs="Times New Roman"/>
            <w:sz w:val="24"/>
            <w:szCs w:val="24"/>
          </w:rPr>
          <w:delText xml:space="preserve">adresa </w:delText>
        </w:r>
      </w:del>
      <w:ins w:id="1462" w:author="Ognjen" w:date="2017-01-17T19:01:00Z">
        <w:r w:rsidR="00F835E2" w:rsidRPr="00A3423B">
          <w:rPr>
            <w:rFonts w:ascii="Times New Roman" w:hAnsi="Times New Roman" w:cs="Times New Roman"/>
            <w:sz w:val="24"/>
            <w:szCs w:val="24"/>
          </w:rPr>
          <w:t>adres</w:t>
        </w:r>
        <w:r w:rsidR="00F835E2">
          <w:rPr>
            <w:rFonts w:ascii="Times New Roman" w:hAnsi="Times New Roman" w:cs="Times New Roman"/>
            <w:sz w:val="24"/>
            <w:szCs w:val="24"/>
          </w:rPr>
          <w:t>u</w:t>
        </w:r>
        <w:r w:rsidR="00F835E2" w:rsidRPr="00A3423B">
          <w:rPr>
            <w:rFonts w:ascii="Times New Roman" w:hAnsi="Times New Roman" w:cs="Times New Roman"/>
            <w:sz w:val="24"/>
            <w:szCs w:val="24"/>
          </w:rPr>
          <w:t xml:space="preserve"> </w:t>
        </w:r>
      </w:ins>
      <w:r w:rsidRPr="00A3423B">
        <w:rPr>
          <w:rFonts w:ascii="Times New Roman" w:hAnsi="Times New Roman" w:cs="Times New Roman"/>
          <w:sz w:val="24"/>
          <w:szCs w:val="24"/>
        </w:rPr>
        <w:t>izvorišta</w:t>
      </w:r>
      <w:del w:id="1463" w:author="Ognjen" w:date="2017-01-17T19:01:00Z">
        <w:r w:rsidRPr="00A3423B" w:rsidDel="00F835E2">
          <w:rPr>
            <w:rFonts w:ascii="Times New Roman" w:hAnsi="Times New Roman" w:cs="Times New Roman"/>
            <w:sz w:val="24"/>
            <w:szCs w:val="24"/>
          </w:rPr>
          <w:delText>.</w:delText>
        </w:r>
      </w:del>
      <w:ins w:id="1464" w:author="Ognjen" w:date="2017-01-17T19:01:00Z">
        <w:r w:rsidR="00F835E2">
          <w:rPr>
            <w:rFonts w:ascii="Times New Roman" w:hAnsi="Times New Roman" w:cs="Times New Roman"/>
            <w:sz w:val="24"/>
            <w:szCs w:val="24"/>
          </w:rPr>
          <w:t>;</w:t>
        </w:r>
      </w:ins>
    </w:p>
    <w:p w14:paraId="09D2AA4A" w14:textId="65FC33D8" w:rsidR="00A30742" w:rsidRPr="00A3423B" w:rsidRDefault="00A30742" w:rsidP="00937FA1">
      <w:pPr>
        <w:pStyle w:val="ListParagraph"/>
        <w:numPr>
          <w:ilvl w:val="1"/>
          <w:numId w:val="12"/>
        </w:numPr>
        <w:spacing w:line="360" w:lineRule="auto"/>
        <w:rPr>
          <w:rFonts w:ascii="Times New Roman" w:hAnsi="Times New Roman" w:cs="Times New Roman"/>
          <w:sz w:val="24"/>
          <w:szCs w:val="24"/>
        </w:rPr>
      </w:pPr>
      <w:r w:rsidRPr="00A3423B">
        <w:rPr>
          <w:rFonts w:ascii="Times New Roman" w:hAnsi="Times New Roman" w:cs="Times New Roman"/>
          <w:sz w:val="24"/>
          <w:szCs w:val="24"/>
        </w:rPr>
        <w:t xml:space="preserve">MAC </w:t>
      </w:r>
      <w:del w:id="1465" w:author="Ognjen" w:date="2017-01-17T19:01:00Z">
        <w:r w:rsidRPr="00A3423B" w:rsidDel="00F835E2">
          <w:rPr>
            <w:rFonts w:ascii="Times New Roman" w:hAnsi="Times New Roman" w:cs="Times New Roman"/>
            <w:sz w:val="24"/>
            <w:szCs w:val="24"/>
          </w:rPr>
          <w:delText xml:space="preserve">adresa </w:delText>
        </w:r>
      </w:del>
      <w:ins w:id="1466" w:author="Ognjen" w:date="2017-01-17T19:01:00Z">
        <w:r w:rsidR="00F835E2" w:rsidRPr="00A3423B">
          <w:rPr>
            <w:rFonts w:ascii="Times New Roman" w:hAnsi="Times New Roman" w:cs="Times New Roman"/>
            <w:sz w:val="24"/>
            <w:szCs w:val="24"/>
          </w:rPr>
          <w:t>adres</w:t>
        </w:r>
        <w:r w:rsidR="00F835E2">
          <w:rPr>
            <w:rFonts w:ascii="Times New Roman" w:hAnsi="Times New Roman" w:cs="Times New Roman"/>
            <w:sz w:val="24"/>
            <w:szCs w:val="24"/>
          </w:rPr>
          <w:t>u</w:t>
        </w:r>
        <w:r w:rsidR="00F835E2" w:rsidRPr="00A3423B">
          <w:rPr>
            <w:rFonts w:ascii="Times New Roman" w:hAnsi="Times New Roman" w:cs="Times New Roman"/>
            <w:sz w:val="24"/>
            <w:szCs w:val="24"/>
          </w:rPr>
          <w:t xml:space="preserve"> </w:t>
        </w:r>
      </w:ins>
      <w:r w:rsidRPr="00A3423B">
        <w:rPr>
          <w:rFonts w:ascii="Times New Roman" w:hAnsi="Times New Roman" w:cs="Times New Roman"/>
          <w:sz w:val="24"/>
          <w:szCs w:val="24"/>
        </w:rPr>
        <w:t>odredišta</w:t>
      </w:r>
      <w:del w:id="1467" w:author="Ognjen" w:date="2017-01-17T19:01:00Z">
        <w:r w:rsidRPr="00A3423B" w:rsidDel="00F835E2">
          <w:rPr>
            <w:rFonts w:ascii="Times New Roman" w:hAnsi="Times New Roman" w:cs="Times New Roman"/>
            <w:sz w:val="24"/>
            <w:szCs w:val="24"/>
          </w:rPr>
          <w:delText>.</w:delText>
        </w:r>
      </w:del>
      <w:ins w:id="1468" w:author="Ognjen" w:date="2017-01-17T19:01:00Z">
        <w:r w:rsidR="00F835E2">
          <w:rPr>
            <w:rFonts w:ascii="Times New Roman" w:hAnsi="Times New Roman" w:cs="Times New Roman"/>
            <w:sz w:val="24"/>
            <w:szCs w:val="24"/>
          </w:rPr>
          <w:t>;</w:t>
        </w:r>
      </w:ins>
    </w:p>
    <w:p w14:paraId="71DB98F2" w14:textId="6158BD9C" w:rsidR="00A30742" w:rsidRPr="00A3423B" w:rsidRDefault="00A30742" w:rsidP="00937FA1">
      <w:pPr>
        <w:pStyle w:val="ListParagraph"/>
        <w:numPr>
          <w:ilvl w:val="1"/>
          <w:numId w:val="12"/>
        </w:numPr>
        <w:spacing w:line="360" w:lineRule="auto"/>
        <w:rPr>
          <w:rFonts w:ascii="Times New Roman" w:hAnsi="Times New Roman" w:cs="Times New Roman"/>
          <w:sz w:val="24"/>
          <w:szCs w:val="24"/>
        </w:rPr>
      </w:pPr>
      <w:del w:id="1469" w:author="Ognjen" w:date="2017-01-17T19:01:00Z">
        <w:r w:rsidRPr="00A3423B" w:rsidDel="00F835E2">
          <w:rPr>
            <w:rFonts w:ascii="Times New Roman" w:hAnsi="Times New Roman" w:cs="Times New Roman"/>
            <w:sz w:val="24"/>
            <w:szCs w:val="24"/>
          </w:rPr>
          <w:delText xml:space="preserve">Ulazni </w:delText>
        </w:r>
      </w:del>
      <w:ins w:id="1470" w:author="Ognjen" w:date="2017-01-17T19:01:00Z">
        <w:r w:rsidR="00F835E2">
          <w:rPr>
            <w:rFonts w:ascii="Times New Roman" w:hAnsi="Times New Roman" w:cs="Times New Roman"/>
            <w:sz w:val="24"/>
            <w:szCs w:val="24"/>
          </w:rPr>
          <w:t>u</w:t>
        </w:r>
        <w:r w:rsidR="00F835E2" w:rsidRPr="00A3423B">
          <w:rPr>
            <w:rFonts w:ascii="Times New Roman" w:hAnsi="Times New Roman" w:cs="Times New Roman"/>
            <w:sz w:val="24"/>
            <w:szCs w:val="24"/>
          </w:rPr>
          <w:t xml:space="preserve">lazni </w:t>
        </w:r>
      </w:ins>
      <w:r w:rsidRPr="00A3423B">
        <w:rPr>
          <w:rFonts w:ascii="Times New Roman" w:hAnsi="Times New Roman" w:cs="Times New Roman"/>
          <w:sz w:val="24"/>
          <w:szCs w:val="24"/>
        </w:rPr>
        <w:t>VLAN id</w:t>
      </w:r>
      <w:del w:id="1471" w:author="Ognjen" w:date="2017-01-17T19:01:00Z">
        <w:r w:rsidRPr="00A3423B" w:rsidDel="00F835E2">
          <w:rPr>
            <w:rFonts w:ascii="Times New Roman" w:hAnsi="Times New Roman" w:cs="Times New Roman"/>
            <w:sz w:val="24"/>
            <w:szCs w:val="24"/>
          </w:rPr>
          <w:delText>.</w:delText>
        </w:r>
      </w:del>
      <w:ins w:id="1472" w:author="Ognjen" w:date="2017-01-17T19:01:00Z">
        <w:r w:rsidR="00F835E2">
          <w:rPr>
            <w:rFonts w:ascii="Times New Roman" w:hAnsi="Times New Roman" w:cs="Times New Roman"/>
            <w:sz w:val="24"/>
            <w:szCs w:val="24"/>
          </w:rPr>
          <w:t>entifikator;</w:t>
        </w:r>
      </w:ins>
    </w:p>
    <w:p w14:paraId="1087615F" w14:textId="157C80F8" w:rsidR="00A30742" w:rsidRPr="00A3423B" w:rsidRDefault="00A30742" w:rsidP="00937FA1">
      <w:pPr>
        <w:pStyle w:val="ListParagraph"/>
        <w:numPr>
          <w:ilvl w:val="1"/>
          <w:numId w:val="12"/>
        </w:numPr>
        <w:spacing w:line="360" w:lineRule="auto"/>
        <w:rPr>
          <w:rFonts w:ascii="Times New Roman" w:hAnsi="Times New Roman" w:cs="Times New Roman"/>
          <w:sz w:val="24"/>
          <w:szCs w:val="24"/>
        </w:rPr>
      </w:pPr>
      <w:del w:id="1473" w:author="Ognjen" w:date="2017-01-17T19:01:00Z">
        <w:r w:rsidRPr="00A3423B" w:rsidDel="00F835E2">
          <w:rPr>
            <w:rFonts w:ascii="Times New Roman" w:hAnsi="Times New Roman" w:cs="Times New Roman"/>
            <w:sz w:val="24"/>
            <w:szCs w:val="24"/>
          </w:rPr>
          <w:delText xml:space="preserve">Ulazni </w:delText>
        </w:r>
      </w:del>
      <w:ins w:id="1474" w:author="Ognjen" w:date="2017-01-17T19:01:00Z">
        <w:r w:rsidR="00F835E2">
          <w:rPr>
            <w:rFonts w:ascii="Times New Roman" w:hAnsi="Times New Roman" w:cs="Times New Roman"/>
            <w:sz w:val="24"/>
            <w:szCs w:val="24"/>
          </w:rPr>
          <w:t>u</w:t>
        </w:r>
        <w:r w:rsidR="00F835E2" w:rsidRPr="00A3423B">
          <w:rPr>
            <w:rFonts w:ascii="Times New Roman" w:hAnsi="Times New Roman" w:cs="Times New Roman"/>
            <w:sz w:val="24"/>
            <w:szCs w:val="24"/>
          </w:rPr>
          <w:t xml:space="preserve">lazni </w:t>
        </w:r>
      </w:ins>
      <w:r w:rsidRPr="00A3423B">
        <w:rPr>
          <w:rFonts w:ascii="Times New Roman" w:hAnsi="Times New Roman" w:cs="Times New Roman"/>
          <w:sz w:val="24"/>
          <w:szCs w:val="24"/>
        </w:rPr>
        <w:t>VLAN prioritet</w:t>
      </w:r>
      <w:del w:id="1475" w:author="Ognjen" w:date="2017-01-17T19:01:00Z">
        <w:r w:rsidRPr="00A3423B" w:rsidDel="00F835E2">
          <w:rPr>
            <w:rFonts w:ascii="Times New Roman" w:hAnsi="Times New Roman" w:cs="Times New Roman"/>
            <w:sz w:val="24"/>
            <w:szCs w:val="24"/>
          </w:rPr>
          <w:delText>.</w:delText>
        </w:r>
      </w:del>
      <w:ins w:id="1476" w:author="Ognjen" w:date="2017-01-17T19:01:00Z">
        <w:r w:rsidR="00F835E2">
          <w:rPr>
            <w:rFonts w:ascii="Times New Roman" w:hAnsi="Times New Roman" w:cs="Times New Roman"/>
            <w:sz w:val="24"/>
            <w:szCs w:val="24"/>
          </w:rPr>
          <w:t>;</w:t>
        </w:r>
      </w:ins>
    </w:p>
    <w:p w14:paraId="34AF2AE4" w14:textId="35447FCC" w:rsidR="00A30742" w:rsidRPr="00A3423B" w:rsidRDefault="00A30742" w:rsidP="00937FA1">
      <w:pPr>
        <w:pStyle w:val="ListParagraph"/>
        <w:numPr>
          <w:ilvl w:val="1"/>
          <w:numId w:val="12"/>
        </w:numPr>
        <w:spacing w:line="360" w:lineRule="auto"/>
        <w:rPr>
          <w:rFonts w:ascii="Times New Roman" w:hAnsi="Times New Roman" w:cs="Times New Roman"/>
          <w:sz w:val="24"/>
          <w:szCs w:val="24"/>
        </w:rPr>
      </w:pPr>
      <w:del w:id="1477" w:author="Ognjen" w:date="2017-01-17T19:01:00Z">
        <w:r w:rsidRPr="00A3423B" w:rsidDel="00F835E2">
          <w:rPr>
            <w:rFonts w:ascii="Times New Roman" w:hAnsi="Times New Roman" w:cs="Times New Roman"/>
            <w:sz w:val="24"/>
            <w:szCs w:val="24"/>
          </w:rPr>
          <w:delText xml:space="preserve">Nadopunjavanje </w:delText>
        </w:r>
      </w:del>
      <w:ins w:id="1478" w:author="Ognjen" w:date="2017-01-17T19:01:00Z">
        <w:r w:rsidR="00F835E2">
          <w:rPr>
            <w:rFonts w:ascii="Times New Roman" w:hAnsi="Times New Roman" w:cs="Times New Roman"/>
            <w:sz w:val="24"/>
            <w:szCs w:val="24"/>
          </w:rPr>
          <w:t>n</w:t>
        </w:r>
        <w:r w:rsidR="00F835E2" w:rsidRPr="00A3423B">
          <w:rPr>
            <w:rFonts w:ascii="Times New Roman" w:hAnsi="Times New Roman" w:cs="Times New Roman"/>
            <w:sz w:val="24"/>
            <w:szCs w:val="24"/>
          </w:rPr>
          <w:t>adopunjavanje</w:t>
        </w:r>
      </w:ins>
      <w:ins w:id="1479" w:author="Ognjen" w:date="2017-01-17T19:02:00Z">
        <w:r w:rsidR="00FF22EC">
          <w:rPr>
            <w:rFonts w:ascii="Times New Roman" w:hAnsi="Times New Roman" w:cs="Times New Roman"/>
            <w:sz w:val="24"/>
            <w:szCs w:val="24"/>
          </w:rPr>
          <w:t xml:space="preserve"> na r</w:t>
        </w:r>
      </w:ins>
      <w:ins w:id="1480" w:author="Ognjen" w:date="2017-01-17T19:01:00Z">
        <w:r w:rsidR="00F835E2" w:rsidRPr="00A3423B">
          <w:rPr>
            <w:rFonts w:ascii="Times New Roman" w:hAnsi="Times New Roman" w:cs="Times New Roman"/>
            <w:sz w:val="24"/>
            <w:szCs w:val="24"/>
          </w:rPr>
          <w:t xml:space="preserve"> </w:t>
        </w:r>
      </w:ins>
      <w:r w:rsidRPr="00A3423B">
        <w:rPr>
          <w:rFonts w:ascii="Times New Roman" w:hAnsi="Times New Roman" w:cs="Times New Roman"/>
          <w:sz w:val="24"/>
          <w:szCs w:val="24"/>
        </w:rPr>
        <w:t>do 64 bita</w:t>
      </w:r>
      <w:del w:id="1481" w:author="Ognjen" w:date="2017-01-17T19:02:00Z">
        <w:r w:rsidRPr="00A3423B" w:rsidDel="00FF22EC">
          <w:rPr>
            <w:rFonts w:ascii="Times New Roman" w:hAnsi="Times New Roman" w:cs="Times New Roman"/>
            <w:sz w:val="24"/>
            <w:szCs w:val="24"/>
          </w:rPr>
          <w:delText>.</w:delText>
        </w:r>
      </w:del>
      <w:ins w:id="1482" w:author="Ognjen" w:date="2017-01-17T19:02:00Z">
        <w:r w:rsidR="00FF22EC">
          <w:rPr>
            <w:rFonts w:ascii="Times New Roman" w:hAnsi="Times New Roman" w:cs="Times New Roman"/>
            <w:sz w:val="24"/>
            <w:szCs w:val="24"/>
          </w:rPr>
          <w:t>;</w:t>
        </w:r>
      </w:ins>
    </w:p>
    <w:p w14:paraId="3F0D3B34" w14:textId="63137688" w:rsidR="00A30742" w:rsidRPr="00A3423B" w:rsidRDefault="00A30742" w:rsidP="00937FA1">
      <w:pPr>
        <w:pStyle w:val="ListParagraph"/>
        <w:numPr>
          <w:ilvl w:val="1"/>
          <w:numId w:val="12"/>
        </w:numPr>
        <w:spacing w:line="360" w:lineRule="auto"/>
        <w:rPr>
          <w:rFonts w:ascii="Times New Roman" w:hAnsi="Times New Roman" w:cs="Times New Roman"/>
          <w:sz w:val="24"/>
          <w:szCs w:val="24"/>
        </w:rPr>
      </w:pPr>
      <w:del w:id="1483" w:author="Ognjen" w:date="2017-01-17T19:01:00Z">
        <w:r w:rsidRPr="00A3423B" w:rsidDel="00FF22EC">
          <w:rPr>
            <w:rFonts w:ascii="Times New Roman" w:hAnsi="Times New Roman" w:cs="Times New Roman"/>
            <w:sz w:val="24"/>
            <w:szCs w:val="24"/>
          </w:rPr>
          <w:lastRenderedPageBreak/>
          <w:delText xml:space="preserve">Vrsta </w:delText>
        </w:r>
      </w:del>
      <w:ins w:id="1484" w:author="Ognjen" w:date="2017-01-17T19:01:00Z">
        <w:r w:rsidR="00FF22EC">
          <w:rPr>
            <w:rFonts w:ascii="Times New Roman" w:hAnsi="Times New Roman" w:cs="Times New Roman"/>
            <w:sz w:val="24"/>
            <w:szCs w:val="24"/>
          </w:rPr>
          <w:t>v</w:t>
        </w:r>
        <w:r w:rsidR="00FF22EC" w:rsidRPr="00A3423B">
          <w:rPr>
            <w:rFonts w:ascii="Times New Roman" w:hAnsi="Times New Roman" w:cs="Times New Roman"/>
            <w:sz w:val="24"/>
            <w:szCs w:val="24"/>
          </w:rPr>
          <w:t>rst</w:t>
        </w:r>
      </w:ins>
      <w:ins w:id="1485" w:author="Ognjen" w:date="2017-01-17T19:02:00Z">
        <w:r w:rsidR="00FF22EC">
          <w:rPr>
            <w:rFonts w:ascii="Times New Roman" w:hAnsi="Times New Roman" w:cs="Times New Roman"/>
            <w:sz w:val="24"/>
            <w:szCs w:val="24"/>
          </w:rPr>
          <w:t>u</w:t>
        </w:r>
      </w:ins>
      <w:ins w:id="1486" w:author="Ognjen" w:date="2017-01-17T19:01:00Z">
        <w:r w:rsidR="00FF22EC" w:rsidRPr="00A3423B">
          <w:rPr>
            <w:rFonts w:ascii="Times New Roman" w:hAnsi="Times New Roman" w:cs="Times New Roman"/>
            <w:sz w:val="24"/>
            <w:szCs w:val="24"/>
          </w:rPr>
          <w:t xml:space="preserve"> </w:t>
        </w:r>
      </w:ins>
      <w:r w:rsidRPr="00A3423B">
        <w:rPr>
          <w:rFonts w:ascii="Times New Roman" w:hAnsi="Times New Roman" w:cs="Times New Roman"/>
          <w:sz w:val="24"/>
          <w:szCs w:val="24"/>
        </w:rPr>
        <w:t>Ethernet okvira</w:t>
      </w:r>
      <w:del w:id="1487" w:author="Ognjen" w:date="2017-01-17T19:01:00Z">
        <w:r w:rsidRPr="00A3423B" w:rsidDel="00FF22EC">
          <w:rPr>
            <w:rFonts w:ascii="Times New Roman" w:hAnsi="Times New Roman" w:cs="Times New Roman"/>
            <w:sz w:val="24"/>
            <w:szCs w:val="24"/>
          </w:rPr>
          <w:delText>.</w:delText>
        </w:r>
      </w:del>
      <w:ins w:id="1488" w:author="Ognjen" w:date="2017-01-17T19:01:00Z">
        <w:r w:rsidR="00FF22EC">
          <w:rPr>
            <w:rFonts w:ascii="Times New Roman" w:hAnsi="Times New Roman" w:cs="Times New Roman"/>
            <w:sz w:val="24"/>
            <w:szCs w:val="24"/>
          </w:rPr>
          <w:t>;</w:t>
        </w:r>
      </w:ins>
    </w:p>
    <w:p w14:paraId="79A51394" w14:textId="196999D1" w:rsidR="00A30742" w:rsidRPr="00A3423B" w:rsidRDefault="00FF22EC" w:rsidP="00937FA1">
      <w:pPr>
        <w:pStyle w:val="ListParagraph"/>
        <w:numPr>
          <w:ilvl w:val="1"/>
          <w:numId w:val="12"/>
        </w:numPr>
        <w:spacing w:line="360" w:lineRule="auto"/>
        <w:rPr>
          <w:rFonts w:ascii="Times New Roman" w:hAnsi="Times New Roman" w:cs="Times New Roman"/>
          <w:sz w:val="24"/>
          <w:szCs w:val="24"/>
        </w:rPr>
      </w:pPr>
      <w:ins w:id="1489" w:author="Ognjen" w:date="2017-01-17T19:01:00Z">
        <w:r>
          <w:rPr>
            <w:rFonts w:ascii="Times New Roman" w:hAnsi="Times New Roman" w:cs="Times New Roman"/>
            <w:sz w:val="24"/>
            <w:szCs w:val="24"/>
          </w:rPr>
          <w:t xml:space="preserve">vrijednost </w:t>
        </w:r>
      </w:ins>
      <w:r w:rsidR="00A30742" w:rsidRPr="00A3423B">
        <w:rPr>
          <w:rFonts w:ascii="Times New Roman" w:hAnsi="Times New Roman" w:cs="Times New Roman"/>
          <w:sz w:val="24"/>
          <w:szCs w:val="24"/>
        </w:rPr>
        <w:t>IP ToS (Type of Service).</w:t>
      </w:r>
    </w:p>
    <w:p w14:paraId="4CECFEDD" w14:textId="6B97AFE9" w:rsidR="00A30742" w:rsidRPr="00A3423B" w:rsidRDefault="00FF22EC" w:rsidP="00937FA1">
      <w:pPr>
        <w:pStyle w:val="ListParagraph"/>
        <w:numPr>
          <w:ilvl w:val="1"/>
          <w:numId w:val="12"/>
        </w:numPr>
        <w:spacing w:line="360" w:lineRule="auto"/>
        <w:rPr>
          <w:rFonts w:ascii="Times New Roman" w:hAnsi="Times New Roman" w:cs="Times New Roman"/>
          <w:sz w:val="24"/>
          <w:szCs w:val="24"/>
        </w:rPr>
      </w:pPr>
      <w:ins w:id="1490" w:author="Ognjen" w:date="2017-01-17T19:02:00Z">
        <w:r>
          <w:rPr>
            <w:rFonts w:ascii="Times New Roman" w:hAnsi="Times New Roman" w:cs="Times New Roman"/>
            <w:sz w:val="24"/>
            <w:szCs w:val="24"/>
          </w:rPr>
          <w:t xml:space="preserve">verziju </w:t>
        </w:r>
      </w:ins>
      <w:r w:rsidR="00A30742" w:rsidRPr="00A3423B">
        <w:rPr>
          <w:rFonts w:ascii="Times New Roman" w:hAnsi="Times New Roman" w:cs="Times New Roman"/>
          <w:sz w:val="24"/>
          <w:szCs w:val="24"/>
        </w:rPr>
        <w:t>IP protokol</w:t>
      </w:r>
      <w:del w:id="1491" w:author="Ognjen" w:date="2017-01-17T19:02:00Z">
        <w:r w:rsidR="00A30742" w:rsidRPr="00A3423B" w:rsidDel="00FF22EC">
          <w:rPr>
            <w:rFonts w:ascii="Times New Roman" w:hAnsi="Times New Roman" w:cs="Times New Roman"/>
            <w:sz w:val="24"/>
            <w:szCs w:val="24"/>
          </w:rPr>
          <w:delText>.</w:delText>
        </w:r>
      </w:del>
      <w:ins w:id="1492" w:author="Ognjen" w:date="2017-01-17T19:02:00Z">
        <w:r>
          <w:rPr>
            <w:rFonts w:ascii="Times New Roman" w:hAnsi="Times New Roman" w:cs="Times New Roman"/>
            <w:sz w:val="24"/>
            <w:szCs w:val="24"/>
          </w:rPr>
          <w:t>a;</w:t>
        </w:r>
      </w:ins>
    </w:p>
    <w:p w14:paraId="3AFA45EB" w14:textId="7643820B" w:rsidR="00A30742" w:rsidRPr="00A3423B" w:rsidRDefault="00A30742" w:rsidP="00937FA1">
      <w:pPr>
        <w:pStyle w:val="ListParagraph"/>
        <w:numPr>
          <w:ilvl w:val="1"/>
          <w:numId w:val="12"/>
        </w:numPr>
        <w:spacing w:line="360" w:lineRule="auto"/>
        <w:rPr>
          <w:rFonts w:ascii="Times New Roman" w:hAnsi="Times New Roman" w:cs="Times New Roman"/>
          <w:sz w:val="24"/>
          <w:szCs w:val="24"/>
        </w:rPr>
      </w:pPr>
      <w:del w:id="1493" w:author="Ognjen" w:date="2017-01-17T19:04:00Z">
        <w:r w:rsidRPr="00A3423B" w:rsidDel="00FF22EC">
          <w:rPr>
            <w:rFonts w:ascii="Times New Roman" w:hAnsi="Times New Roman" w:cs="Times New Roman"/>
            <w:sz w:val="24"/>
            <w:szCs w:val="24"/>
          </w:rPr>
          <w:delText xml:space="preserve">Nadopunjavanje </w:delText>
        </w:r>
      </w:del>
      <w:ins w:id="1494" w:author="Ognjen" w:date="2017-01-17T19:04:00Z">
        <w:r w:rsidR="00FF22EC">
          <w:rPr>
            <w:rFonts w:ascii="Times New Roman" w:hAnsi="Times New Roman" w:cs="Times New Roman"/>
            <w:sz w:val="24"/>
            <w:szCs w:val="24"/>
          </w:rPr>
          <w:t>n</w:t>
        </w:r>
        <w:r w:rsidR="00FF22EC" w:rsidRPr="00A3423B">
          <w:rPr>
            <w:rFonts w:ascii="Times New Roman" w:hAnsi="Times New Roman" w:cs="Times New Roman"/>
            <w:sz w:val="24"/>
            <w:szCs w:val="24"/>
          </w:rPr>
          <w:t xml:space="preserve">adopunjavanje </w:t>
        </w:r>
      </w:ins>
      <w:r w:rsidRPr="00A3423B">
        <w:rPr>
          <w:rFonts w:ascii="Times New Roman" w:hAnsi="Times New Roman" w:cs="Times New Roman"/>
          <w:sz w:val="24"/>
          <w:szCs w:val="24"/>
        </w:rPr>
        <w:t>do 64 bita</w:t>
      </w:r>
      <w:del w:id="1495" w:author="Ognjen" w:date="2017-01-17T19:04:00Z">
        <w:r w:rsidRPr="00A3423B" w:rsidDel="00FF22EC">
          <w:rPr>
            <w:rFonts w:ascii="Times New Roman" w:hAnsi="Times New Roman" w:cs="Times New Roman"/>
            <w:sz w:val="24"/>
            <w:szCs w:val="24"/>
          </w:rPr>
          <w:delText>.</w:delText>
        </w:r>
      </w:del>
      <w:ins w:id="1496" w:author="Ognjen" w:date="2017-01-17T19:04:00Z">
        <w:r w:rsidR="00FF22EC">
          <w:rPr>
            <w:rFonts w:ascii="Times New Roman" w:hAnsi="Times New Roman" w:cs="Times New Roman"/>
            <w:sz w:val="24"/>
            <w:szCs w:val="24"/>
          </w:rPr>
          <w:t>;</w:t>
        </w:r>
      </w:ins>
    </w:p>
    <w:p w14:paraId="2E5915D9" w14:textId="22975713" w:rsidR="00A30742" w:rsidRPr="00A3423B" w:rsidRDefault="00A30742" w:rsidP="00937FA1">
      <w:pPr>
        <w:pStyle w:val="ListParagraph"/>
        <w:numPr>
          <w:ilvl w:val="1"/>
          <w:numId w:val="12"/>
        </w:numPr>
        <w:spacing w:line="360" w:lineRule="auto"/>
        <w:rPr>
          <w:rFonts w:ascii="Times New Roman" w:hAnsi="Times New Roman" w:cs="Times New Roman"/>
          <w:sz w:val="24"/>
          <w:szCs w:val="24"/>
        </w:rPr>
      </w:pPr>
      <w:del w:id="1497" w:author="Ognjen" w:date="2017-01-17T19:04:00Z">
        <w:r w:rsidRPr="00A3423B" w:rsidDel="00FF22EC">
          <w:rPr>
            <w:rFonts w:ascii="Times New Roman" w:hAnsi="Times New Roman" w:cs="Times New Roman"/>
            <w:sz w:val="24"/>
            <w:szCs w:val="24"/>
          </w:rPr>
          <w:delText xml:space="preserve">Izvorišna </w:delText>
        </w:r>
      </w:del>
      <w:ins w:id="1498" w:author="Ognjen" w:date="2017-01-17T19:04:00Z">
        <w:r w:rsidR="00FF22EC">
          <w:rPr>
            <w:rFonts w:ascii="Times New Roman" w:hAnsi="Times New Roman" w:cs="Times New Roman"/>
            <w:sz w:val="24"/>
            <w:szCs w:val="24"/>
          </w:rPr>
          <w:t>i</w:t>
        </w:r>
        <w:r w:rsidR="00FF22EC" w:rsidRPr="00A3423B">
          <w:rPr>
            <w:rFonts w:ascii="Times New Roman" w:hAnsi="Times New Roman" w:cs="Times New Roman"/>
            <w:sz w:val="24"/>
            <w:szCs w:val="24"/>
          </w:rPr>
          <w:t>zvorišn</w:t>
        </w:r>
        <w:r w:rsidR="00FF22EC">
          <w:rPr>
            <w:rFonts w:ascii="Times New Roman" w:hAnsi="Times New Roman" w:cs="Times New Roman"/>
            <w:sz w:val="24"/>
            <w:szCs w:val="24"/>
          </w:rPr>
          <w:t>u</w:t>
        </w:r>
        <w:r w:rsidR="00FF22EC" w:rsidRPr="00A3423B">
          <w:rPr>
            <w:rFonts w:ascii="Times New Roman" w:hAnsi="Times New Roman" w:cs="Times New Roman"/>
            <w:sz w:val="24"/>
            <w:szCs w:val="24"/>
          </w:rPr>
          <w:t xml:space="preserve"> </w:t>
        </w:r>
      </w:ins>
      <w:r w:rsidRPr="00A3423B">
        <w:rPr>
          <w:rFonts w:ascii="Times New Roman" w:hAnsi="Times New Roman" w:cs="Times New Roman"/>
          <w:sz w:val="24"/>
          <w:szCs w:val="24"/>
        </w:rPr>
        <w:t>IP adres</w:t>
      </w:r>
      <w:del w:id="1499" w:author="Ognjen" w:date="2017-01-17T19:04:00Z">
        <w:r w:rsidRPr="00A3423B" w:rsidDel="00FF22EC">
          <w:rPr>
            <w:rFonts w:ascii="Times New Roman" w:hAnsi="Times New Roman" w:cs="Times New Roman"/>
            <w:sz w:val="24"/>
            <w:szCs w:val="24"/>
          </w:rPr>
          <w:delText>a.</w:delText>
        </w:r>
      </w:del>
      <w:ins w:id="1500" w:author="Ognjen" w:date="2017-01-17T19:04:00Z">
        <w:r w:rsidR="00FF22EC">
          <w:rPr>
            <w:rFonts w:ascii="Times New Roman" w:hAnsi="Times New Roman" w:cs="Times New Roman"/>
            <w:sz w:val="24"/>
            <w:szCs w:val="24"/>
          </w:rPr>
          <w:t>u;</w:t>
        </w:r>
      </w:ins>
    </w:p>
    <w:p w14:paraId="2AA7F8A1" w14:textId="0087A4AC" w:rsidR="00A30742" w:rsidRPr="00A3423B" w:rsidRDefault="00A30742" w:rsidP="00937FA1">
      <w:pPr>
        <w:pStyle w:val="ListParagraph"/>
        <w:numPr>
          <w:ilvl w:val="1"/>
          <w:numId w:val="12"/>
        </w:numPr>
        <w:spacing w:line="360" w:lineRule="auto"/>
        <w:rPr>
          <w:rFonts w:ascii="Times New Roman" w:hAnsi="Times New Roman" w:cs="Times New Roman"/>
          <w:sz w:val="24"/>
          <w:szCs w:val="24"/>
        </w:rPr>
      </w:pPr>
      <w:del w:id="1501" w:author="Ognjen" w:date="2017-01-17T19:04:00Z">
        <w:r w:rsidRPr="00A3423B" w:rsidDel="00FF22EC">
          <w:rPr>
            <w:rFonts w:ascii="Times New Roman" w:hAnsi="Times New Roman" w:cs="Times New Roman"/>
            <w:sz w:val="24"/>
            <w:szCs w:val="24"/>
          </w:rPr>
          <w:delText xml:space="preserve">Odredišna </w:delText>
        </w:r>
      </w:del>
      <w:ins w:id="1502" w:author="Ognjen" w:date="2017-01-17T19:04:00Z">
        <w:r w:rsidR="00FF22EC">
          <w:rPr>
            <w:rFonts w:ascii="Times New Roman" w:hAnsi="Times New Roman" w:cs="Times New Roman"/>
            <w:sz w:val="24"/>
            <w:szCs w:val="24"/>
          </w:rPr>
          <w:t>o</w:t>
        </w:r>
        <w:r w:rsidR="00FF22EC" w:rsidRPr="00A3423B">
          <w:rPr>
            <w:rFonts w:ascii="Times New Roman" w:hAnsi="Times New Roman" w:cs="Times New Roman"/>
            <w:sz w:val="24"/>
            <w:szCs w:val="24"/>
          </w:rPr>
          <w:t>dredišn</w:t>
        </w:r>
        <w:r w:rsidR="00FF22EC">
          <w:rPr>
            <w:rFonts w:ascii="Times New Roman" w:hAnsi="Times New Roman" w:cs="Times New Roman"/>
            <w:sz w:val="24"/>
            <w:szCs w:val="24"/>
          </w:rPr>
          <w:t>u</w:t>
        </w:r>
        <w:r w:rsidR="00FF22EC" w:rsidRPr="00A3423B">
          <w:rPr>
            <w:rFonts w:ascii="Times New Roman" w:hAnsi="Times New Roman" w:cs="Times New Roman"/>
            <w:sz w:val="24"/>
            <w:szCs w:val="24"/>
          </w:rPr>
          <w:t xml:space="preserve"> </w:t>
        </w:r>
      </w:ins>
      <w:r w:rsidRPr="00A3423B">
        <w:rPr>
          <w:rFonts w:ascii="Times New Roman" w:hAnsi="Times New Roman" w:cs="Times New Roman"/>
          <w:sz w:val="24"/>
          <w:szCs w:val="24"/>
        </w:rPr>
        <w:t>IP adres</w:t>
      </w:r>
      <w:del w:id="1503" w:author="Ognjen" w:date="2017-01-17T19:04:00Z">
        <w:r w:rsidRPr="00A3423B" w:rsidDel="00FF22EC">
          <w:rPr>
            <w:rFonts w:ascii="Times New Roman" w:hAnsi="Times New Roman" w:cs="Times New Roman"/>
            <w:sz w:val="24"/>
            <w:szCs w:val="24"/>
          </w:rPr>
          <w:delText>a.</w:delText>
        </w:r>
      </w:del>
      <w:ins w:id="1504" w:author="Ognjen" w:date="2017-01-17T19:04:00Z">
        <w:r w:rsidR="00FF22EC">
          <w:rPr>
            <w:rFonts w:ascii="Times New Roman" w:hAnsi="Times New Roman" w:cs="Times New Roman"/>
            <w:sz w:val="24"/>
            <w:szCs w:val="24"/>
          </w:rPr>
          <w:t>u;</w:t>
        </w:r>
      </w:ins>
    </w:p>
    <w:p w14:paraId="08FA0751" w14:textId="17035B92" w:rsidR="00A30742" w:rsidRPr="00A3423B" w:rsidRDefault="00A30742" w:rsidP="00937FA1">
      <w:pPr>
        <w:pStyle w:val="ListParagraph"/>
        <w:numPr>
          <w:ilvl w:val="1"/>
          <w:numId w:val="12"/>
        </w:numPr>
        <w:spacing w:line="360" w:lineRule="auto"/>
        <w:rPr>
          <w:rFonts w:ascii="Times New Roman" w:hAnsi="Times New Roman" w:cs="Times New Roman"/>
          <w:sz w:val="24"/>
          <w:szCs w:val="24"/>
        </w:rPr>
      </w:pPr>
      <w:r w:rsidRPr="00A3423B">
        <w:rPr>
          <w:rFonts w:ascii="Times New Roman" w:hAnsi="Times New Roman" w:cs="Times New Roman"/>
          <w:sz w:val="24"/>
          <w:szCs w:val="24"/>
        </w:rPr>
        <w:t>TCP/UDP izvorišn</w:t>
      </w:r>
      <w:del w:id="1505" w:author="Ognjen" w:date="2017-01-17T19:04:00Z">
        <w:r w:rsidRPr="00A3423B" w:rsidDel="00FF22EC">
          <w:rPr>
            <w:rFonts w:ascii="Times New Roman" w:hAnsi="Times New Roman" w:cs="Times New Roman"/>
            <w:sz w:val="24"/>
            <w:szCs w:val="24"/>
          </w:rPr>
          <w:delText>i port.</w:delText>
        </w:r>
      </w:del>
      <w:ins w:id="1506" w:author="Ognjen" w:date="2017-01-17T19:04:00Z">
        <w:r w:rsidR="00FF22EC">
          <w:rPr>
            <w:rFonts w:ascii="Times New Roman" w:hAnsi="Times New Roman" w:cs="Times New Roman"/>
            <w:sz w:val="24"/>
            <w:szCs w:val="24"/>
          </w:rPr>
          <w:t>a vrata;</w:t>
        </w:r>
      </w:ins>
    </w:p>
    <w:p w14:paraId="7AF76532" w14:textId="0C6AEEBF" w:rsidR="00A30742" w:rsidRPr="00A3423B" w:rsidRDefault="00A30742" w:rsidP="00937FA1">
      <w:pPr>
        <w:pStyle w:val="ListParagraph"/>
        <w:numPr>
          <w:ilvl w:val="1"/>
          <w:numId w:val="12"/>
        </w:numPr>
        <w:spacing w:line="360" w:lineRule="auto"/>
        <w:rPr>
          <w:rFonts w:ascii="Times New Roman" w:hAnsi="Times New Roman" w:cs="Times New Roman"/>
          <w:sz w:val="24"/>
          <w:szCs w:val="24"/>
        </w:rPr>
      </w:pPr>
      <w:r w:rsidRPr="00A3423B">
        <w:rPr>
          <w:rFonts w:ascii="Times New Roman" w:hAnsi="Times New Roman" w:cs="Times New Roman"/>
          <w:sz w:val="24"/>
          <w:szCs w:val="24"/>
        </w:rPr>
        <w:t>TCP/UDP odredišn</w:t>
      </w:r>
      <w:del w:id="1507" w:author="Ognjen" w:date="2017-01-17T19:04:00Z">
        <w:r w:rsidRPr="00A3423B" w:rsidDel="00FF22EC">
          <w:rPr>
            <w:rFonts w:ascii="Times New Roman" w:hAnsi="Times New Roman" w:cs="Times New Roman"/>
            <w:sz w:val="24"/>
            <w:szCs w:val="24"/>
          </w:rPr>
          <w:delText>i port.</w:delText>
        </w:r>
      </w:del>
      <w:ins w:id="1508" w:author="Ognjen" w:date="2017-01-17T19:04:00Z">
        <w:r w:rsidR="00FF22EC">
          <w:rPr>
            <w:rFonts w:ascii="Times New Roman" w:hAnsi="Times New Roman" w:cs="Times New Roman"/>
            <w:sz w:val="24"/>
            <w:szCs w:val="24"/>
          </w:rPr>
          <w:t>a vrata;</w:t>
        </w:r>
      </w:ins>
    </w:p>
    <w:p w14:paraId="7FF226E5" w14:textId="13721FC5" w:rsidR="00A30742" w:rsidRPr="00A3423B" w:rsidRDefault="00A30742" w:rsidP="00937FA1">
      <w:pPr>
        <w:pStyle w:val="ListParagraph"/>
        <w:numPr>
          <w:ilvl w:val="0"/>
          <w:numId w:val="12"/>
        </w:numPr>
        <w:spacing w:line="360" w:lineRule="auto"/>
        <w:rPr>
          <w:rFonts w:ascii="Times New Roman" w:hAnsi="Times New Roman" w:cs="Times New Roman"/>
          <w:sz w:val="24"/>
          <w:szCs w:val="24"/>
        </w:rPr>
      </w:pPr>
      <w:r w:rsidRPr="00A3423B">
        <w:rPr>
          <w:rFonts w:ascii="Times New Roman" w:hAnsi="Times New Roman" w:cs="Times New Roman"/>
          <w:i/>
          <w:sz w:val="24"/>
          <w:szCs w:val="24"/>
        </w:rPr>
        <w:t>Opaque controller-issued identifier</w:t>
      </w:r>
      <w:del w:id="1509" w:author="Ognjen" w:date="2017-01-17T19:05:00Z">
        <w:r w:rsidRPr="00A3423B" w:rsidDel="00FF22EC">
          <w:rPr>
            <w:rFonts w:ascii="Times New Roman" w:hAnsi="Times New Roman" w:cs="Times New Roman"/>
            <w:i/>
            <w:sz w:val="24"/>
            <w:szCs w:val="24"/>
          </w:rPr>
          <w:delText>.</w:delText>
        </w:r>
      </w:del>
      <w:ins w:id="1510" w:author="Ognjen" w:date="2017-01-17T19:05:00Z">
        <w:r w:rsidR="00FF22EC">
          <w:rPr>
            <w:rFonts w:ascii="Times New Roman" w:hAnsi="Times New Roman" w:cs="Times New Roman"/>
            <w:i/>
            <w:sz w:val="24"/>
            <w:szCs w:val="24"/>
          </w:rPr>
          <w:t>;</w:t>
        </w:r>
      </w:ins>
    </w:p>
    <w:p w14:paraId="07CB2996" w14:textId="74A4D0C6" w:rsidR="00A30742" w:rsidRPr="00A3423B" w:rsidRDefault="00A30742" w:rsidP="00937FA1">
      <w:pPr>
        <w:pStyle w:val="ListParagraph"/>
        <w:numPr>
          <w:ilvl w:val="0"/>
          <w:numId w:val="12"/>
        </w:numPr>
        <w:spacing w:line="360" w:lineRule="auto"/>
        <w:rPr>
          <w:rFonts w:ascii="Times New Roman" w:hAnsi="Times New Roman" w:cs="Times New Roman"/>
          <w:sz w:val="24"/>
          <w:szCs w:val="24"/>
        </w:rPr>
      </w:pPr>
      <w:del w:id="1511" w:author="Ognjen" w:date="2017-01-17T19:05:00Z">
        <w:r w:rsidRPr="00A3423B" w:rsidDel="00FF22EC">
          <w:rPr>
            <w:rFonts w:ascii="Times New Roman" w:hAnsi="Times New Roman" w:cs="Times New Roman"/>
            <w:sz w:val="24"/>
            <w:szCs w:val="24"/>
          </w:rPr>
          <w:delText xml:space="preserve">Naredba </w:delText>
        </w:r>
      </w:del>
      <w:ins w:id="1512" w:author="Ognjen" w:date="2017-01-17T19:05:00Z">
        <w:r w:rsidR="00FF22EC">
          <w:rPr>
            <w:rFonts w:ascii="Times New Roman" w:hAnsi="Times New Roman" w:cs="Times New Roman"/>
            <w:sz w:val="24"/>
            <w:szCs w:val="24"/>
          </w:rPr>
          <w:t>akcija</w:t>
        </w:r>
        <w:r w:rsidR="00FF22EC" w:rsidRPr="00A3423B">
          <w:rPr>
            <w:rFonts w:ascii="Times New Roman" w:hAnsi="Times New Roman" w:cs="Times New Roman"/>
            <w:sz w:val="24"/>
            <w:szCs w:val="24"/>
          </w:rPr>
          <w:t xml:space="preserve"> </w:t>
        </w:r>
        <w:r w:rsidR="00FF22EC">
          <w:rPr>
            <w:rFonts w:ascii="Times New Roman" w:hAnsi="Times New Roman" w:cs="Times New Roman"/>
            <w:sz w:val="24"/>
            <w:szCs w:val="24"/>
          </w:rPr>
          <w:t xml:space="preserve">(„Command“) </w:t>
        </w:r>
      </w:ins>
      <w:r w:rsidRPr="00A3423B">
        <w:rPr>
          <w:rFonts w:ascii="Times New Roman" w:hAnsi="Times New Roman" w:cs="Times New Roman"/>
          <w:sz w:val="24"/>
          <w:szCs w:val="24"/>
        </w:rPr>
        <w:t>koja se treba izvršit</w:t>
      </w:r>
      <w:ins w:id="1513" w:author="Ognjen" w:date="2017-01-17T19:05:00Z">
        <w:r w:rsidR="00FF22EC">
          <w:rPr>
            <w:rFonts w:ascii="Times New Roman" w:hAnsi="Times New Roman" w:cs="Times New Roman"/>
            <w:sz w:val="24"/>
            <w:szCs w:val="24"/>
          </w:rPr>
          <w:t>i</w:t>
        </w:r>
      </w:ins>
      <w:r w:rsidRPr="00A3423B">
        <w:rPr>
          <w:rFonts w:ascii="Times New Roman" w:hAnsi="Times New Roman" w:cs="Times New Roman"/>
          <w:sz w:val="24"/>
          <w:szCs w:val="24"/>
        </w:rPr>
        <w:t xml:space="preserve"> </w:t>
      </w:r>
      <w:del w:id="1514" w:author="Ognjen" w:date="2017-01-17T19:06:00Z">
        <w:r w:rsidRPr="00A3423B" w:rsidDel="00FF22EC">
          <w:rPr>
            <w:rFonts w:ascii="Times New Roman" w:hAnsi="Times New Roman" w:cs="Times New Roman"/>
            <w:sz w:val="24"/>
            <w:szCs w:val="24"/>
          </w:rPr>
          <w:delText xml:space="preserve">nad </w:delText>
        </w:r>
      </w:del>
      <w:ins w:id="1515" w:author="Ognjen" w:date="2017-01-17T19:06:00Z">
        <w:r w:rsidR="00FF22EC">
          <w:rPr>
            <w:rFonts w:ascii="Times New Roman" w:hAnsi="Times New Roman" w:cs="Times New Roman"/>
            <w:sz w:val="24"/>
            <w:szCs w:val="24"/>
          </w:rPr>
          <w:t>za dani</w:t>
        </w:r>
        <w:r w:rsidR="00FF22EC" w:rsidRPr="00A3423B">
          <w:rPr>
            <w:rFonts w:ascii="Times New Roman" w:hAnsi="Times New Roman" w:cs="Times New Roman"/>
            <w:sz w:val="24"/>
            <w:szCs w:val="24"/>
          </w:rPr>
          <w:t xml:space="preserve"> </w:t>
        </w:r>
      </w:ins>
      <w:r w:rsidRPr="00A3423B">
        <w:rPr>
          <w:rFonts w:ascii="Times New Roman" w:hAnsi="Times New Roman" w:cs="Times New Roman"/>
          <w:sz w:val="24"/>
          <w:szCs w:val="24"/>
        </w:rPr>
        <w:t>tok</w:t>
      </w:r>
      <w:del w:id="1516" w:author="Ognjen" w:date="2017-01-17T19:06:00Z">
        <w:r w:rsidRPr="00A3423B" w:rsidDel="00FF22EC">
          <w:rPr>
            <w:rFonts w:ascii="Times New Roman" w:hAnsi="Times New Roman" w:cs="Times New Roman"/>
            <w:sz w:val="24"/>
            <w:szCs w:val="24"/>
          </w:rPr>
          <w:delText>om</w:delText>
        </w:r>
      </w:del>
      <w:r w:rsidRPr="00A3423B">
        <w:rPr>
          <w:rFonts w:ascii="Times New Roman" w:hAnsi="Times New Roman" w:cs="Times New Roman"/>
          <w:sz w:val="24"/>
          <w:szCs w:val="24"/>
        </w:rPr>
        <w:t xml:space="preserve"> </w:t>
      </w:r>
      <w:del w:id="1517" w:author="Ognjen" w:date="2017-01-17T19:06:00Z">
        <w:r w:rsidRPr="00A3423B" w:rsidDel="00FF22EC">
          <w:rPr>
            <w:rFonts w:ascii="Times New Roman" w:hAnsi="Times New Roman" w:cs="Times New Roman"/>
            <w:sz w:val="24"/>
            <w:szCs w:val="24"/>
          </w:rPr>
          <w:delText>podataka</w:delText>
        </w:r>
      </w:del>
      <w:ins w:id="1518" w:author="Ognjen" w:date="2017-01-17T19:06:00Z">
        <w:r w:rsidR="00FF22EC">
          <w:rPr>
            <w:rFonts w:ascii="Times New Roman" w:hAnsi="Times New Roman" w:cs="Times New Roman"/>
            <w:sz w:val="24"/>
            <w:szCs w:val="24"/>
          </w:rPr>
          <w:t>paketa</w:t>
        </w:r>
      </w:ins>
      <w:r w:rsidRPr="00A3423B">
        <w:rPr>
          <w:rFonts w:ascii="Times New Roman" w:hAnsi="Times New Roman" w:cs="Times New Roman"/>
          <w:sz w:val="24"/>
          <w:szCs w:val="24"/>
        </w:rPr>
        <w:t>:</w:t>
      </w:r>
    </w:p>
    <w:p w14:paraId="180725DA" w14:textId="71EA402D" w:rsidR="00A30742" w:rsidRPr="00A3423B" w:rsidRDefault="00A30742" w:rsidP="00937FA1">
      <w:pPr>
        <w:pStyle w:val="ListParagraph"/>
        <w:numPr>
          <w:ilvl w:val="1"/>
          <w:numId w:val="12"/>
        </w:numPr>
        <w:spacing w:line="360" w:lineRule="auto"/>
        <w:rPr>
          <w:rFonts w:ascii="Times New Roman" w:hAnsi="Times New Roman" w:cs="Times New Roman"/>
          <w:sz w:val="24"/>
          <w:szCs w:val="24"/>
        </w:rPr>
      </w:pPr>
      <w:del w:id="1519" w:author="Ognjen" w:date="2017-01-17T19:05:00Z">
        <w:r w:rsidRPr="00A3423B" w:rsidDel="00FF22EC">
          <w:rPr>
            <w:rFonts w:ascii="Times New Roman" w:hAnsi="Times New Roman" w:cs="Times New Roman"/>
            <w:sz w:val="24"/>
            <w:szCs w:val="24"/>
          </w:rPr>
          <w:delText xml:space="preserve">Izbriši </w:delText>
        </w:r>
      </w:del>
      <w:ins w:id="1520" w:author="Ognjen" w:date="2017-01-17T19:05:00Z">
        <w:r w:rsidR="00FF22EC">
          <w:rPr>
            <w:rFonts w:ascii="Times New Roman" w:hAnsi="Times New Roman" w:cs="Times New Roman"/>
            <w:sz w:val="24"/>
            <w:szCs w:val="24"/>
          </w:rPr>
          <w:t>i</w:t>
        </w:r>
        <w:r w:rsidR="00FF22EC" w:rsidRPr="00A3423B">
          <w:rPr>
            <w:rFonts w:ascii="Times New Roman" w:hAnsi="Times New Roman" w:cs="Times New Roman"/>
            <w:sz w:val="24"/>
            <w:szCs w:val="24"/>
          </w:rPr>
          <w:t xml:space="preserve">zbriši </w:t>
        </w:r>
      </w:ins>
      <w:r w:rsidRPr="00A3423B">
        <w:rPr>
          <w:rFonts w:ascii="Times New Roman" w:hAnsi="Times New Roman" w:cs="Times New Roman"/>
          <w:sz w:val="24"/>
          <w:szCs w:val="24"/>
        </w:rPr>
        <w:t>sve podudarajuće tokove</w:t>
      </w:r>
      <w:ins w:id="1521" w:author="Ognjen" w:date="2017-01-17T19:06:00Z">
        <w:r w:rsidR="00FF22EC">
          <w:rPr>
            <w:rFonts w:ascii="Times New Roman" w:hAnsi="Times New Roman" w:cs="Times New Roman"/>
            <w:sz w:val="24"/>
            <w:szCs w:val="24"/>
          </w:rPr>
          <w:t xml:space="preserve"> paketa u tablici</w:t>
        </w:r>
      </w:ins>
      <w:del w:id="1522" w:author="Ognjen" w:date="2017-01-17T19:05:00Z">
        <w:r w:rsidRPr="00A3423B" w:rsidDel="00FF22EC">
          <w:rPr>
            <w:rFonts w:ascii="Times New Roman" w:hAnsi="Times New Roman" w:cs="Times New Roman"/>
            <w:sz w:val="24"/>
            <w:szCs w:val="24"/>
          </w:rPr>
          <w:delText>.</w:delText>
        </w:r>
      </w:del>
      <w:ins w:id="1523" w:author="Ognjen" w:date="2017-01-17T19:05:00Z">
        <w:r w:rsidR="00FF22EC">
          <w:rPr>
            <w:rFonts w:ascii="Times New Roman" w:hAnsi="Times New Roman" w:cs="Times New Roman"/>
            <w:sz w:val="24"/>
            <w:szCs w:val="24"/>
          </w:rPr>
          <w:t>;</w:t>
        </w:r>
      </w:ins>
    </w:p>
    <w:p w14:paraId="6543E52C" w14:textId="446C147F" w:rsidR="00A30742" w:rsidRPr="00A3423B" w:rsidRDefault="00A30742" w:rsidP="00937FA1">
      <w:pPr>
        <w:pStyle w:val="ListParagraph"/>
        <w:numPr>
          <w:ilvl w:val="0"/>
          <w:numId w:val="12"/>
        </w:numPr>
        <w:spacing w:line="360" w:lineRule="auto"/>
        <w:rPr>
          <w:rFonts w:ascii="Times New Roman" w:hAnsi="Times New Roman" w:cs="Times New Roman"/>
          <w:sz w:val="24"/>
          <w:szCs w:val="24"/>
        </w:rPr>
      </w:pPr>
      <w:del w:id="1524" w:author="Ognjen" w:date="2017-01-17T19:06:00Z">
        <w:r w:rsidRPr="00A3423B" w:rsidDel="00FF22EC">
          <w:rPr>
            <w:rFonts w:ascii="Times New Roman" w:hAnsi="Times New Roman" w:cs="Times New Roman"/>
            <w:sz w:val="24"/>
            <w:szCs w:val="24"/>
          </w:rPr>
          <w:delText xml:space="preserve">Vrijeme </w:delText>
        </w:r>
      </w:del>
      <w:ins w:id="1525" w:author="Ognjen" w:date="2017-01-17T19:06:00Z">
        <w:r w:rsidR="00FF22EC">
          <w:rPr>
            <w:rFonts w:ascii="Times New Roman" w:hAnsi="Times New Roman" w:cs="Times New Roman"/>
            <w:sz w:val="24"/>
            <w:szCs w:val="24"/>
          </w:rPr>
          <w:t>v</w:t>
        </w:r>
        <w:r w:rsidR="00FF22EC" w:rsidRPr="00A3423B">
          <w:rPr>
            <w:rFonts w:ascii="Times New Roman" w:hAnsi="Times New Roman" w:cs="Times New Roman"/>
            <w:sz w:val="24"/>
            <w:szCs w:val="24"/>
          </w:rPr>
          <w:t xml:space="preserve">rijeme </w:t>
        </w:r>
      </w:ins>
      <w:r w:rsidRPr="00A3423B">
        <w:rPr>
          <w:rFonts w:ascii="Times New Roman" w:hAnsi="Times New Roman" w:cs="Times New Roman"/>
          <w:sz w:val="24"/>
          <w:szCs w:val="24"/>
        </w:rPr>
        <w:t>mirovanja</w:t>
      </w:r>
      <w:ins w:id="1526" w:author="Ognjen" w:date="2017-01-17T19:06:00Z">
        <w:r w:rsidR="00FF22EC">
          <w:rPr>
            <w:rFonts w:ascii="Times New Roman" w:hAnsi="Times New Roman" w:cs="Times New Roman"/>
            <w:sz w:val="24"/>
            <w:szCs w:val="24"/>
          </w:rPr>
          <w:t xml:space="preserve"> </w:t>
        </w:r>
      </w:ins>
      <w:ins w:id="1527" w:author="Ognjen" w:date="2017-01-17T19:09:00Z">
        <w:r w:rsidR="003F7E9E" w:rsidRPr="00A3423B">
          <w:rPr>
            <w:rFonts w:ascii="Times New Roman" w:hAnsi="Times New Roman" w:cs="Times New Roman"/>
            <w:sz w:val="24"/>
            <w:szCs w:val="24"/>
          </w:rPr>
          <w:t>u sekundama</w:t>
        </w:r>
        <w:r w:rsidR="003F7E9E">
          <w:rPr>
            <w:rFonts w:ascii="Times New Roman" w:hAnsi="Times New Roman" w:cs="Times New Roman"/>
            <w:sz w:val="24"/>
            <w:szCs w:val="24"/>
          </w:rPr>
          <w:t xml:space="preserve"> </w:t>
        </w:r>
      </w:ins>
      <w:ins w:id="1528" w:author="Ognjen" w:date="2017-01-17T19:06:00Z">
        <w:r w:rsidR="00FF22EC">
          <w:rPr>
            <w:rFonts w:ascii="Times New Roman" w:hAnsi="Times New Roman" w:cs="Times New Roman"/>
            <w:sz w:val="24"/>
            <w:szCs w:val="24"/>
          </w:rPr>
          <w:t>(„Idle-timeout“)</w:t>
        </w:r>
      </w:ins>
      <w:r w:rsidRPr="00A3423B">
        <w:rPr>
          <w:rFonts w:ascii="Times New Roman" w:hAnsi="Times New Roman" w:cs="Times New Roman"/>
          <w:sz w:val="24"/>
          <w:szCs w:val="24"/>
        </w:rPr>
        <w:t xml:space="preserve"> prije </w:t>
      </w:r>
      <w:del w:id="1529" w:author="Ognjen" w:date="2017-01-17T19:09:00Z">
        <w:r w:rsidRPr="00A3423B" w:rsidDel="003F7E9E">
          <w:rPr>
            <w:rFonts w:ascii="Times New Roman" w:hAnsi="Times New Roman" w:cs="Times New Roman"/>
            <w:sz w:val="24"/>
            <w:szCs w:val="24"/>
          </w:rPr>
          <w:delText xml:space="preserve">odbacivanja </w:delText>
        </w:r>
      </w:del>
      <w:ins w:id="1530" w:author="Ognjen" w:date="2017-01-17T19:09:00Z">
        <w:r w:rsidR="003F7E9E">
          <w:rPr>
            <w:rFonts w:ascii="Times New Roman" w:hAnsi="Times New Roman" w:cs="Times New Roman"/>
            <w:sz w:val="24"/>
            <w:szCs w:val="24"/>
          </w:rPr>
          <w:t>brisanja retka iz tablice toka</w:t>
        </w:r>
      </w:ins>
      <w:del w:id="1531" w:author="Ognjen" w:date="2017-01-17T19:09:00Z">
        <w:r w:rsidRPr="00A3423B" w:rsidDel="003F7E9E">
          <w:rPr>
            <w:rFonts w:ascii="Times New Roman" w:hAnsi="Times New Roman" w:cs="Times New Roman"/>
            <w:sz w:val="24"/>
            <w:szCs w:val="24"/>
          </w:rPr>
          <w:delText>u sekundama</w:delText>
        </w:r>
      </w:del>
      <w:del w:id="1532" w:author="Ognjen" w:date="2017-01-17T19:06:00Z">
        <w:r w:rsidRPr="00A3423B" w:rsidDel="00FF22EC">
          <w:rPr>
            <w:rFonts w:ascii="Times New Roman" w:hAnsi="Times New Roman" w:cs="Times New Roman"/>
            <w:sz w:val="24"/>
            <w:szCs w:val="24"/>
          </w:rPr>
          <w:delText>.</w:delText>
        </w:r>
      </w:del>
      <w:ins w:id="1533" w:author="Ognjen" w:date="2017-01-17T19:06:00Z">
        <w:r w:rsidR="00FF22EC">
          <w:rPr>
            <w:rFonts w:ascii="Times New Roman" w:hAnsi="Times New Roman" w:cs="Times New Roman"/>
            <w:sz w:val="24"/>
            <w:szCs w:val="24"/>
          </w:rPr>
          <w:t>;</w:t>
        </w:r>
      </w:ins>
    </w:p>
    <w:p w14:paraId="78BBC609" w14:textId="06FB8F35" w:rsidR="00A30742" w:rsidRPr="00A3423B" w:rsidRDefault="00A30742" w:rsidP="00937FA1">
      <w:pPr>
        <w:pStyle w:val="ListParagraph"/>
        <w:numPr>
          <w:ilvl w:val="0"/>
          <w:numId w:val="12"/>
        </w:numPr>
        <w:spacing w:line="360" w:lineRule="auto"/>
        <w:rPr>
          <w:rFonts w:ascii="Times New Roman" w:hAnsi="Times New Roman" w:cs="Times New Roman"/>
          <w:sz w:val="24"/>
          <w:szCs w:val="24"/>
        </w:rPr>
      </w:pPr>
      <w:del w:id="1534" w:author="Ognjen" w:date="2017-01-17T19:09:00Z">
        <w:r w:rsidRPr="00A3423B" w:rsidDel="003F7E9E">
          <w:rPr>
            <w:rFonts w:ascii="Times New Roman" w:hAnsi="Times New Roman" w:cs="Times New Roman"/>
            <w:sz w:val="24"/>
            <w:szCs w:val="24"/>
          </w:rPr>
          <w:delText xml:space="preserve">Maksimalno </w:delText>
        </w:r>
      </w:del>
      <w:ins w:id="1535" w:author="Ognjen" w:date="2017-01-17T19:09:00Z">
        <w:r w:rsidR="003F7E9E">
          <w:rPr>
            <w:rFonts w:ascii="Times New Roman" w:hAnsi="Times New Roman" w:cs="Times New Roman"/>
            <w:sz w:val="24"/>
            <w:szCs w:val="24"/>
          </w:rPr>
          <w:t>m</w:t>
        </w:r>
        <w:r w:rsidR="003F7E9E" w:rsidRPr="00A3423B">
          <w:rPr>
            <w:rFonts w:ascii="Times New Roman" w:hAnsi="Times New Roman" w:cs="Times New Roman"/>
            <w:sz w:val="24"/>
            <w:szCs w:val="24"/>
          </w:rPr>
          <w:t xml:space="preserve">aksimalno </w:t>
        </w:r>
      </w:ins>
      <w:r w:rsidRPr="00A3423B">
        <w:rPr>
          <w:rFonts w:ascii="Times New Roman" w:hAnsi="Times New Roman" w:cs="Times New Roman"/>
          <w:sz w:val="24"/>
          <w:szCs w:val="24"/>
        </w:rPr>
        <w:t>vrijeme mirovanja</w:t>
      </w:r>
      <w:ins w:id="1536" w:author="Ognjen" w:date="2017-01-17T19:09:00Z">
        <w:r w:rsidR="003F7E9E">
          <w:rPr>
            <w:rFonts w:ascii="Times New Roman" w:hAnsi="Times New Roman" w:cs="Times New Roman"/>
            <w:sz w:val="24"/>
            <w:szCs w:val="24"/>
          </w:rPr>
          <w:t xml:space="preserve"> </w:t>
        </w:r>
        <w:r w:rsidR="003F7E9E" w:rsidRPr="00A3423B">
          <w:rPr>
            <w:rFonts w:ascii="Times New Roman" w:hAnsi="Times New Roman" w:cs="Times New Roman"/>
            <w:sz w:val="24"/>
            <w:szCs w:val="24"/>
          </w:rPr>
          <w:t>u sekundama</w:t>
        </w:r>
      </w:ins>
      <w:r w:rsidRPr="00A3423B">
        <w:rPr>
          <w:rFonts w:ascii="Times New Roman" w:hAnsi="Times New Roman" w:cs="Times New Roman"/>
          <w:sz w:val="24"/>
          <w:szCs w:val="24"/>
        </w:rPr>
        <w:t xml:space="preserve"> prije </w:t>
      </w:r>
      <w:ins w:id="1537" w:author="Ognjen" w:date="2017-01-17T19:09:00Z">
        <w:r w:rsidR="003F7E9E">
          <w:rPr>
            <w:rFonts w:ascii="Times New Roman" w:hAnsi="Times New Roman" w:cs="Times New Roman"/>
            <w:sz w:val="24"/>
            <w:szCs w:val="24"/>
          </w:rPr>
          <w:t>brisanja retka iz tablice toka;</w:t>
        </w:r>
      </w:ins>
      <w:del w:id="1538" w:author="Ognjen" w:date="2017-01-17T19:09:00Z">
        <w:r w:rsidRPr="00A3423B" w:rsidDel="003F7E9E">
          <w:rPr>
            <w:rFonts w:ascii="Times New Roman" w:hAnsi="Times New Roman" w:cs="Times New Roman"/>
            <w:sz w:val="24"/>
            <w:szCs w:val="24"/>
          </w:rPr>
          <w:delText>odbacivanja u sekundama</w:delText>
        </w:r>
      </w:del>
      <w:r w:rsidRPr="00A3423B">
        <w:rPr>
          <w:rFonts w:ascii="Times New Roman" w:hAnsi="Times New Roman" w:cs="Times New Roman"/>
          <w:sz w:val="24"/>
          <w:szCs w:val="24"/>
        </w:rPr>
        <w:t>.</w:t>
      </w:r>
    </w:p>
    <w:p w14:paraId="56A94D8A" w14:textId="73D4AF3A" w:rsidR="00A30742" w:rsidRPr="00A3423B" w:rsidRDefault="00A30742" w:rsidP="00937FA1">
      <w:pPr>
        <w:pStyle w:val="ListParagraph"/>
        <w:numPr>
          <w:ilvl w:val="0"/>
          <w:numId w:val="12"/>
        </w:numPr>
        <w:spacing w:line="360" w:lineRule="auto"/>
        <w:rPr>
          <w:rFonts w:ascii="Times New Roman" w:hAnsi="Times New Roman" w:cs="Times New Roman"/>
          <w:sz w:val="24"/>
          <w:szCs w:val="24"/>
        </w:rPr>
      </w:pPr>
      <w:del w:id="1539" w:author="Ognjen" w:date="2017-01-17T19:10:00Z">
        <w:r w:rsidRPr="00A3423B" w:rsidDel="003F7E9E">
          <w:rPr>
            <w:rFonts w:ascii="Times New Roman" w:hAnsi="Times New Roman" w:cs="Times New Roman"/>
            <w:sz w:val="24"/>
            <w:szCs w:val="24"/>
          </w:rPr>
          <w:delText>R</w:delText>
        </w:r>
      </w:del>
      <w:ins w:id="1540" w:author="Ognjen" w:date="2017-01-17T19:10:00Z">
        <w:r w:rsidR="003F7E9E">
          <w:rPr>
            <w:rFonts w:ascii="Times New Roman" w:hAnsi="Times New Roman" w:cs="Times New Roman"/>
            <w:sz w:val="24"/>
            <w:szCs w:val="24"/>
          </w:rPr>
          <w:t>r</w:t>
        </w:r>
      </w:ins>
      <w:r w:rsidRPr="00A3423B">
        <w:rPr>
          <w:rFonts w:ascii="Times New Roman" w:hAnsi="Times New Roman" w:cs="Times New Roman"/>
          <w:sz w:val="24"/>
          <w:szCs w:val="24"/>
        </w:rPr>
        <w:t>azina prioriteta ulaznog toka</w:t>
      </w:r>
      <w:del w:id="1541" w:author="Ognjen" w:date="2017-01-17T19:10:00Z">
        <w:r w:rsidRPr="00A3423B" w:rsidDel="003F7E9E">
          <w:rPr>
            <w:rFonts w:ascii="Times New Roman" w:hAnsi="Times New Roman" w:cs="Times New Roman"/>
            <w:sz w:val="24"/>
            <w:szCs w:val="24"/>
          </w:rPr>
          <w:delText>.</w:delText>
        </w:r>
      </w:del>
      <w:ins w:id="1542" w:author="Ognjen" w:date="2017-01-17T19:10:00Z">
        <w:r w:rsidR="003F7E9E">
          <w:rPr>
            <w:rFonts w:ascii="Times New Roman" w:hAnsi="Times New Roman" w:cs="Times New Roman"/>
            <w:sz w:val="24"/>
            <w:szCs w:val="24"/>
          </w:rPr>
          <w:t xml:space="preserve"> paketa;</w:t>
        </w:r>
      </w:ins>
    </w:p>
    <w:p w14:paraId="38109427" w14:textId="44A04172" w:rsidR="00A30742" w:rsidRPr="00A3423B" w:rsidRDefault="006F3A1C" w:rsidP="00937FA1">
      <w:pPr>
        <w:pStyle w:val="ListParagraph"/>
        <w:numPr>
          <w:ilvl w:val="0"/>
          <w:numId w:val="12"/>
        </w:numPr>
        <w:spacing w:line="360" w:lineRule="auto"/>
        <w:rPr>
          <w:rFonts w:ascii="Times New Roman" w:hAnsi="Times New Roman" w:cs="Times New Roman"/>
          <w:sz w:val="24"/>
          <w:szCs w:val="24"/>
        </w:rPr>
      </w:pPr>
      <w:del w:id="1543" w:author="Ognjen" w:date="2017-01-17T19:10:00Z">
        <w:r w:rsidRPr="00A3423B" w:rsidDel="003F7E9E">
          <w:rPr>
            <w:rFonts w:ascii="Times New Roman" w:hAnsi="Times New Roman" w:cs="Times New Roman"/>
            <w:sz w:val="24"/>
            <w:szCs w:val="24"/>
          </w:rPr>
          <w:delText xml:space="preserve">Identifikacijski </w:delText>
        </w:r>
      </w:del>
      <w:ins w:id="1544" w:author="Ognjen" w:date="2017-01-17T19:10:00Z">
        <w:r w:rsidR="003F7E9E">
          <w:rPr>
            <w:rFonts w:ascii="Times New Roman" w:hAnsi="Times New Roman" w:cs="Times New Roman"/>
            <w:sz w:val="24"/>
            <w:szCs w:val="24"/>
          </w:rPr>
          <w:t>i</w:t>
        </w:r>
        <w:r w:rsidR="003F7E9E" w:rsidRPr="00A3423B">
          <w:rPr>
            <w:rFonts w:ascii="Times New Roman" w:hAnsi="Times New Roman" w:cs="Times New Roman"/>
            <w:sz w:val="24"/>
            <w:szCs w:val="24"/>
          </w:rPr>
          <w:t xml:space="preserve">dentifikacijski </w:t>
        </w:r>
      </w:ins>
      <w:commentRangeStart w:id="1545"/>
      <w:r w:rsidRPr="00A3423B">
        <w:rPr>
          <w:rFonts w:ascii="Times New Roman" w:hAnsi="Times New Roman" w:cs="Times New Roman"/>
          <w:sz w:val="24"/>
          <w:szCs w:val="24"/>
        </w:rPr>
        <w:t>broj</w:t>
      </w:r>
      <w:r w:rsidR="00A30742" w:rsidRPr="00A3423B">
        <w:rPr>
          <w:rFonts w:ascii="Times New Roman" w:hAnsi="Times New Roman" w:cs="Times New Roman"/>
          <w:sz w:val="24"/>
          <w:szCs w:val="24"/>
        </w:rPr>
        <w:t xml:space="preserve"> pohranjenog paketa</w:t>
      </w:r>
      <w:r w:rsidR="000113F7">
        <w:rPr>
          <w:rFonts w:ascii="Times New Roman" w:hAnsi="Times New Roman" w:cs="Times New Roman"/>
          <w:sz w:val="24"/>
          <w:szCs w:val="24"/>
        </w:rPr>
        <w:t xml:space="preserve"> U </w:t>
      </w:r>
      <w:r w:rsidR="000113F7" w:rsidRPr="00D70104">
        <w:rPr>
          <w:rFonts w:ascii="Times New Roman" w:hAnsi="Times New Roman" w:cs="Times New Roman"/>
          <w:i/>
          <w:sz w:val="24"/>
          <w:szCs w:val="24"/>
        </w:rPr>
        <w:t>B</w:t>
      </w:r>
      <w:r w:rsidR="00D70104" w:rsidRPr="00D70104">
        <w:rPr>
          <w:rFonts w:ascii="Times New Roman" w:hAnsi="Times New Roman" w:cs="Times New Roman"/>
          <w:i/>
          <w:sz w:val="24"/>
          <w:szCs w:val="24"/>
        </w:rPr>
        <w:t>U</w:t>
      </w:r>
      <w:r w:rsidR="000113F7" w:rsidRPr="00D70104">
        <w:rPr>
          <w:rFonts w:ascii="Times New Roman" w:hAnsi="Times New Roman" w:cs="Times New Roman"/>
          <w:i/>
          <w:sz w:val="24"/>
          <w:szCs w:val="24"/>
        </w:rPr>
        <w:t>FFERU</w:t>
      </w:r>
      <w:r w:rsidR="000113F7">
        <w:rPr>
          <w:rFonts w:ascii="Times New Roman" w:hAnsi="Times New Roman" w:cs="Times New Roman"/>
          <w:sz w:val="24"/>
          <w:szCs w:val="24"/>
        </w:rPr>
        <w:t xml:space="preserve"> KOJI</w:t>
      </w:r>
      <w:r w:rsidR="00D70104">
        <w:rPr>
          <w:rFonts w:ascii="Times New Roman" w:hAnsi="Times New Roman" w:cs="Times New Roman"/>
          <w:sz w:val="24"/>
          <w:szCs w:val="24"/>
        </w:rPr>
        <w:t xml:space="preserve"> ČEKA ODGOVOR sdnc-A</w:t>
      </w:r>
      <w:r w:rsidR="00A30742" w:rsidRPr="00A3423B">
        <w:rPr>
          <w:rFonts w:ascii="Times New Roman" w:hAnsi="Times New Roman" w:cs="Times New Roman"/>
          <w:sz w:val="24"/>
          <w:szCs w:val="24"/>
        </w:rPr>
        <w:t xml:space="preserve"> koji treba </w:t>
      </w:r>
      <w:r w:rsidRPr="00A3423B">
        <w:rPr>
          <w:rFonts w:ascii="Times New Roman" w:hAnsi="Times New Roman" w:cs="Times New Roman"/>
          <w:sz w:val="24"/>
          <w:szCs w:val="24"/>
        </w:rPr>
        <w:t>primijeniti</w:t>
      </w:r>
      <w:commentRangeEnd w:id="1545"/>
      <w:r w:rsidR="003F7E9E">
        <w:rPr>
          <w:rStyle w:val="CommentReference"/>
          <w:rFonts w:ascii="Times New Roman" w:eastAsia="Times New Roman" w:hAnsi="Times New Roman" w:cs="Times New Roman"/>
          <w:lang w:val="en-US"/>
        </w:rPr>
        <w:commentReference w:id="1545"/>
      </w:r>
      <w:del w:id="1546" w:author="Ognjen" w:date="2017-01-17T19:11:00Z">
        <w:r w:rsidR="00A30742" w:rsidRPr="00A3423B" w:rsidDel="003F7E9E">
          <w:rPr>
            <w:rFonts w:ascii="Times New Roman" w:hAnsi="Times New Roman" w:cs="Times New Roman"/>
            <w:sz w:val="24"/>
            <w:szCs w:val="24"/>
          </w:rPr>
          <w:delText>.</w:delText>
        </w:r>
      </w:del>
      <w:ins w:id="1547" w:author="Ognjen" w:date="2017-01-17T19:11:00Z">
        <w:r w:rsidR="003F7E9E">
          <w:rPr>
            <w:rFonts w:ascii="Times New Roman" w:hAnsi="Times New Roman" w:cs="Times New Roman"/>
            <w:sz w:val="24"/>
            <w:szCs w:val="24"/>
          </w:rPr>
          <w:t>;</w:t>
        </w:r>
      </w:ins>
    </w:p>
    <w:p w14:paraId="6F108105" w14:textId="584380E2" w:rsidR="00A30742" w:rsidRPr="00A3423B" w:rsidRDefault="00A30742" w:rsidP="00937FA1">
      <w:pPr>
        <w:pStyle w:val="ListParagraph"/>
        <w:numPr>
          <w:ilvl w:val="0"/>
          <w:numId w:val="12"/>
        </w:numPr>
        <w:spacing w:line="360" w:lineRule="auto"/>
        <w:rPr>
          <w:rFonts w:ascii="Times New Roman" w:hAnsi="Times New Roman" w:cs="Times New Roman"/>
          <w:sz w:val="24"/>
          <w:szCs w:val="24"/>
        </w:rPr>
      </w:pPr>
      <w:del w:id="1548" w:author="Ognjen" w:date="2017-01-17T19:11:00Z">
        <w:r w:rsidRPr="00A3423B" w:rsidDel="003F7E9E">
          <w:rPr>
            <w:rFonts w:ascii="Times New Roman" w:hAnsi="Times New Roman" w:cs="Times New Roman"/>
            <w:sz w:val="24"/>
            <w:szCs w:val="24"/>
          </w:rPr>
          <w:delText xml:space="preserve">Izlazni </w:delText>
        </w:r>
      </w:del>
      <w:ins w:id="1549" w:author="Ognjen" w:date="2017-01-17T19:11:00Z">
        <w:r w:rsidR="003F7E9E">
          <w:rPr>
            <w:rFonts w:ascii="Times New Roman" w:hAnsi="Times New Roman" w:cs="Times New Roman"/>
            <w:sz w:val="24"/>
            <w:szCs w:val="24"/>
          </w:rPr>
          <w:t>i</w:t>
        </w:r>
        <w:r w:rsidR="003F7E9E" w:rsidRPr="00A3423B">
          <w:rPr>
            <w:rFonts w:ascii="Times New Roman" w:hAnsi="Times New Roman" w:cs="Times New Roman"/>
            <w:sz w:val="24"/>
            <w:szCs w:val="24"/>
          </w:rPr>
          <w:t xml:space="preserve">zlazni </w:t>
        </w:r>
      </w:ins>
      <w:del w:id="1550" w:author="Ognjen" w:date="2017-01-17T19:11:00Z">
        <w:r w:rsidRPr="00A3423B" w:rsidDel="003F7E9E">
          <w:rPr>
            <w:rFonts w:ascii="Times New Roman" w:hAnsi="Times New Roman" w:cs="Times New Roman"/>
            <w:sz w:val="24"/>
            <w:szCs w:val="24"/>
          </w:rPr>
          <w:delText xml:space="preserve">port </w:delText>
        </w:r>
      </w:del>
      <w:ins w:id="1551" w:author="Ognjen" w:date="2017-01-17T19:11:00Z">
        <w:r w:rsidR="003F7E9E">
          <w:rPr>
            <w:rFonts w:ascii="Times New Roman" w:hAnsi="Times New Roman" w:cs="Times New Roman"/>
            <w:sz w:val="24"/>
            <w:szCs w:val="24"/>
          </w:rPr>
          <w:t>priključak</w:t>
        </w:r>
        <w:r w:rsidR="003F7E9E" w:rsidRPr="00A3423B">
          <w:rPr>
            <w:rFonts w:ascii="Times New Roman" w:hAnsi="Times New Roman" w:cs="Times New Roman"/>
            <w:sz w:val="24"/>
            <w:szCs w:val="24"/>
          </w:rPr>
          <w:t xml:space="preserve"> </w:t>
        </w:r>
      </w:ins>
      <w:r w:rsidRPr="00A3423B">
        <w:rPr>
          <w:rFonts w:ascii="Times New Roman" w:hAnsi="Times New Roman" w:cs="Times New Roman"/>
          <w:sz w:val="24"/>
          <w:szCs w:val="24"/>
        </w:rPr>
        <w:t xml:space="preserve">(nije </w:t>
      </w:r>
      <w:ins w:id="1552" w:author="Ognjen" w:date="2017-01-17T19:11:00Z">
        <w:r w:rsidR="003F7E9E">
          <w:rPr>
            <w:rFonts w:ascii="Times New Roman" w:hAnsi="Times New Roman" w:cs="Times New Roman"/>
            <w:sz w:val="24"/>
            <w:szCs w:val="24"/>
          </w:rPr>
          <w:t xml:space="preserve">nužno </w:t>
        </w:r>
      </w:ins>
      <w:r w:rsidRPr="00A3423B">
        <w:rPr>
          <w:rFonts w:ascii="Times New Roman" w:hAnsi="Times New Roman" w:cs="Times New Roman"/>
          <w:sz w:val="24"/>
          <w:szCs w:val="24"/>
        </w:rPr>
        <w:t>povezan s fizički</w:t>
      </w:r>
      <w:r w:rsidR="00E744EF" w:rsidRPr="00A3423B">
        <w:rPr>
          <w:rFonts w:ascii="Times New Roman" w:hAnsi="Times New Roman" w:cs="Times New Roman"/>
          <w:sz w:val="24"/>
          <w:szCs w:val="24"/>
        </w:rPr>
        <w:t>m</w:t>
      </w:r>
      <w:r w:rsidRPr="00A3423B">
        <w:rPr>
          <w:rFonts w:ascii="Times New Roman" w:hAnsi="Times New Roman" w:cs="Times New Roman"/>
          <w:sz w:val="24"/>
          <w:szCs w:val="24"/>
        </w:rPr>
        <w:t xml:space="preserve"> </w:t>
      </w:r>
      <w:del w:id="1553" w:author="Ognjen" w:date="2017-01-17T19:11:00Z">
        <w:r w:rsidRPr="00A3423B" w:rsidDel="003F7E9E">
          <w:rPr>
            <w:rFonts w:ascii="Times New Roman" w:hAnsi="Times New Roman" w:cs="Times New Roman"/>
            <w:sz w:val="24"/>
            <w:szCs w:val="24"/>
          </w:rPr>
          <w:delText>port</w:delText>
        </w:r>
        <w:r w:rsidR="00E744EF" w:rsidRPr="00A3423B" w:rsidDel="003F7E9E">
          <w:rPr>
            <w:rFonts w:ascii="Times New Roman" w:hAnsi="Times New Roman" w:cs="Times New Roman"/>
            <w:sz w:val="24"/>
            <w:szCs w:val="24"/>
          </w:rPr>
          <w:delText>om</w:delText>
        </w:r>
      </w:del>
      <w:ins w:id="1554" w:author="Ognjen" w:date="2017-01-17T19:11:00Z">
        <w:r w:rsidR="003F7E9E">
          <w:rPr>
            <w:rFonts w:ascii="Times New Roman" w:hAnsi="Times New Roman" w:cs="Times New Roman"/>
            <w:sz w:val="24"/>
            <w:szCs w:val="24"/>
          </w:rPr>
          <w:t>priključkom</w:t>
        </w:r>
      </w:ins>
      <w:del w:id="1555" w:author="Ognjen" w:date="2017-01-17T19:11:00Z">
        <w:r w:rsidRPr="00A3423B" w:rsidDel="003F7E9E">
          <w:rPr>
            <w:rFonts w:ascii="Times New Roman" w:hAnsi="Times New Roman" w:cs="Times New Roman"/>
            <w:sz w:val="24"/>
            <w:szCs w:val="24"/>
          </w:rPr>
          <w:delText>).</w:delText>
        </w:r>
      </w:del>
      <w:ins w:id="1556" w:author="Ognjen" w:date="2017-01-17T19:11:00Z">
        <w:r w:rsidR="003F7E9E" w:rsidRPr="00A3423B">
          <w:rPr>
            <w:rFonts w:ascii="Times New Roman" w:hAnsi="Times New Roman" w:cs="Times New Roman"/>
            <w:sz w:val="24"/>
            <w:szCs w:val="24"/>
          </w:rPr>
          <w:t>)</w:t>
        </w:r>
        <w:r w:rsidR="003F7E9E">
          <w:rPr>
            <w:rFonts w:ascii="Times New Roman" w:hAnsi="Times New Roman" w:cs="Times New Roman"/>
            <w:sz w:val="24"/>
            <w:szCs w:val="24"/>
          </w:rPr>
          <w:t>;</w:t>
        </w:r>
      </w:ins>
    </w:p>
    <w:p w14:paraId="67328963" w14:textId="29C6DAF8" w:rsidR="00A30742" w:rsidRPr="00A3423B" w:rsidRDefault="00A30742" w:rsidP="00937FA1">
      <w:pPr>
        <w:pStyle w:val="ListParagraph"/>
        <w:numPr>
          <w:ilvl w:val="0"/>
          <w:numId w:val="12"/>
        </w:numPr>
        <w:spacing w:line="360" w:lineRule="auto"/>
        <w:rPr>
          <w:rFonts w:ascii="Times New Roman" w:hAnsi="Times New Roman" w:cs="Times New Roman"/>
          <w:sz w:val="24"/>
          <w:szCs w:val="24"/>
        </w:rPr>
      </w:pPr>
      <w:del w:id="1557" w:author="Ognjen" w:date="2017-01-17T19:11:00Z">
        <w:r w:rsidRPr="00A3423B" w:rsidDel="003F7E9E">
          <w:rPr>
            <w:rFonts w:ascii="Times New Roman" w:hAnsi="Times New Roman" w:cs="Times New Roman"/>
            <w:sz w:val="24"/>
            <w:szCs w:val="24"/>
          </w:rPr>
          <w:delText xml:space="preserve">Zastavica </w:delText>
        </w:r>
      </w:del>
      <w:commentRangeStart w:id="1558"/>
      <w:ins w:id="1559" w:author="Ognjen" w:date="2017-01-17T19:11:00Z">
        <w:r w:rsidR="003F7E9E">
          <w:rPr>
            <w:rFonts w:ascii="Times New Roman" w:hAnsi="Times New Roman" w:cs="Times New Roman"/>
            <w:sz w:val="24"/>
            <w:szCs w:val="24"/>
          </w:rPr>
          <w:t>z</w:t>
        </w:r>
        <w:r w:rsidR="003F7E9E" w:rsidRPr="00A3423B">
          <w:rPr>
            <w:rFonts w:ascii="Times New Roman" w:hAnsi="Times New Roman" w:cs="Times New Roman"/>
            <w:sz w:val="24"/>
            <w:szCs w:val="24"/>
          </w:rPr>
          <w:t>astavic</w:t>
        </w:r>
        <w:r w:rsidR="003F7E9E">
          <w:rPr>
            <w:rFonts w:ascii="Times New Roman" w:hAnsi="Times New Roman" w:cs="Times New Roman"/>
            <w:sz w:val="24"/>
            <w:szCs w:val="24"/>
          </w:rPr>
          <w:t>e</w:t>
        </w:r>
      </w:ins>
      <w:commentRangeEnd w:id="1558"/>
      <w:ins w:id="1560" w:author="Ognjen" w:date="2017-01-17T19:12:00Z">
        <w:r w:rsidR="003F7E9E">
          <w:rPr>
            <w:rStyle w:val="CommentReference"/>
            <w:rFonts w:ascii="Times New Roman" w:eastAsia="Times New Roman" w:hAnsi="Times New Roman" w:cs="Times New Roman"/>
            <w:lang w:val="en-US"/>
          </w:rPr>
          <w:commentReference w:id="1558"/>
        </w:r>
      </w:ins>
      <w:ins w:id="1561" w:author="Ognjen" w:date="2017-01-17T19:11:00Z">
        <w:r w:rsidR="003F7E9E">
          <w:rPr>
            <w:rFonts w:ascii="Times New Roman" w:hAnsi="Times New Roman" w:cs="Times New Roman"/>
            <w:sz w:val="24"/>
            <w:szCs w:val="24"/>
          </w:rPr>
          <w:t xml:space="preserve"> </w:t>
        </w:r>
      </w:ins>
      <w:ins w:id="1562" w:author="Ognjen" w:date="2017-01-17T19:12:00Z">
        <w:r w:rsidR="003F7E9E">
          <w:rPr>
            <w:rFonts w:ascii="Times New Roman" w:hAnsi="Times New Roman" w:cs="Times New Roman"/>
            <w:sz w:val="24"/>
            <w:szCs w:val="24"/>
          </w:rPr>
          <w:t>(„Flags“)</w:t>
        </w:r>
      </w:ins>
      <w:ins w:id="1563" w:author="Ognjen" w:date="2017-01-17T19:11:00Z">
        <w:r w:rsidR="003F7E9E">
          <w:rPr>
            <w:rFonts w:ascii="Times New Roman" w:hAnsi="Times New Roman" w:cs="Times New Roman"/>
            <w:sz w:val="24"/>
            <w:szCs w:val="24"/>
          </w:rPr>
          <w:t>,</w:t>
        </w:r>
        <w:r w:rsidR="003F7E9E" w:rsidRPr="00A3423B">
          <w:rPr>
            <w:rFonts w:ascii="Times New Roman" w:hAnsi="Times New Roman" w:cs="Times New Roman"/>
            <w:sz w:val="24"/>
            <w:szCs w:val="24"/>
          </w:rPr>
          <w:t xml:space="preserve"> </w:t>
        </w:r>
      </w:ins>
      <w:ins w:id="1564" w:author="Ognjen" w:date="2017-01-17T19:12:00Z">
        <w:r w:rsidR="003F7E9E">
          <w:rPr>
            <w:rFonts w:ascii="Times New Roman" w:hAnsi="Times New Roman" w:cs="Times New Roman"/>
            <w:sz w:val="24"/>
            <w:szCs w:val="24"/>
          </w:rPr>
          <w:t xml:space="preserve">koje </w:t>
        </w:r>
      </w:ins>
      <w:r w:rsidRPr="00A3423B">
        <w:rPr>
          <w:rFonts w:ascii="Times New Roman" w:hAnsi="Times New Roman" w:cs="Times New Roman"/>
          <w:sz w:val="24"/>
          <w:szCs w:val="24"/>
        </w:rPr>
        <w:t>nisu postavljene</w:t>
      </w:r>
      <w:r w:rsidR="00F047D8" w:rsidRPr="00A3423B">
        <w:rPr>
          <w:rFonts w:ascii="Times New Roman" w:hAnsi="Times New Roman" w:cs="Times New Roman"/>
          <w:sz w:val="24"/>
          <w:szCs w:val="24"/>
        </w:rPr>
        <w:t>.</w:t>
      </w:r>
      <w:r w:rsidR="007A1E4F">
        <w:rPr>
          <w:rFonts w:ascii="Times New Roman" w:hAnsi="Times New Roman" w:cs="Times New Roman"/>
          <w:sz w:val="24"/>
          <w:szCs w:val="24"/>
        </w:rPr>
        <w:t xml:space="preserve"> (služe za upravljanje tokom podataka?)</w:t>
      </w:r>
    </w:p>
    <w:p w14:paraId="18CD7C73" w14:textId="77777777" w:rsidR="009621A4" w:rsidRPr="00A3423B" w:rsidRDefault="009621A4" w:rsidP="00937FA1">
      <w:pPr>
        <w:widowControl/>
        <w:spacing w:line="360" w:lineRule="auto"/>
        <w:rPr>
          <w:lang w:val="hr-HR"/>
        </w:rPr>
      </w:pPr>
      <w:r w:rsidRPr="00A3423B">
        <w:rPr>
          <w:lang w:val="hr-HR"/>
        </w:rPr>
        <w:br w:type="page"/>
      </w:r>
    </w:p>
    <w:p w14:paraId="1E2C0752" w14:textId="4F0E0F4B" w:rsidR="00F81D8C" w:rsidRPr="00A3423B" w:rsidRDefault="00D7064E" w:rsidP="00937FA1">
      <w:pPr>
        <w:pStyle w:val="Heading3"/>
        <w:spacing w:line="360" w:lineRule="auto"/>
        <w:rPr>
          <w:lang w:val="hr-HR"/>
        </w:rPr>
      </w:pPr>
      <w:bookmarkStart w:id="1565" w:name="_Toc472077984"/>
      <w:r w:rsidRPr="00A3423B">
        <w:rPr>
          <w:noProof/>
          <w:lang w:val="hr-HR" w:eastAsia="hr-HR"/>
        </w:rPr>
        <w:lastRenderedPageBreak/>
        <mc:AlternateContent>
          <mc:Choice Requires="wps">
            <w:drawing>
              <wp:anchor distT="0" distB="0" distL="114300" distR="114300" simplePos="0" relativeHeight="251718656" behindDoc="0" locked="0" layoutInCell="1" allowOverlap="1" wp14:anchorId="18920CE0" wp14:editId="3604A1B7">
                <wp:simplePos x="0" y="0"/>
                <wp:positionH relativeFrom="column">
                  <wp:posOffset>85090</wp:posOffset>
                </wp:positionH>
                <wp:positionV relativeFrom="paragraph">
                  <wp:posOffset>5991225</wp:posOffset>
                </wp:positionV>
                <wp:extent cx="5762625" cy="635"/>
                <wp:effectExtent l="0" t="0" r="0" b="0"/>
                <wp:wrapTopAndBottom/>
                <wp:docPr id="39" name="Text Box 39"/>
                <wp:cNvGraphicFramePr/>
                <a:graphic xmlns:a="http://schemas.openxmlformats.org/drawingml/2006/main">
                  <a:graphicData uri="http://schemas.microsoft.com/office/word/2010/wordprocessingShape">
                    <wps:wsp>
                      <wps:cNvSpPr txBox="1"/>
                      <wps:spPr>
                        <a:xfrm>
                          <a:off x="0" y="0"/>
                          <a:ext cx="5762625" cy="635"/>
                        </a:xfrm>
                        <a:prstGeom prst="rect">
                          <a:avLst/>
                        </a:prstGeom>
                        <a:solidFill>
                          <a:prstClr val="white"/>
                        </a:solidFill>
                        <a:ln>
                          <a:noFill/>
                        </a:ln>
                      </wps:spPr>
                      <wps:txbx>
                        <w:txbxContent>
                          <w:p w14:paraId="533785ED" w14:textId="77777777" w:rsidR="008E074F" w:rsidRPr="006A2212" w:rsidRDefault="008E074F" w:rsidP="00D7064E">
                            <w:pPr>
                              <w:pStyle w:val="Caption"/>
                              <w:jc w:val="center"/>
                              <w:rPr>
                                <w:rFonts w:ascii="Times New Roman" w:eastAsia="Times New Roman" w:hAnsi="Times New Roman" w:cs="Times New Roman"/>
                                <w:noProof/>
                                <w:color w:val="auto"/>
                              </w:rPr>
                            </w:pPr>
                            <w:bookmarkStart w:id="1566" w:name="_Toc472075317"/>
                            <w:r>
                              <w:t xml:space="preserve">Slika </w:t>
                            </w:r>
                            <w:r>
                              <w:fldChar w:fldCharType="begin"/>
                            </w:r>
                            <w:r>
                              <w:instrText xml:space="preserve"> SEQ Slika \* ARABIC </w:instrText>
                            </w:r>
                            <w:r>
                              <w:fldChar w:fldCharType="separate"/>
                            </w:r>
                            <w:r>
                              <w:rPr>
                                <w:noProof/>
                              </w:rPr>
                              <w:t>18</w:t>
                            </w:r>
                            <w:r>
                              <w:rPr>
                                <w:noProof/>
                              </w:rPr>
                              <w:fldChar w:fldCharType="end"/>
                            </w:r>
                            <w:r>
                              <w:t xml:space="preserve"> OFPT_FLOW_MOD </w:t>
                            </w:r>
                            <w:r w:rsidRPr="001A0201">
                              <w:t>unutar Wiresharka 1.6.7.</w:t>
                            </w:r>
                            <w:bookmarkEnd w:id="15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920CE0" id="Text Box 39" o:spid="_x0000_s1044" type="#_x0000_t202" style="position:absolute;left:0;text-align:left;margin-left:6.7pt;margin-top:471.75pt;width:453.75pt;height:.05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" stroked="f">
                <v:textbox style="mso-fit-shape-to-text:t" inset="0,0,0,0">
                  <w:txbxContent>
                    <w:p w14:paraId="533785ED" w14:textId="77777777" w:rsidR="008E074F" w:rsidRPr="006A2212" w:rsidRDefault="008E074F" w:rsidP="00D7064E">
                      <w:pPr>
                        <w:pStyle w:val="Caption"/>
                        <w:jc w:val="center"/>
                        <w:rPr>
                          <w:rFonts w:ascii="Times New Roman" w:eastAsia="Times New Roman" w:hAnsi="Times New Roman" w:cs="Times New Roman"/>
                          <w:noProof/>
                          <w:color w:val="auto"/>
                        </w:rPr>
                      </w:pPr>
                      <w:bookmarkStart w:id="1567" w:name="_Toc472075317"/>
                      <w:r>
                        <w:t xml:space="preserve">Slika </w:t>
                      </w:r>
                      <w:r>
                        <w:fldChar w:fldCharType="begin"/>
                      </w:r>
                      <w:r>
                        <w:instrText xml:space="preserve"> SEQ Slika \* ARABIC </w:instrText>
                      </w:r>
                      <w:r>
                        <w:fldChar w:fldCharType="separate"/>
                      </w:r>
                      <w:r>
                        <w:rPr>
                          <w:noProof/>
                        </w:rPr>
                        <w:t>18</w:t>
                      </w:r>
                      <w:r>
                        <w:rPr>
                          <w:noProof/>
                        </w:rPr>
                        <w:fldChar w:fldCharType="end"/>
                      </w:r>
                      <w:r>
                        <w:t xml:space="preserve"> OFPT_FLOW_MOD </w:t>
                      </w:r>
                      <w:r w:rsidRPr="001A0201">
                        <w:t>unutar Wiresharka 1.6.7.</w:t>
                      </w:r>
                      <w:bookmarkEnd w:id="1567"/>
                    </w:p>
                  </w:txbxContent>
                </v:textbox>
                <w10:wrap type="topAndBottom"/>
              </v:shape>
            </w:pict>
          </mc:Fallback>
        </mc:AlternateContent>
      </w:r>
      <w:r w:rsidRPr="00A3423B">
        <w:rPr>
          <w:rFonts w:ascii="Times New Roman" w:hAnsi="Times New Roman"/>
          <w:noProof/>
          <w:sz w:val="24"/>
          <w:szCs w:val="24"/>
          <w:lang w:val="hr-HR" w:eastAsia="hr-HR"/>
        </w:rPr>
        <w:drawing>
          <wp:anchor distT="0" distB="0" distL="114300" distR="114300" simplePos="0" relativeHeight="251677696" behindDoc="0" locked="0" layoutInCell="1" allowOverlap="1" wp14:anchorId="6ABCAB61" wp14:editId="63078BBE">
            <wp:simplePos x="0" y="0"/>
            <wp:positionH relativeFrom="margin">
              <wp:posOffset>85090</wp:posOffset>
            </wp:positionH>
            <wp:positionV relativeFrom="page">
              <wp:posOffset>1457325</wp:posOffset>
            </wp:positionV>
            <wp:extent cx="5762625" cy="5572125"/>
            <wp:effectExtent l="0" t="0" r="9525" b="9525"/>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B8BF09.tmp"/>
                    <pic:cNvPicPr/>
                  </pic:nvPicPr>
                  <pic:blipFill rotWithShape="1">
                    <a:blip r:embed="rId28">
                      <a:extLst>
                        <a:ext uri="{28A0092B-C50C-407E-A947-70E740481C1C}">
                          <a14:useLocalDpi xmlns:a14="http://schemas.microsoft.com/office/drawing/2010/main" val="0"/>
                        </a:ext>
                      </a:extLst>
                    </a:blip>
                    <a:srcRect l="410" t="30890" r="64162" b="8198"/>
                    <a:stretch/>
                  </pic:blipFill>
                  <pic:spPr bwMode="auto">
                    <a:xfrm>
                      <a:off x="0" y="0"/>
                      <a:ext cx="5762625" cy="55721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del w:id="1568" w:author="Ognjen" w:date="2017-01-17T19:12:00Z">
        <w:r w:rsidR="00F81D8C" w:rsidRPr="00A3423B" w:rsidDel="00293CF4">
          <w:rPr>
            <w:lang w:val="hr-HR"/>
          </w:rPr>
          <w:delText xml:space="preserve">OFPT_FLOW_MOD </w:delText>
        </w:r>
        <w:r w:rsidR="00AB500C" w:rsidDel="00293CF4">
          <w:rPr>
            <w:lang w:val="hr-HR"/>
          </w:rPr>
          <w:delText>unutar</w:delText>
        </w:r>
      </w:del>
      <w:ins w:id="1569" w:author="Ognjen" w:date="2017-01-17T19:12:00Z">
        <w:r w:rsidR="00293CF4">
          <w:rPr>
            <w:lang w:val="hr-HR"/>
          </w:rPr>
          <w:t>Poruka uz</w:t>
        </w:r>
      </w:ins>
      <w:r w:rsidR="00AB500C">
        <w:rPr>
          <w:lang w:val="hr-HR"/>
        </w:rPr>
        <w:t xml:space="preserve"> </w:t>
      </w:r>
      <w:r w:rsidR="00F81D8C" w:rsidRPr="00A3423B">
        <w:rPr>
          <w:lang w:val="hr-HR"/>
        </w:rPr>
        <w:t>Wireshark</w:t>
      </w:r>
      <w:del w:id="1570" w:author="Ognjen" w:date="2017-01-17T19:12:00Z">
        <w:r w:rsidR="00AB500C" w:rsidDel="00293CF4">
          <w:rPr>
            <w:lang w:val="hr-HR"/>
          </w:rPr>
          <w:delText>a</w:delText>
        </w:r>
      </w:del>
      <w:r w:rsidR="00F81D8C" w:rsidRPr="00A3423B">
        <w:rPr>
          <w:lang w:val="hr-HR"/>
        </w:rPr>
        <w:t xml:space="preserve"> 1.6.7</w:t>
      </w:r>
      <w:del w:id="1571" w:author="Ognjen" w:date="2017-01-17T19:12:00Z">
        <w:r w:rsidR="00F81D8C" w:rsidRPr="00A3423B" w:rsidDel="00293CF4">
          <w:rPr>
            <w:lang w:val="hr-HR"/>
          </w:rPr>
          <w:delText xml:space="preserve"> (laboratorijsko okruženje)</w:delText>
        </w:r>
      </w:del>
      <w:bookmarkEnd w:id="1565"/>
    </w:p>
    <w:p w14:paraId="1A218977" w14:textId="77777777" w:rsidR="00A30742" w:rsidRPr="00A3423B" w:rsidRDefault="00A30742" w:rsidP="00937FA1">
      <w:pPr>
        <w:spacing w:line="360" w:lineRule="auto"/>
        <w:rPr>
          <w:sz w:val="24"/>
          <w:szCs w:val="24"/>
          <w:lang w:val="hr-HR"/>
        </w:rPr>
      </w:pPr>
    </w:p>
    <w:p w14:paraId="13A3684F" w14:textId="77777777" w:rsidR="00A30742" w:rsidRPr="00A3423B" w:rsidRDefault="00A30742" w:rsidP="00937FA1">
      <w:pPr>
        <w:spacing w:line="360" w:lineRule="auto"/>
        <w:rPr>
          <w:sz w:val="24"/>
          <w:szCs w:val="24"/>
          <w:lang w:val="hr-HR"/>
        </w:rPr>
      </w:pPr>
      <w:r w:rsidRPr="00A3423B">
        <w:rPr>
          <w:sz w:val="24"/>
          <w:szCs w:val="24"/>
          <w:lang w:val="hr-HR"/>
        </w:rPr>
        <w:t>Struktura poruke:</w:t>
      </w:r>
    </w:p>
    <w:p w14:paraId="7EE55C83" w14:textId="2D13E4C7" w:rsidR="00A30742" w:rsidRPr="00A3423B" w:rsidRDefault="00617CEF" w:rsidP="00937FA1">
      <w:pPr>
        <w:widowControl/>
        <w:numPr>
          <w:ilvl w:val="0"/>
          <w:numId w:val="12"/>
        </w:numPr>
        <w:spacing w:line="360" w:lineRule="auto"/>
        <w:rPr>
          <w:sz w:val="24"/>
          <w:szCs w:val="24"/>
          <w:lang w:val="hr-HR"/>
        </w:rPr>
      </w:pPr>
      <w:del w:id="1572" w:author="Ognjen" w:date="2017-01-17T19:12:00Z">
        <w:r w:rsidDel="00293CF4">
          <w:fldChar w:fldCharType="begin"/>
        </w:r>
        <w:r w:rsidDel="00293CF4">
          <w:delInstrText xml:space="preserve"> HYPERLINK \l "_Zaglavlje" </w:delInstrText>
        </w:r>
        <w:r w:rsidDel="00293CF4">
          <w:fldChar w:fldCharType="separate"/>
        </w:r>
        <w:r w:rsidR="00A30742" w:rsidRPr="00293CF4" w:rsidDel="00293CF4">
          <w:rPr>
            <w:rPrChange w:id="1573" w:author="Ognjen" w:date="2017-01-17T19:12:00Z">
              <w:rPr>
                <w:rStyle w:val="Hyperlink"/>
                <w:sz w:val="24"/>
                <w:szCs w:val="24"/>
                <w:lang w:val="hr-HR"/>
              </w:rPr>
            </w:rPrChange>
          </w:rPr>
          <w:delText>OpenFlow zaglavlje.</w:delText>
        </w:r>
        <w:r w:rsidDel="00293CF4">
          <w:rPr>
            <w:rStyle w:val="Hyperlink"/>
            <w:sz w:val="24"/>
            <w:szCs w:val="24"/>
            <w:lang w:val="hr-HR"/>
          </w:rPr>
          <w:fldChar w:fldCharType="end"/>
        </w:r>
      </w:del>
      <w:ins w:id="1574" w:author="Ognjen" w:date="2017-01-17T19:12:00Z">
        <w:r w:rsidR="00293CF4" w:rsidRPr="00293CF4">
          <w:rPr>
            <w:rPrChange w:id="1575" w:author="Ognjen" w:date="2017-01-17T19:12:00Z">
              <w:rPr>
                <w:rStyle w:val="Hyperlink"/>
                <w:sz w:val="24"/>
                <w:szCs w:val="24"/>
                <w:lang w:val="hr-HR"/>
              </w:rPr>
            </w:rPrChange>
          </w:rPr>
          <w:t>OpenFlow zaglavlje.</w:t>
        </w:r>
      </w:ins>
    </w:p>
    <w:p w14:paraId="401B082C" w14:textId="7F251536" w:rsidR="00A30742" w:rsidRPr="00A3423B" w:rsidRDefault="00A30742" w:rsidP="00937FA1">
      <w:pPr>
        <w:pStyle w:val="ListParagraph"/>
        <w:numPr>
          <w:ilvl w:val="0"/>
          <w:numId w:val="12"/>
        </w:numPr>
        <w:spacing w:line="360" w:lineRule="auto"/>
        <w:rPr>
          <w:rFonts w:ascii="Times New Roman" w:hAnsi="Times New Roman" w:cs="Times New Roman"/>
          <w:sz w:val="24"/>
          <w:szCs w:val="24"/>
        </w:rPr>
      </w:pPr>
      <w:del w:id="1576" w:author="Ognjen" w:date="2017-01-17T19:12:00Z">
        <w:r w:rsidRPr="00A3423B" w:rsidDel="00293CF4">
          <w:rPr>
            <w:rFonts w:ascii="Times New Roman" w:hAnsi="Times New Roman" w:cs="Times New Roman"/>
            <w:sz w:val="24"/>
            <w:szCs w:val="24"/>
          </w:rPr>
          <w:delText xml:space="preserve">Polja </w:delText>
        </w:r>
      </w:del>
      <w:ins w:id="1577" w:author="Ognjen" w:date="2017-01-17T19:12:00Z">
        <w:r w:rsidR="00293CF4">
          <w:rPr>
            <w:rFonts w:ascii="Times New Roman" w:hAnsi="Times New Roman" w:cs="Times New Roman"/>
            <w:sz w:val="24"/>
            <w:szCs w:val="24"/>
          </w:rPr>
          <w:t>p</w:t>
        </w:r>
        <w:r w:rsidR="00293CF4" w:rsidRPr="00A3423B">
          <w:rPr>
            <w:rFonts w:ascii="Times New Roman" w:hAnsi="Times New Roman" w:cs="Times New Roman"/>
            <w:sz w:val="24"/>
            <w:szCs w:val="24"/>
          </w:rPr>
          <w:t xml:space="preserve">olja </w:t>
        </w:r>
      </w:ins>
      <w:r w:rsidRPr="00A3423B">
        <w:rPr>
          <w:rFonts w:ascii="Times New Roman" w:hAnsi="Times New Roman" w:cs="Times New Roman"/>
          <w:sz w:val="24"/>
          <w:szCs w:val="24"/>
        </w:rPr>
        <w:t>za uspor</w:t>
      </w:r>
      <w:r w:rsidR="0078112A" w:rsidRPr="00A3423B">
        <w:rPr>
          <w:rFonts w:ascii="Times New Roman" w:hAnsi="Times New Roman" w:cs="Times New Roman"/>
          <w:sz w:val="24"/>
          <w:szCs w:val="24"/>
        </w:rPr>
        <w:t>edbu</w:t>
      </w:r>
      <w:ins w:id="1578" w:author="Ognjen" w:date="2017-01-17T19:13:00Z">
        <w:r w:rsidR="00293CF4">
          <w:rPr>
            <w:rFonts w:ascii="Times New Roman" w:hAnsi="Times New Roman" w:cs="Times New Roman"/>
            <w:sz w:val="24"/>
            <w:szCs w:val="24"/>
          </w:rPr>
          <w:t xml:space="preserve"> </w:t>
        </w:r>
        <w:commentRangeStart w:id="1579"/>
        <w:r w:rsidR="00293CF4">
          <w:rPr>
            <w:rFonts w:ascii="Times New Roman" w:hAnsi="Times New Roman" w:cs="Times New Roman"/>
            <w:sz w:val="24"/>
            <w:szCs w:val="24"/>
          </w:rPr>
          <w:t>(„Match Types“)</w:t>
        </w:r>
        <w:commentRangeEnd w:id="1579"/>
        <w:r w:rsidR="00175405">
          <w:rPr>
            <w:rStyle w:val="CommentReference"/>
            <w:rFonts w:ascii="Times New Roman" w:eastAsia="Times New Roman" w:hAnsi="Times New Roman" w:cs="Times New Roman"/>
            <w:lang w:val="en-US"/>
          </w:rPr>
          <w:commentReference w:id="1579"/>
        </w:r>
      </w:ins>
      <w:ins w:id="1580" w:author="Ognjen" w:date="2017-01-17T19:12:00Z">
        <w:r w:rsidR="00293CF4">
          <w:rPr>
            <w:rFonts w:ascii="Times New Roman" w:hAnsi="Times New Roman" w:cs="Times New Roman"/>
            <w:sz w:val="24"/>
            <w:szCs w:val="24"/>
          </w:rPr>
          <w:t xml:space="preserve"> </w:t>
        </w:r>
      </w:ins>
      <w:ins w:id="1581" w:author="Ognjen" w:date="2017-01-17T19:13:00Z">
        <w:r w:rsidR="00293CF4">
          <w:rPr>
            <w:rFonts w:ascii="Times New Roman" w:hAnsi="Times New Roman" w:cs="Times New Roman"/>
            <w:sz w:val="24"/>
            <w:szCs w:val="24"/>
          </w:rPr>
          <w:t>zaglavlja paketa</w:t>
        </w:r>
      </w:ins>
      <w:r w:rsidR="0078112A" w:rsidRPr="00A3423B">
        <w:rPr>
          <w:rFonts w:ascii="Times New Roman" w:hAnsi="Times New Roman" w:cs="Times New Roman"/>
          <w:sz w:val="24"/>
          <w:szCs w:val="24"/>
        </w:rPr>
        <w:t xml:space="preserve"> sadrže:</w:t>
      </w:r>
    </w:p>
    <w:p w14:paraId="6815601E" w14:textId="78A0E005" w:rsidR="00A30742" w:rsidRPr="00A3423B" w:rsidRDefault="00A30742" w:rsidP="00937FA1">
      <w:pPr>
        <w:pStyle w:val="ListParagraph"/>
        <w:numPr>
          <w:ilvl w:val="1"/>
          <w:numId w:val="12"/>
        </w:numPr>
        <w:spacing w:line="360" w:lineRule="auto"/>
        <w:rPr>
          <w:rFonts w:ascii="Times New Roman" w:hAnsi="Times New Roman" w:cs="Times New Roman"/>
          <w:sz w:val="24"/>
          <w:szCs w:val="24"/>
        </w:rPr>
      </w:pPr>
      <w:del w:id="1582" w:author="Ognjen" w:date="2017-01-17T19:13:00Z">
        <w:r w:rsidRPr="00A3423B" w:rsidDel="00293CF4">
          <w:rPr>
            <w:rFonts w:ascii="Times New Roman" w:hAnsi="Times New Roman" w:cs="Times New Roman"/>
            <w:sz w:val="24"/>
            <w:szCs w:val="24"/>
          </w:rPr>
          <w:delText xml:space="preserve">Ulazni </w:delText>
        </w:r>
      </w:del>
      <w:ins w:id="1583" w:author="Ognjen" w:date="2017-01-17T19:13:00Z">
        <w:r w:rsidR="00293CF4">
          <w:rPr>
            <w:rFonts w:ascii="Times New Roman" w:hAnsi="Times New Roman" w:cs="Times New Roman"/>
            <w:sz w:val="24"/>
            <w:szCs w:val="24"/>
          </w:rPr>
          <w:t>u</w:t>
        </w:r>
        <w:r w:rsidR="00293CF4" w:rsidRPr="00A3423B">
          <w:rPr>
            <w:rFonts w:ascii="Times New Roman" w:hAnsi="Times New Roman" w:cs="Times New Roman"/>
            <w:sz w:val="24"/>
            <w:szCs w:val="24"/>
          </w:rPr>
          <w:t xml:space="preserve">lazni </w:t>
        </w:r>
      </w:ins>
      <w:del w:id="1584" w:author="Ognjen" w:date="2017-01-17T19:13:00Z">
        <w:r w:rsidRPr="00A3423B" w:rsidDel="001F2EDD">
          <w:rPr>
            <w:rFonts w:ascii="Times New Roman" w:hAnsi="Times New Roman" w:cs="Times New Roman"/>
            <w:sz w:val="24"/>
            <w:szCs w:val="24"/>
          </w:rPr>
          <w:delText xml:space="preserve">port </w:delText>
        </w:r>
      </w:del>
      <w:ins w:id="1585" w:author="Ognjen" w:date="2017-01-17T19:13:00Z">
        <w:r w:rsidR="001F2EDD">
          <w:rPr>
            <w:rFonts w:ascii="Times New Roman" w:hAnsi="Times New Roman" w:cs="Times New Roman"/>
            <w:sz w:val="24"/>
            <w:szCs w:val="24"/>
          </w:rPr>
          <w:t>priključak</w:t>
        </w:r>
        <w:r w:rsidR="001F2EDD" w:rsidRPr="00A3423B">
          <w:rPr>
            <w:rFonts w:ascii="Times New Roman" w:hAnsi="Times New Roman" w:cs="Times New Roman"/>
            <w:sz w:val="24"/>
            <w:szCs w:val="24"/>
          </w:rPr>
          <w:t xml:space="preserve"> </w:t>
        </w:r>
      </w:ins>
      <w:del w:id="1586" w:author="Ognjen" w:date="2017-01-17T19:13:00Z">
        <w:r w:rsidRPr="00A3423B" w:rsidDel="001F2EDD">
          <w:rPr>
            <w:rFonts w:ascii="Times New Roman" w:hAnsi="Times New Roman" w:cs="Times New Roman"/>
            <w:sz w:val="24"/>
            <w:szCs w:val="24"/>
          </w:rPr>
          <w:delText>komutatora.</w:delText>
        </w:r>
      </w:del>
      <w:ins w:id="1587" w:author="Ognjen" w:date="2017-01-17T19:13:00Z">
        <w:r w:rsidR="001F2EDD">
          <w:rPr>
            <w:rFonts w:ascii="Times New Roman" w:hAnsi="Times New Roman" w:cs="Times New Roman"/>
            <w:sz w:val="24"/>
            <w:szCs w:val="24"/>
          </w:rPr>
          <w:t>mrežnog uređaja;</w:t>
        </w:r>
      </w:ins>
    </w:p>
    <w:p w14:paraId="17153A77" w14:textId="0B6747ED" w:rsidR="00A30742" w:rsidRPr="00A3423B" w:rsidRDefault="00A30742" w:rsidP="00937FA1">
      <w:pPr>
        <w:pStyle w:val="ListParagraph"/>
        <w:numPr>
          <w:ilvl w:val="1"/>
          <w:numId w:val="12"/>
        </w:numPr>
        <w:spacing w:line="360" w:lineRule="auto"/>
        <w:rPr>
          <w:rFonts w:ascii="Times New Roman" w:hAnsi="Times New Roman" w:cs="Times New Roman"/>
          <w:sz w:val="24"/>
          <w:szCs w:val="24"/>
        </w:rPr>
      </w:pPr>
      <w:del w:id="1588" w:author="Ognjen" w:date="2017-01-17T19:13:00Z">
        <w:r w:rsidRPr="00A3423B" w:rsidDel="00293134">
          <w:rPr>
            <w:rFonts w:ascii="Times New Roman" w:hAnsi="Times New Roman" w:cs="Times New Roman"/>
            <w:sz w:val="24"/>
            <w:szCs w:val="24"/>
          </w:rPr>
          <w:delText xml:space="preserve">Id </w:delText>
        </w:r>
      </w:del>
      <w:ins w:id="1589" w:author="Ognjen" w:date="2017-01-17T19:13:00Z">
        <w:r w:rsidR="00293134">
          <w:rPr>
            <w:rFonts w:ascii="Times New Roman" w:hAnsi="Times New Roman" w:cs="Times New Roman"/>
            <w:sz w:val="24"/>
            <w:szCs w:val="24"/>
          </w:rPr>
          <w:t>identifikator</w:t>
        </w:r>
        <w:r w:rsidR="00293134" w:rsidRPr="00A3423B">
          <w:rPr>
            <w:rFonts w:ascii="Times New Roman" w:hAnsi="Times New Roman" w:cs="Times New Roman"/>
            <w:sz w:val="24"/>
            <w:szCs w:val="24"/>
          </w:rPr>
          <w:t xml:space="preserve"> </w:t>
        </w:r>
      </w:ins>
      <w:r w:rsidRPr="00A3423B">
        <w:rPr>
          <w:rFonts w:ascii="Times New Roman" w:hAnsi="Times New Roman" w:cs="Times New Roman"/>
          <w:sz w:val="24"/>
          <w:szCs w:val="24"/>
        </w:rPr>
        <w:t>VLAN-a</w:t>
      </w:r>
      <w:del w:id="1590" w:author="Ognjen" w:date="2017-01-17T19:14:00Z">
        <w:r w:rsidRPr="00A3423B" w:rsidDel="00293134">
          <w:rPr>
            <w:rFonts w:ascii="Times New Roman" w:hAnsi="Times New Roman" w:cs="Times New Roman"/>
            <w:sz w:val="24"/>
            <w:szCs w:val="24"/>
          </w:rPr>
          <w:delText>.</w:delText>
        </w:r>
      </w:del>
      <w:ins w:id="1591" w:author="Ognjen" w:date="2017-01-17T19:14:00Z">
        <w:r w:rsidR="00293134">
          <w:rPr>
            <w:rFonts w:ascii="Times New Roman" w:hAnsi="Times New Roman" w:cs="Times New Roman"/>
            <w:sz w:val="24"/>
            <w:szCs w:val="24"/>
          </w:rPr>
          <w:t>;</w:t>
        </w:r>
      </w:ins>
    </w:p>
    <w:p w14:paraId="2470995C" w14:textId="079646AA" w:rsidR="00A30742" w:rsidRPr="00A3423B" w:rsidRDefault="00A30742" w:rsidP="00937FA1">
      <w:pPr>
        <w:pStyle w:val="ListParagraph"/>
        <w:numPr>
          <w:ilvl w:val="1"/>
          <w:numId w:val="12"/>
        </w:numPr>
        <w:spacing w:line="360" w:lineRule="auto"/>
        <w:rPr>
          <w:rFonts w:ascii="Times New Roman" w:hAnsi="Times New Roman" w:cs="Times New Roman"/>
          <w:sz w:val="24"/>
          <w:szCs w:val="24"/>
        </w:rPr>
      </w:pPr>
      <w:del w:id="1592" w:author="Ognjen" w:date="2017-01-17T19:14:00Z">
        <w:r w:rsidRPr="00A3423B" w:rsidDel="00293134">
          <w:rPr>
            <w:rFonts w:ascii="Times New Roman" w:hAnsi="Times New Roman" w:cs="Times New Roman"/>
            <w:sz w:val="24"/>
            <w:szCs w:val="24"/>
          </w:rPr>
          <w:delText xml:space="preserve">Izvorišna </w:delText>
        </w:r>
      </w:del>
      <w:ins w:id="1593" w:author="Ognjen" w:date="2017-01-17T19:14:00Z">
        <w:r w:rsidR="00293134">
          <w:rPr>
            <w:rFonts w:ascii="Times New Roman" w:hAnsi="Times New Roman" w:cs="Times New Roman"/>
            <w:sz w:val="24"/>
            <w:szCs w:val="24"/>
          </w:rPr>
          <w:t>i</w:t>
        </w:r>
        <w:r w:rsidR="00293134" w:rsidRPr="00A3423B">
          <w:rPr>
            <w:rFonts w:ascii="Times New Roman" w:hAnsi="Times New Roman" w:cs="Times New Roman"/>
            <w:sz w:val="24"/>
            <w:szCs w:val="24"/>
          </w:rPr>
          <w:t xml:space="preserve">zvorišna </w:t>
        </w:r>
        <w:r w:rsidR="00293134">
          <w:rPr>
            <w:rFonts w:ascii="Times New Roman" w:hAnsi="Times New Roman" w:cs="Times New Roman"/>
            <w:sz w:val="24"/>
            <w:szCs w:val="24"/>
          </w:rPr>
          <w:t xml:space="preserve">MAC </w:t>
        </w:r>
      </w:ins>
      <w:r w:rsidRPr="00A3423B">
        <w:rPr>
          <w:rFonts w:ascii="Times New Roman" w:hAnsi="Times New Roman" w:cs="Times New Roman"/>
          <w:sz w:val="24"/>
          <w:szCs w:val="24"/>
        </w:rPr>
        <w:t>adresa</w:t>
      </w:r>
      <w:del w:id="1594" w:author="Ognjen" w:date="2017-01-17T19:14:00Z">
        <w:r w:rsidRPr="00A3423B" w:rsidDel="00293134">
          <w:rPr>
            <w:rFonts w:ascii="Times New Roman" w:hAnsi="Times New Roman" w:cs="Times New Roman"/>
            <w:sz w:val="24"/>
            <w:szCs w:val="24"/>
          </w:rPr>
          <w:delText xml:space="preserve"> </w:delText>
        </w:r>
        <w:r w:rsidRPr="00A3423B" w:rsidDel="00293134">
          <w:rPr>
            <w:rFonts w:ascii="Times New Roman" w:hAnsi="Times New Roman" w:cs="Times New Roman"/>
            <w:i/>
            <w:sz w:val="24"/>
            <w:szCs w:val="24"/>
          </w:rPr>
          <w:delText>Etherneta.</w:delText>
        </w:r>
      </w:del>
      <w:ins w:id="1595" w:author="Ognjen" w:date="2017-01-17T19:14:00Z">
        <w:r w:rsidR="00293134" w:rsidRPr="00527850">
          <w:rPr>
            <w:rFonts w:ascii="Times New Roman" w:hAnsi="Times New Roman" w:cs="Times New Roman"/>
            <w:sz w:val="24"/>
            <w:szCs w:val="24"/>
          </w:rPr>
          <w:t>;</w:t>
        </w:r>
      </w:ins>
    </w:p>
    <w:p w14:paraId="0EB825C2" w14:textId="167BF6E4" w:rsidR="00A30742" w:rsidRPr="00A3423B" w:rsidRDefault="00A30742" w:rsidP="00937FA1">
      <w:pPr>
        <w:pStyle w:val="ListParagraph"/>
        <w:numPr>
          <w:ilvl w:val="1"/>
          <w:numId w:val="12"/>
        </w:numPr>
        <w:spacing w:line="360" w:lineRule="auto"/>
        <w:rPr>
          <w:rFonts w:ascii="Times New Roman" w:hAnsi="Times New Roman" w:cs="Times New Roman"/>
          <w:sz w:val="24"/>
          <w:szCs w:val="24"/>
        </w:rPr>
      </w:pPr>
      <w:del w:id="1596" w:author="Ognjen" w:date="2017-01-17T19:14:00Z">
        <w:r w:rsidRPr="00A3423B" w:rsidDel="00293134">
          <w:rPr>
            <w:rFonts w:ascii="Times New Roman" w:hAnsi="Times New Roman" w:cs="Times New Roman"/>
            <w:sz w:val="24"/>
            <w:szCs w:val="24"/>
          </w:rPr>
          <w:lastRenderedPageBreak/>
          <w:delText xml:space="preserve">Odredišna </w:delText>
        </w:r>
      </w:del>
      <w:ins w:id="1597" w:author="Ognjen" w:date="2017-01-17T19:14:00Z">
        <w:r w:rsidR="00293134">
          <w:rPr>
            <w:rFonts w:ascii="Times New Roman" w:hAnsi="Times New Roman" w:cs="Times New Roman"/>
            <w:sz w:val="24"/>
            <w:szCs w:val="24"/>
          </w:rPr>
          <w:t>o</w:t>
        </w:r>
        <w:r w:rsidR="00293134" w:rsidRPr="00A3423B">
          <w:rPr>
            <w:rFonts w:ascii="Times New Roman" w:hAnsi="Times New Roman" w:cs="Times New Roman"/>
            <w:sz w:val="24"/>
            <w:szCs w:val="24"/>
          </w:rPr>
          <w:t xml:space="preserve">dredišna </w:t>
        </w:r>
        <w:r w:rsidR="00293134">
          <w:rPr>
            <w:rFonts w:ascii="Times New Roman" w:hAnsi="Times New Roman" w:cs="Times New Roman"/>
            <w:sz w:val="24"/>
            <w:szCs w:val="24"/>
          </w:rPr>
          <w:t xml:space="preserve">MAC </w:t>
        </w:r>
      </w:ins>
      <w:r w:rsidRPr="00A3423B">
        <w:rPr>
          <w:rFonts w:ascii="Times New Roman" w:hAnsi="Times New Roman" w:cs="Times New Roman"/>
          <w:sz w:val="24"/>
          <w:szCs w:val="24"/>
        </w:rPr>
        <w:t>adresa</w:t>
      </w:r>
      <w:del w:id="1598" w:author="Ognjen" w:date="2017-01-17T19:14:00Z">
        <w:r w:rsidRPr="00A3423B" w:rsidDel="00293134">
          <w:rPr>
            <w:rFonts w:ascii="Times New Roman" w:hAnsi="Times New Roman" w:cs="Times New Roman"/>
            <w:sz w:val="24"/>
            <w:szCs w:val="24"/>
          </w:rPr>
          <w:delText xml:space="preserve"> </w:delText>
        </w:r>
        <w:r w:rsidRPr="00A3423B" w:rsidDel="00293134">
          <w:rPr>
            <w:rFonts w:ascii="Times New Roman" w:hAnsi="Times New Roman" w:cs="Times New Roman"/>
            <w:i/>
            <w:sz w:val="24"/>
            <w:szCs w:val="24"/>
          </w:rPr>
          <w:delText>Etherneta.</w:delText>
        </w:r>
      </w:del>
      <w:ins w:id="1599" w:author="Ognjen" w:date="2017-01-17T19:14:00Z">
        <w:r w:rsidR="00293134" w:rsidRPr="00527850">
          <w:rPr>
            <w:rFonts w:ascii="Times New Roman" w:hAnsi="Times New Roman" w:cs="Times New Roman"/>
            <w:sz w:val="24"/>
            <w:szCs w:val="24"/>
          </w:rPr>
          <w:t>;</w:t>
        </w:r>
      </w:ins>
    </w:p>
    <w:p w14:paraId="498D33F4" w14:textId="2A43441F" w:rsidR="00A30742" w:rsidRPr="00A3423B" w:rsidRDefault="00A30742" w:rsidP="00937FA1">
      <w:pPr>
        <w:pStyle w:val="ListParagraph"/>
        <w:numPr>
          <w:ilvl w:val="1"/>
          <w:numId w:val="12"/>
        </w:numPr>
        <w:spacing w:line="360" w:lineRule="auto"/>
        <w:rPr>
          <w:rFonts w:ascii="Times New Roman" w:hAnsi="Times New Roman" w:cs="Times New Roman"/>
          <w:sz w:val="24"/>
          <w:szCs w:val="24"/>
        </w:rPr>
      </w:pPr>
      <w:del w:id="1600" w:author="Ognjen" w:date="2017-01-17T19:14:00Z">
        <w:r w:rsidRPr="00A3423B" w:rsidDel="00527850">
          <w:rPr>
            <w:rFonts w:ascii="Times New Roman" w:hAnsi="Times New Roman" w:cs="Times New Roman"/>
            <w:sz w:val="24"/>
            <w:szCs w:val="24"/>
          </w:rPr>
          <w:delText xml:space="preserve">Vrsta </w:delText>
        </w:r>
      </w:del>
      <w:ins w:id="1601" w:author="Ognjen" w:date="2017-01-17T19:14:00Z">
        <w:r w:rsidR="00527850">
          <w:rPr>
            <w:rFonts w:ascii="Times New Roman" w:hAnsi="Times New Roman" w:cs="Times New Roman"/>
            <w:sz w:val="24"/>
            <w:szCs w:val="24"/>
          </w:rPr>
          <w:t>v</w:t>
        </w:r>
        <w:r w:rsidR="00527850" w:rsidRPr="00A3423B">
          <w:rPr>
            <w:rFonts w:ascii="Times New Roman" w:hAnsi="Times New Roman" w:cs="Times New Roman"/>
            <w:sz w:val="24"/>
            <w:szCs w:val="24"/>
          </w:rPr>
          <w:t xml:space="preserve">rsta </w:t>
        </w:r>
      </w:ins>
      <w:r w:rsidRPr="00A3423B">
        <w:rPr>
          <w:rFonts w:ascii="Times New Roman" w:hAnsi="Times New Roman" w:cs="Times New Roman"/>
          <w:i/>
          <w:sz w:val="24"/>
          <w:szCs w:val="24"/>
        </w:rPr>
        <w:t xml:space="preserve">Ethernet </w:t>
      </w:r>
      <w:r w:rsidRPr="00A3423B">
        <w:rPr>
          <w:rFonts w:ascii="Times New Roman" w:hAnsi="Times New Roman" w:cs="Times New Roman"/>
          <w:sz w:val="24"/>
          <w:szCs w:val="24"/>
        </w:rPr>
        <w:t>okvira</w:t>
      </w:r>
      <w:del w:id="1602" w:author="Ognjen" w:date="2017-01-17T19:14:00Z">
        <w:r w:rsidRPr="00A3423B" w:rsidDel="00527850">
          <w:rPr>
            <w:rFonts w:ascii="Times New Roman" w:hAnsi="Times New Roman" w:cs="Times New Roman"/>
            <w:sz w:val="24"/>
            <w:szCs w:val="24"/>
          </w:rPr>
          <w:delText>.</w:delText>
        </w:r>
      </w:del>
      <w:ins w:id="1603" w:author="Ognjen" w:date="2017-01-17T19:14:00Z">
        <w:r w:rsidR="00527850">
          <w:rPr>
            <w:rFonts w:ascii="Times New Roman" w:hAnsi="Times New Roman" w:cs="Times New Roman"/>
            <w:sz w:val="24"/>
            <w:szCs w:val="24"/>
          </w:rPr>
          <w:t>;</w:t>
        </w:r>
      </w:ins>
    </w:p>
    <w:p w14:paraId="490F057C" w14:textId="09FFC180" w:rsidR="00A30742" w:rsidRPr="00A3423B" w:rsidRDefault="00527850" w:rsidP="00937FA1">
      <w:pPr>
        <w:pStyle w:val="ListParagraph"/>
        <w:numPr>
          <w:ilvl w:val="1"/>
          <w:numId w:val="12"/>
        </w:numPr>
        <w:spacing w:line="360" w:lineRule="auto"/>
        <w:rPr>
          <w:rFonts w:ascii="Times New Roman" w:hAnsi="Times New Roman" w:cs="Times New Roman"/>
          <w:sz w:val="24"/>
          <w:szCs w:val="24"/>
        </w:rPr>
      </w:pPr>
      <w:ins w:id="1604" w:author="Ognjen" w:date="2017-01-17T19:14:00Z">
        <w:r>
          <w:rPr>
            <w:rFonts w:ascii="Times New Roman" w:hAnsi="Times New Roman" w:cs="Times New Roman"/>
            <w:sz w:val="24"/>
            <w:szCs w:val="24"/>
          </w:rPr>
          <w:t xml:space="preserve">verzija </w:t>
        </w:r>
      </w:ins>
      <w:r w:rsidR="00A30742" w:rsidRPr="00A3423B">
        <w:rPr>
          <w:rFonts w:ascii="Times New Roman" w:hAnsi="Times New Roman" w:cs="Times New Roman"/>
          <w:sz w:val="24"/>
          <w:szCs w:val="24"/>
        </w:rPr>
        <w:t>IP protokol</w:t>
      </w:r>
      <w:del w:id="1605" w:author="Ognjen" w:date="2017-01-17T19:14:00Z">
        <w:r w:rsidR="00A30742" w:rsidRPr="00A3423B" w:rsidDel="00527850">
          <w:rPr>
            <w:rFonts w:ascii="Times New Roman" w:hAnsi="Times New Roman" w:cs="Times New Roman"/>
            <w:sz w:val="24"/>
            <w:szCs w:val="24"/>
          </w:rPr>
          <w:delText>.</w:delText>
        </w:r>
      </w:del>
      <w:ins w:id="1606" w:author="Ognjen" w:date="2017-01-17T19:14:00Z">
        <w:r>
          <w:rPr>
            <w:rFonts w:ascii="Times New Roman" w:hAnsi="Times New Roman" w:cs="Times New Roman"/>
            <w:sz w:val="24"/>
            <w:szCs w:val="24"/>
          </w:rPr>
          <w:t>a;</w:t>
        </w:r>
      </w:ins>
    </w:p>
    <w:p w14:paraId="60524AD3" w14:textId="2EA2391C" w:rsidR="00A30742" w:rsidRPr="00A3423B" w:rsidRDefault="00A30742" w:rsidP="00937FA1">
      <w:pPr>
        <w:pStyle w:val="ListParagraph"/>
        <w:numPr>
          <w:ilvl w:val="1"/>
          <w:numId w:val="12"/>
        </w:numPr>
        <w:spacing w:line="360" w:lineRule="auto"/>
        <w:rPr>
          <w:rFonts w:ascii="Times New Roman" w:hAnsi="Times New Roman" w:cs="Times New Roman"/>
          <w:sz w:val="24"/>
          <w:szCs w:val="24"/>
        </w:rPr>
      </w:pPr>
      <w:del w:id="1607" w:author="Ognjen" w:date="2017-01-17T19:14:00Z">
        <w:r w:rsidRPr="00A3423B" w:rsidDel="00527850">
          <w:rPr>
            <w:rFonts w:ascii="Times New Roman" w:hAnsi="Times New Roman" w:cs="Times New Roman"/>
            <w:sz w:val="24"/>
            <w:szCs w:val="24"/>
          </w:rPr>
          <w:delText xml:space="preserve">Izvorišna </w:delText>
        </w:r>
      </w:del>
      <w:ins w:id="1608" w:author="Ognjen" w:date="2017-01-17T19:14:00Z">
        <w:r w:rsidR="00527850">
          <w:rPr>
            <w:rFonts w:ascii="Times New Roman" w:hAnsi="Times New Roman" w:cs="Times New Roman"/>
            <w:sz w:val="24"/>
            <w:szCs w:val="24"/>
          </w:rPr>
          <w:t>i</w:t>
        </w:r>
        <w:r w:rsidR="00527850" w:rsidRPr="00A3423B">
          <w:rPr>
            <w:rFonts w:ascii="Times New Roman" w:hAnsi="Times New Roman" w:cs="Times New Roman"/>
            <w:sz w:val="24"/>
            <w:szCs w:val="24"/>
          </w:rPr>
          <w:t xml:space="preserve">zvorišna </w:t>
        </w:r>
      </w:ins>
      <w:r w:rsidRPr="00A3423B">
        <w:rPr>
          <w:rFonts w:ascii="Times New Roman" w:hAnsi="Times New Roman" w:cs="Times New Roman"/>
          <w:sz w:val="24"/>
          <w:szCs w:val="24"/>
        </w:rPr>
        <w:t xml:space="preserve">adresa TCP/UDP </w:t>
      </w:r>
      <w:del w:id="1609" w:author="Ognjen" w:date="2017-01-17T19:14:00Z">
        <w:r w:rsidRPr="00A3423B" w:rsidDel="00527850">
          <w:rPr>
            <w:rFonts w:ascii="Times New Roman" w:hAnsi="Times New Roman" w:cs="Times New Roman"/>
            <w:sz w:val="24"/>
            <w:szCs w:val="24"/>
          </w:rPr>
          <w:delText>porta.</w:delText>
        </w:r>
      </w:del>
      <w:ins w:id="1610" w:author="Ognjen" w:date="2017-01-17T19:14:00Z">
        <w:r w:rsidR="00527850">
          <w:rPr>
            <w:rFonts w:ascii="Times New Roman" w:hAnsi="Times New Roman" w:cs="Times New Roman"/>
            <w:sz w:val="24"/>
            <w:szCs w:val="24"/>
          </w:rPr>
          <w:t>vrata;</w:t>
        </w:r>
      </w:ins>
    </w:p>
    <w:p w14:paraId="500D6641" w14:textId="413152AC" w:rsidR="00A30742" w:rsidRPr="00A3423B" w:rsidRDefault="00A30742" w:rsidP="00937FA1">
      <w:pPr>
        <w:pStyle w:val="ListParagraph"/>
        <w:numPr>
          <w:ilvl w:val="1"/>
          <w:numId w:val="12"/>
        </w:numPr>
        <w:spacing w:line="360" w:lineRule="auto"/>
        <w:rPr>
          <w:rFonts w:ascii="Times New Roman" w:hAnsi="Times New Roman" w:cs="Times New Roman"/>
          <w:sz w:val="24"/>
          <w:szCs w:val="24"/>
        </w:rPr>
      </w:pPr>
      <w:del w:id="1611" w:author="Ognjen" w:date="2017-01-17T19:15:00Z">
        <w:r w:rsidRPr="00A3423B" w:rsidDel="00527850">
          <w:rPr>
            <w:rFonts w:ascii="Times New Roman" w:hAnsi="Times New Roman" w:cs="Times New Roman"/>
            <w:sz w:val="24"/>
            <w:szCs w:val="24"/>
          </w:rPr>
          <w:delText xml:space="preserve">Odredišna </w:delText>
        </w:r>
      </w:del>
      <w:ins w:id="1612" w:author="Ognjen" w:date="2017-01-17T19:15:00Z">
        <w:r w:rsidR="00527850">
          <w:rPr>
            <w:rFonts w:ascii="Times New Roman" w:hAnsi="Times New Roman" w:cs="Times New Roman"/>
            <w:sz w:val="24"/>
            <w:szCs w:val="24"/>
          </w:rPr>
          <w:t>o</w:t>
        </w:r>
        <w:r w:rsidR="00527850" w:rsidRPr="00A3423B">
          <w:rPr>
            <w:rFonts w:ascii="Times New Roman" w:hAnsi="Times New Roman" w:cs="Times New Roman"/>
            <w:sz w:val="24"/>
            <w:szCs w:val="24"/>
          </w:rPr>
          <w:t xml:space="preserve">dredišna </w:t>
        </w:r>
      </w:ins>
      <w:r w:rsidRPr="00A3423B">
        <w:rPr>
          <w:rFonts w:ascii="Times New Roman" w:hAnsi="Times New Roman" w:cs="Times New Roman"/>
          <w:sz w:val="24"/>
          <w:szCs w:val="24"/>
        </w:rPr>
        <w:t xml:space="preserve">adresa TCP/UDP </w:t>
      </w:r>
      <w:ins w:id="1613" w:author="Ognjen" w:date="2017-01-17T19:15:00Z">
        <w:r w:rsidR="00527850">
          <w:rPr>
            <w:rFonts w:ascii="Times New Roman" w:hAnsi="Times New Roman" w:cs="Times New Roman"/>
            <w:sz w:val="24"/>
            <w:szCs w:val="24"/>
          </w:rPr>
          <w:t>vrata;</w:t>
        </w:r>
      </w:ins>
      <w:del w:id="1614" w:author="Ognjen" w:date="2017-01-17T19:15:00Z">
        <w:r w:rsidRPr="00A3423B" w:rsidDel="00527850">
          <w:rPr>
            <w:rFonts w:ascii="Times New Roman" w:hAnsi="Times New Roman" w:cs="Times New Roman"/>
            <w:sz w:val="24"/>
            <w:szCs w:val="24"/>
          </w:rPr>
          <w:delText>porta.</w:delText>
        </w:r>
      </w:del>
    </w:p>
    <w:p w14:paraId="2D18B125" w14:textId="44747178" w:rsidR="00A30742" w:rsidRPr="00A3423B" w:rsidRDefault="00A30742" w:rsidP="00937FA1">
      <w:pPr>
        <w:pStyle w:val="ListParagraph"/>
        <w:numPr>
          <w:ilvl w:val="1"/>
          <w:numId w:val="12"/>
        </w:numPr>
        <w:spacing w:line="360" w:lineRule="auto"/>
        <w:rPr>
          <w:rFonts w:ascii="Times New Roman" w:hAnsi="Times New Roman" w:cs="Times New Roman"/>
          <w:sz w:val="24"/>
          <w:szCs w:val="24"/>
        </w:rPr>
      </w:pPr>
      <w:del w:id="1615" w:author="Ognjen" w:date="2017-01-17T19:15:00Z">
        <w:r w:rsidRPr="00A3423B" w:rsidDel="000C45CA">
          <w:rPr>
            <w:rFonts w:ascii="Times New Roman" w:hAnsi="Times New Roman" w:cs="Times New Roman"/>
            <w:sz w:val="24"/>
            <w:szCs w:val="24"/>
          </w:rPr>
          <w:delText xml:space="preserve">Mrežna </w:delText>
        </w:r>
      </w:del>
      <w:ins w:id="1616" w:author="Ognjen" w:date="2017-01-17T19:15:00Z">
        <w:r w:rsidR="000C45CA">
          <w:rPr>
            <w:rFonts w:ascii="Times New Roman" w:hAnsi="Times New Roman" w:cs="Times New Roman"/>
            <w:sz w:val="24"/>
            <w:szCs w:val="24"/>
          </w:rPr>
          <w:t>m</w:t>
        </w:r>
        <w:r w:rsidR="000C45CA" w:rsidRPr="00A3423B">
          <w:rPr>
            <w:rFonts w:ascii="Times New Roman" w:hAnsi="Times New Roman" w:cs="Times New Roman"/>
            <w:sz w:val="24"/>
            <w:szCs w:val="24"/>
          </w:rPr>
          <w:t xml:space="preserve">režna </w:t>
        </w:r>
      </w:ins>
      <w:r w:rsidRPr="00A3423B">
        <w:rPr>
          <w:rFonts w:ascii="Times New Roman" w:hAnsi="Times New Roman" w:cs="Times New Roman"/>
          <w:sz w:val="24"/>
          <w:szCs w:val="24"/>
        </w:rPr>
        <w:t xml:space="preserve">maska </w:t>
      </w:r>
      <w:ins w:id="1617" w:author="Ognjen" w:date="2017-01-17T19:15:00Z">
        <w:r w:rsidR="000C45CA">
          <w:rPr>
            <w:rFonts w:ascii="Times New Roman" w:hAnsi="Times New Roman" w:cs="Times New Roman"/>
            <w:sz w:val="24"/>
            <w:szCs w:val="24"/>
          </w:rPr>
          <w:t xml:space="preserve">uz </w:t>
        </w:r>
      </w:ins>
      <w:del w:id="1618" w:author="Ognjen" w:date="2017-01-17T19:15:00Z">
        <w:r w:rsidRPr="00A3423B" w:rsidDel="000C45CA">
          <w:rPr>
            <w:rFonts w:ascii="Times New Roman" w:hAnsi="Times New Roman" w:cs="Times New Roman"/>
            <w:sz w:val="24"/>
            <w:szCs w:val="24"/>
          </w:rPr>
          <w:delText xml:space="preserve">izvorišne </w:delText>
        </w:r>
      </w:del>
      <w:ins w:id="1619" w:author="Ognjen" w:date="2017-01-17T19:15:00Z">
        <w:r w:rsidR="000C45CA" w:rsidRPr="00A3423B">
          <w:rPr>
            <w:rFonts w:ascii="Times New Roman" w:hAnsi="Times New Roman" w:cs="Times New Roman"/>
            <w:sz w:val="24"/>
            <w:szCs w:val="24"/>
          </w:rPr>
          <w:t>izvorišn</w:t>
        </w:r>
        <w:r w:rsidR="000C45CA">
          <w:rPr>
            <w:rFonts w:ascii="Times New Roman" w:hAnsi="Times New Roman" w:cs="Times New Roman"/>
            <w:sz w:val="24"/>
            <w:szCs w:val="24"/>
          </w:rPr>
          <w:t>u</w:t>
        </w:r>
        <w:r w:rsidR="000C45CA" w:rsidRPr="00A3423B">
          <w:rPr>
            <w:rFonts w:ascii="Times New Roman" w:hAnsi="Times New Roman" w:cs="Times New Roman"/>
            <w:sz w:val="24"/>
            <w:szCs w:val="24"/>
          </w:rPr>
          <w:t xml:space="preserve"> </w:t>
        </w:r>
      </w:ins>
      <w:r w:rsidRPr="00A3423B">
        <w:rPr>
          <w:rFonts w:ascii="Times New Roman" w:hAnsi="Times New Roman" w:cs="Times New Roman"/>
          <w:sz w:val="24"/>
          <w:szCs w:val="24"/>
        </w:rPr>
        <w:t>IP adres</w:t>
      </w:r>
      <w:del w:id="1620" w:author="Ognjen" w:date="2017-01-17T19:15:00Z">
        <w:r w:rsidRPr="00A3423B" w:rsidDel="000C45CA">
          <w:rPr>
            <w:rFonts w:ascii="Times New Roman" w:hAnsi="Times New Roman" w:cs="Times New Roman"/>
            <w:sz w:val="24"/>
            <w:szCs w:val="24"/>
          </w:rPr>
          <w:delText>e.</w:delText>
        </w:r>
      </w:del>
      <w:ins w:id="1621" w:author="Ognjen" w:date="2017-01-17T19:15:00Z">
        <w:r w:rsidR="000C45CA">
          <w:rPr>
            <w:rFonts w:ascii="Times New Roman" w:hAnsi="Times New Roman" w:cs="Times New Roman"/>
            <w:sz w:val="24"/>
            <w:szCs w:val="24"/>
          </w:rPr>
          <w:t>u;</w:t>
        </w:r>
      </w:ins>
    </w:p>
    <w:p w14:paraId="275090A4" w14:textId="23F4D26E" w:rsidR="00A30742" w:rsidRPr="00A3423B" w:rsidRDefault="00A30742" w:rsidP="00937FA1">
      <w:pPr>
        <w:pStyle w:val="ListParagraph"/>
        <w:numPr>
          <w:ilvl w:val="1"/>
          <w:numId w:val="12"/>
        </w:numPr>
        <w:spacing w:line="360" w:lineRule="auto"/>
        <w:rPr>
          <w:rFonts w:ascii="Times New Roman" w:hAnsi="Times New Roman" w:cs="Times New Roman"/>
          <w:sz w:val="24"/>
          <w:szCs w:val="24"/>
        </w:rPr>
      </w:pPr>
      <w:del w:id="1622" w:author="Ognjen" w:date="2017-01-17T19:15:00Z">
        <w:r w:rsidRPr="00A3423B" w:rsidDel="000C45CA">
          <w:rPr>
            <w:rFonts w:ascii="Times New Roman" w:hAnsi="Times New Roman" w:cs="Times New Roman"/>
            <w:sz w:val="24"/>
            <w:szCs w:val="24"/>
          </w:rPr>
          <w:delText xml:space="preserve">Mrežna </w:delText>
        </w:r>
      </w:del>
      <w:ins w:id="1623" w:author="Ognjen" w:date="2017-01-17T19:15:00Z">
        <w:r w:rsidR="000C45CA">
          <w:rPr>
            <w:rFonts w:ascii="Times New Roman" w:hAnsi="Times New Roman" w:cs="Times New Roman"/>
            <w:sz w:val="24"/>
            <w:szCs w:val="24"/>
          </w:rPr>
          <w:t>m</w:t>
        </w:r>
        <w:r w:rsidR="000C45CA" w:rsidRPr="00A3423B">
          <w:rPr>
            <w:rFonts w:ascii="Times New Roman" w:hAnsi="Times New Roman" w:cs="Times New Roman"/>
            <w:sz w:val="24"/>
            <w:szCs w:val="24"/>
          </w:rPr>
          <w:t xml:space="preserve">režna </w:t>
        </w:r>
      </w:ins>
      <w:r w:rsidRPr="00A3423B">
        <w:rPr>
          <w:rFonts w:ascii="Times New Roman" w:hAnsi="Times New Roman" w:cs="Times New Roman"/>
          <w:sz w:val="24"/>
          <w:szCs w:val="24"/>
        </w:rPr>
        <w:t xml:space="preserve">maska </w:t>
      </w:r>
      <w:ins w:id="1624" w:author="Ognjen" w:date="2017-01-17T19:15:00Z">
        <w:r w:rsidR="000C45CA">
          <w:rPr>
            <w:rFonts w:ascii="Times New Roman" w:hAnsi="Times New Roman" w:cs="Times New Roman"/>
            <w:sz w:val="24"/>
            <w:szCs w:val="24"/>
          </w:rPr>
          <w:t xml:space="preserve">uz </w:t>
        </w:r>
      </w:ins>
      <w:del w:id="1625" w:author="Ognjen" w:date="2017-01-17T19:15:00Z">
        <w:r w:rsidRPr="00A3423B" w:rsidDel="000C45CA">
          <w:rPr>
            <w:rFonts w:ascii="Times New Roman" w:hAnsi="Times New Roman" w:cs="Times New Roman"/>
            <w:sz w:val="24"/>
            <w:szCs w:val="24"/>
          </w:rPr>
          <w:delText xml:space="preserve">odredišne </w:delText>
        </w:r>
      </w:del>
      <w:ins w:id="1626" w:author="Ognjen" w:date="2017-01-17T19:15:00Z">
        <w:r w:rsidR="000C45CA" w:rsidRPr="00A3423B">
          <w:rPr>
            <w:rFonts w:ascii="Times New Roman" w:hAnsi="Times New Roman" w:cs="Times New Roman"/>
            <w:sz w:val="24"/>
            <w:szCs w:val="24"/>
          </w:rPr>
          <w:t>odredišn</w:t>
        </w:r>
        <w:r w:rsidR="000C45CA">
          <w:rPr>
            <w:rFonts w:ascii="Times New Roman" w:hAnsi="Times New Roman" w:cs="Times New Roman"/>
            <w:sz w:val="24"/>
            <w:szCs w:val="24"/>
          </w:rPr>
          <w:t>u</w:t>
        </w:r>
        <w:r w:rsidR="000C45CA" w:rsidRPr="00A3423B">
          <w:rPr>
            <w:rFonts w:ascii="Times New Roman" w:hAnsi="Times New Roman" w:cs="Times New Roman"/>
            <w:sz w:val="24"/>
            <w:szCs w:val="24"/>
          </w:rPr>
          <w:t xml:space="preserve"> </w:t>
        </w:r>
      </w:ins>
      <w:r w:rsidRPr="00A3423B">
        <w:rPr>
          <w:rFonts w:ascii="Times New Roman" w:hAnsi="Times New Roman" w:cs="Times New Roman"/>
          <w:sz w:val="24"/>
          <w:szCs w:val="24"/>
        </w:rPr>
        <w:t>IP adres</w:t>
      </w:r>
      <w:del w:id="1627" w:author="Ognjen" w:date="2017-01-17T19:15:00Z">
        <w:r w:rsidRPr="00A3423B" w:rsidDel="000C45CA">
          <w:rPr>
            <w:rFonts w:ascii="Times New Roman" w:hAnsi="Times New Roman" w:cs="Times New Roman"/>
            <w:sz w:val="24"/>
            <w:szCs w:val="24"/>
          </w:rPr>
          <w:delText>e.</w:delText>
        </w:r>
      </w:del>
      <w:ins w:id="1628" w:author="Ognjen" w:date="2017-01-17T19:15:00Z">
        <w:r w:rsidR="000C45CA">
          <w:rPr>
            <w:rFonts w:ascii="Times New Roman" w:hAnsi="Times New Roman" w:cs="Times New Roman"/>
            <w:sz w:val="24"/>
            <w:szCs w:val="24"/>
          </w:rPr>
          <w:t>u;</w:t>
        </w:r>
      </w:ins>
    </w:p>
    <w:p w14:paraId="58C99FE5" w14:textId="358579E3" w:rsidR="00A30742" w:rsidRPr="00A3423B" w:rsidRDefault="00A30742" w:rsidP="00937FA1">
      <w:pPr>
        <w:pStyle w:val="ListParagraph"/>
        <w:numPr>
          <w:ilvl w:val="1"/>
          <w:numId w:val="12"/>
        </w:numPr>
        <w:spacing w:line="360" w:lineRule="auto"/>
        <w:rPr>
          <w:rFonts w:ascii="Times New Roman" w:hAnsi="Times New Roman" w:cs="Times New Roman"/>
          <w:sz w:val="24"/>
          <w:szCs w:val="24"/>
        </w:rPr>
      </w:pPr>
      <w:del w:id="1629" w:author="Ognjen" w:date="2017-01-17T19:15:00Z">
        <w:r w:rsidRPr="00A3423B" w:rsidDel="000C45CA">
          <w:rPr>
            <w:rFonts w:ascii="Times New Roman" w:hAnsi="Times New Roman" w:cs="Times New Roman"/>
            <w:sz w:val="24"/>
            <w:szCs w:val="24"/>
          </w:rPr>
          <w:delText xml:space="preserve">Prioritetni </w:delText>
        </w:r>
      </w:del>
      <w:ins w:id="1630" w:author="Ognjen" w:date="2017-01-17T19:15:00Z">
        <w:r w:rsidR="000C45CA">
          <w:rPr>
            <w:rFonts w:ascii="Times New Roman" w:hAnsi="Times New Roman" w:cs="Times New Roman"/>
            <w:sz w:val="24"/>
            <w:szCs w:val="24"/>
          </w:rPr>
          <w:t>p</w:t>
        </w:r>
        <w:r w:rsidR="000C45CA" w:rsidRPr="00A3423B">
          <w:rPr>
            <w:rFonts w:ascii="Times New Roman" w:hAnsi="Times New Roman" w:cs="Times New Roman"/>
            <w:sz w:val="24"/>
            <w:szCs w:val="24"/>
          </w:rPr>
          <w:t xml:space="preserve">rioritet </w:t>
        </w:r>
      </w:ins>
      <w:r w:rsidRPr="00A3423B">
        <w:rPr>
          <w:rFonts w:ascii="Times New Roman" w:hAnsi="Times New Roman" w:cs="Times New Roman"/>
          <w:sz w:val="24"/>
          <w:szCs w:val="24"/>
        </w:rPr>
        <w:t>VLAN</w:t>
      </w:r>
      <w:ins w:id="1631" w:author="Ognjen" w:date="2017-01-17T19:15:00Z">
        <w:r w:rsidR="000C45CA">
          <w:rPr>
            <w:rFonts w:ascii="Times New Roman" w:hAnsi="Times New Roman" w:cs="Times New Roman"/>
            <w:sz w:val="24"/>
            <w:szCs w:val="24"/>
          </w:rPr>
          <w:t>-a</w:t>
        </w:r>
      </w:ins>
      <w:del w:id="1632" w:author="Ognjen" w:date="2017-01-17T19:15:00Z">
        <w:r w:rsidRPr="00A3423B" w:rsidDel="000C45CA">
          <w:rPr>
            <w:rFonts w:ascii="Times New Roman" w:hAnsi="Times New Roman" w:cs="Times New Roman"/>
            <w:sz w:val="24"/>
            <w:szCs w:val="24"/>
          </w:rPr>
          <w:delText>.</w:delText>
        </w:r>
      </w:del>
      <w:ins w:id="1633" w:author="Ognjen" w:date="2017-01-17T19:15:00Z">
        <w:r w:rsidR="000C45CA">
          <w:rPr>
            <w:rFonts w:ascii="Times New Roman" w:hAnsi="Times New Roman" w:cs="Times New Roman"/>
            <w:sz w:val="24"/>
            <w:szCs w:val="24"/>
          </w:rPr>
          <w:t>;</w:t>
        </w:r>
      </w:ins>
    </w:p>
    <w:p w14:paraId="4A07F67F" w14:textId="5D494973" w:rsidR="00A30742" w:rsidRPr="00A3423B" w:rsidRDefault="00A30742" w:rsidP="00937FA1">
      <w:pPr>
        <w:pStyle w:val="ListParagraph"/>
        <w:numPr>
          <w:ilvl w:val="1"/>
          <w:numId w:val="12"/>
        </w:numPr>
        <w:spacing w:line="360" w:lineRule="auto"/>
        <w:rPr>
          <w:rFonts w:ascii="Times New Roman" w:hAnsi="Times New Roman" w:cs="Times New Roman"/>
          <w:sz w:val="24"/>
          <w:szCs w:val="24"/>
        </w:rPr>
      </w:pPr>
      <w:del w:id="1634" w:author="Ognjen" w:date="2017-01-17T19:15:00Z">
        <w:r w:rsidRPr="00A3423B" w:rsidDel="000C45CA">
          <w:rPr>
            <w:rFonts w:ascii="Times New Roman" w:hAnsi="Times New Roman" w:cs="Times New Roman"/>
            <w:sz w:val="24"/>
            <w:szCs w:val="24"/>
          </w:rPr>
          <w:delText xml:space="preserve">Opis </w:delText>
        </w:r>
      </w:del>
      <w:ins w:id="1635" w:author="Ognjen" w:date="2017-01-17T19:15:00Z">
        <w:r w:rsidR="000C45CA">
          <w:rPr>
            <w:rFonts w:ascii="Times New Roman" w:hAnsi="Times New Roman" w:cs="Times New Roman"/>
            <w:sz w:val="24"/>
            <w:szCs w:val="24"/>
          </w:rPr>
          <w:t>o</w:t>
        </w:r>
        <w:r w:rsidR="000C45CA" w:rsidRPr="00A3423B">
          <w:rPr>
            <w:rFonts w:ascii="Times New Roman" w:hAnsi="Times New Roman" w:cs="Times New Roman"/>
            <w:sz w:val="24"/>
            <w:szCs w:val="24"/>
          </w:rPr>
          <w:t xml:space="preserve">pis </w:t>
        </w:r>
      </w:ins>
      <w:r w:rsidRPr="00A3423B">
        <w:rPr>
          <w:rFonts w:ascii="Times New Roman" w:hAnsi="Times New Roman" w:cs="Times New Roman"/>
          <w:sz w:val="24"/>
          <w:szCs w:val="24"/>
        </w:rPr>
        <w:t xml:space="preserve">IP </w:t>
      </w:r>
      <w:ins w:id="1636" w:author="Ognjen" w:date="2017-01-17T19:15:00Z">
        <w:r w:rsidR="000C45CA">
          <w:rPr>
            <w:rFonts w:ascii="Times New Roman" w:hAnsi="Times New Roman" w:cs="Times New Roman"/>
            <w:sz w:val="24"/>
            <w:szCs w:val="24"/>
          </w:rPr>
          <w:t xml:space="preserve">DSCP </w:t>
        </w:r>
      </w:ins>
      <w:r w:rsidRPr="00A3423B">
        <w:rPr>
          <w:rFonts w:ascii="Times New Roman" w:hAnsi="Times New Roman" w:cs="Times New Roman"/>
          <w:sz w:val="24"/>
          <w:szCs w:val="24"/>
        </w:rPr>
        <w:t>usluge.</w:t>
      </w:r>
    </w:p>
    <w:p w14:paraId="2E884BF7" w14:textId="77777777" w:rsidR="00A30742" w:rsidRPr="00A3423B" w:rsidRDefault="00A30742" w:rsidP="00937FA1">
      <w:pPr>
        <w:pStyle w:val="ListParagraph"/>
        <w:numPr>
          <w:ilvl w:val="0"/>
          <w:numId w:val="12"/>
        </w:numPr>
        <w:spacing w:line="360" w:lineRule="auto"/>
        <w:rPr>
          <w:rFonts w:ascii="Times New Roman" w:hAnsi="Times New Roman" w:cs="Times New Roman"/>
          <w:sz w:val="24"/>
          <w:szCs w:val="24"/>
        </w:rPr>
      </w:pPr>
      <w:r w:rsidRPr="00A3423B">
        <w:rPr>
          <w:rFonts w:ascii="Times New Roman" w:hAnsi="Times New Roman" w:cs="Times New Roman"/>
          <w:i/>
          <w:sz w:val="24"/>
          <w:szCs w:val="24"/>
        </w:rPr>
        <w:t>Opaque controller-issued identifier.</w:t>
      </w:r>
    </w:p>
    <w:p w14:paraId="3DD716CD" w14:textId="7174B065" w:rsidR="00A30742" w:rsidRPr="00A3423B" w:rsidRDefault="000C45CA" w:rsidP="00937FA1">
      <w:pPr>
        <w:pStyle w:val="ListParagraph"/>
        <w:numPr>
          <w:ilvl w:val="0"/>
          <w:numId w:val="12"/>
        </w:numPr>
        <w:spacing w:line="360" w:lineRule="auto"/>
        <w:rPr>
          <w:rFonts w:ascii="Times New Roman" w:hAnsi="Times New Roman" w:cs="Times New Roman"/>
          <w:sz w:val="24"/>
          <w:szCs w:val="24"/>
        </w:rPr>
      </w:pPr>
      <w:ins w:id="1637" w:author="Ognjen" w:date="2017-01-17T19:15:00Z">
        <w:r>
          <w:rPr>
            <w:rFonts w:ascii="Times New Roman" w:hAnsi="Times New Roman" w:cs="Times New Roman"/>
            <w:sz w:val="24"/>
            <w:szCs w:val="24"/>
          </w:rPr>
          <w:t>akcija</w:t>
        </w:r>
        <w:r w:rsidRPr="00A3423B">
          <w:rPr>
            <w:rFonts w:ascii="Times New Roman" w:hAnsi="Times New Roman" w:cs="Times New Roman"/>
            <w:sz w:val="24"/>
            <w:szCs w:val="24"/>
          </w:rPr>
          <w:t xml:space="preserve"> </w:t>
        </w:r>
        <w:r>
          <w:rPr>
            <w:rFonts w:ascii="Times New Roman" w:hAnsi="Times New Roman" w:cs="Times New Roman"/>
            <w:sz w:val="24"/>
            <w:szCs w:val="24"/>
          </w:rPr>
          <w:t xml:space="preserve">(„Command“) </w:t>
        </w:r>
      </w:ins>
      <w:del w:id="1638" w:author="Ognjen" w:date="2017-01-17T19:15:00Z">
        <w:r w:rsidR="00A30742" w:rsidRPr="00A3423B" w:rsidDel="000C45CA">
          <w:rPr>
            <w:rFonts w:ascii="Times New Roman" w:hAnsi="Times New Roman" w:cs="Times New Roman"/>
            <w:sz w:val="24"/>
            <w:szCs w:val="24"/>
          </w:rPr>
          <w:delText>Naredba</w:delText>
        </w:r>
      </w:del>
      <w:r w:rsidR="00A30742" w:rsidRPr="00A3423B">
        <w:rPr>
          <w:rFonts w:ascii="Times New Roman" w:hAnsi="Times New Roman" w:cs="Times New Roman"/>
          <w:sz w:val="24"/>
          <w:szCs w:val="24"/>
        </w:rPr>
        <w:t xml:space="preserve"> koja se treba izvršit </w:t>
      </w:r>
      <w:ins w:id="1639" w:author="Ognjen" w:date="2017-01-17T19:16:00Z">
        <w:r>
          <w:rPr>
            <w:rFonts w:ascii="Times New Roman" w:hAnsi="Times New Roman" w:cs="Times New Roman"/>
            <w:sz w:val="24"/>
            <w:szCs w:val="24"/>
          </w:rPr>
          <w:t>za dani</w:t>
        </w:r>
        <w:r w:rsidRPr="00A3423B">
          <w:rPr>
            <w:rFonts w:ascii="Times New Roman" w:hAnsi="Times New Roman" w:cs="Times New Roman"/>
            <w:sz w:val="24"/>
            <w:szCs w:val="24"/>
          </w:rPr>
          <w:t xml:space="preserve"> tok </w:t>
        </w:r>
        <w:r>
          <w:rPr>
            <w:rFonts w:ascii="Times New Roman" w:hAnsi="Times New Roman" w:cs="Times New Roman"/>
            <w:sz w:val="24"/>
            <w:szCs w:val="24"/>
          </w:rPr>
          <w:t>paketa</w:t>
        </w:r>
      </w:ins>
      <w:del w:id="1640" w:author="Ognjen" w:date="2017-01-17T19:16:00Z">
        <w:r w:rsidR="00A30742" w:rsidRPr="00A3423B" w:rsidDel="000C45CA">
          <w:rPr>
            <w:rFonts w:ascii="Times New Roman" w:hAnsi="Times New Roman" w:cs="Times New Roman"/>
            <w:sz w:val="24"/>
            <w:szCs w:val="24"/>
          </w:rPr>
          <w:delText>nad tokom podataka</w:delText>
        </w:r>
      </w:del>
      <w:r w:rsidR="00A30742" w:rsidRPr="00A3423B">
        <w:rPr>
          <w:rFonts w:ascii="Times New Roman" w:hAnsi="Times New Roman" w:cs="Times New Roman"/>
          <w:sz w:val="24"/>
          <w:szCs w:val="24"/>
        </w:rPr>
        <w:t>:</w:t>
      </w:r>
    </w:p>
    <w:p w14:paraId="7F9288AA" w14:textId="3E6DD303" w:rsidR="00A30742" w:rsidRPr="00A3423B" w:rsidRDefault="000C45CA" w:rsidP="00937FA1">
      <w:pPr>
        <w:pStyle w:val="ListParagraph"/>
        <w:numPr>
          <w:ilvl w:val="1"/>
          <w:numId w:val="12"/>
        </w:numPr>
        <w:spacing w:line="360" w:lineRule="auto"/>
        <w:rPr>
          <w:rFonts w:ascii="Times New Roman" w:hAnsi="Times New Roman" w:cs="Times New Roman"/>
          <w:sz w:val="24"/>
          <w:szCs w:val="24"/>
        </w:rPr>
      </w:pPr>
      <w:ins w:id="1641" w:author="Ognjen" w:date="2017-01-17T19:16:00Z">
        <w:r>
          <w:rPr>
            <w:rFonts w:ascii="Times New Roman" w:hAnsi="Times New Roman" w:cs="Times New Roman"/>
            <w:sz w:val="24"/>
            <w:szCs w:val="24"/>
          </w:rPr>
          <w:t>i</w:t>
        </w:r>
        <w:r w:rsidRPr="00A3423B">
          <w:rPr>
            <w:rFonts w:ascii="Times New Roman" w:hAnsi="Times New Roman" w:cs="Times New Roman"/>
            <w:sz w:val="24"/>
            <w:szCs w:val="24"/>
          </w:rPr>
          <w:t>zbriši sve podudarajuće tokove</w:t>
        </w:r>
        <w:r>
          <w:rPr>
            <w:rFonts w:ascii="Times New Roman" w:hAnsi="Times New Roman" w:cs="Times New Roman"/>
            <w:sz w:val="24"/>
            <w:szCs w:val="24"/>
          </w:rPr>
          <w:t xml:space="preserve"> paketa u tablici</w:t>
        </w:r>
        <w:r w:rsidR="00B55C46">
          <w:rPr>
            <w:rFonts w:ascii="Times New Roman" w:hAnsi="Times New Roman" w:cs="Times New Roman"/>
            <w:sz w:val="24"/>
            <w:szCs w:val="24"/>
          </w:rPr>
          <w:t>;</w:t>
        </w:r>
      </w:ins>
      <w:del w:id="1642" w:author="Ognjen" w:date="2017-01-17T19:16:00Z">
        <w:r w:rsidR="00A30742" w:rsidRPr="00A3423B" w:rsidDel="000C45CA">
          <w:rPr>
            <w:rFonts w:ascii="Times New Roman" w:hAnsi="Times New Roman" w:cs="Times New Roman"/>
            <w:sz w:val="24"/>
            <w:szCs w:val="24"/>
          </w:rPr>
          <w:delText>Izbriši sve podudarajuće tokove.</w:delText>
        </w:r>
      </w:del>
    </w:p>
    <w:p w14:paraId="3391EBED" w14:textId="5F6E5AEE" w:rsidR="00A30742" w:rsidRPr="00A3423B" w:rsidRDefault="00B55C46" w:rsidP="00937FA1">
      <w:pPr>
        <w:pStyle w:val="ListParagraph"/>
        <w:numPr>
          <w:ilvl w:val="0"/>
          <w:numId w:val="12"/>
        </w:numPr>
        <w:spacing w:line="360" w:lineRule="auto"/>
        <w:rPr>
          <w:rFonts w:ascii="Times New Roman" w:hAnsi="Times New Roman" w:cs="Times New Roman"/>
          <w:sz w:val="24"/>
          <w:szCs w:val="24"/>
        </w:rPr>
      </w:pPr>
      <w:ins w:id="1643" w:author="Ognjen" w:date="2017-01-17T19:16:00Z">
        <w:r>
          <w:rPr>
            <w:rFonts w:ascii="Times New Roman" w:hAnsi="Times New Roman" w:cs="Times New Roman"/>
            <w:sz w:val="24"/>
            <w:szCs w:val="24"/>
          </w:rPr>
          <w:t>v</w:t>
        </w:r>
        <w:r w:rsidRPr="00A3423B">
          <w:rPr>
            <w:rFonts w:ascii="Times New Roman" w:hAnsi="Times New Roman" w:cs="Times New Roman"/>
            <w:sz w:val="24"/>
            <w:szCs w:val="24"/>
          </w:rPr>
          <w:t>rijeme mirovanja</w:t>
        </w:r>
        <w:r>
          <w:rPr>
            <w:rFonts w:ascii="Times New Roman" w:hAnsi="Times New Roman" w:cs="Times New Roman"/>
            <w:sz w:val="24"/>
            <w:szCs w:val="24"/>
          </w:rPr>
          <w:t xml:space="preserve"> </w:t>
        </w:r>
        <w:r w:rsidRPr="00A3423B">
          <w:rPr>
            <w:rFonts w:ascii="Times New Roman" w:hAnsi="Times New Roman" w:cs="Times New Roman"/>
            <w:sz w:val="24"/>
            <w:szCs w:val="24"/>
          </w:rPr>
          <w:t>u sekundama</w:t>
        </w:r>
        <w:r>
          <w:rPr>
            <w:rFonts w:ascii="Times New Roman" w:hAnsi="Times New Roman" w:cs="Times New Roman"/>
            <w:sz w:val="24"/>
            <w:szCs w:val="24"/>
          </w:rPr>
          <w:t xml:space="preserve"> („Idle-timeout“)</w:t>
        </w:r>
        <w:r w:rsidRPr="00A3423B">
          <w:rPr>
            <w:rFonts w:ascii="Times New Roman" w:hAnsi="Times New Roman" w:cs="Times New Roman"/>
            <w:sz w:val="24"/>
            <w:szCs w:val="24"/>
          </w:rPr>
          <w:t xml:space="preserve"> prije </w:t>
        </w:r>
        <w:r>
          <w:rPr>
            <w:rFonts w:ascii="Times New Roman" w:hAnsi="Times New Roman" w:cs="Times New Roman"/>
            <w:sz w:val="24"/>
            <w:szCs w:val="24"/>
          </w:rPr>
          <w:t>brisanja retka iz tablice toka</w:t>
        </w:r>
        <w:r w:rsidR="00033BF1">
          <w:rPr>
            <w:rFonts w:ascii="Times New Roman" w:hAnsi="Times New Roman" w:cs="Times New Roman"/>
            <w:sz w:val="24"/>
            <w:szCs w:val="24"/>
          </w:rPr>
          <w:t>;</w:t>
        </w:r>
      </w:ins>
      <w:del w:id="1644" w:author="Ognjen" w:date="2017-01-17T19:16:00Z">
        <w:r w:rsidR="00A30742" w:rsidRPr="00A3423B" w:rsidDel="00B55C46">
          <w:rPr>
            <w:rFonts w:ascii="Times New Roman" w:hAnsi="Times New Roman" w:cs="Times New Roman"/>
            <w:sz w:val="24"/>
            <w:szCs w:val="24"/>
          </w:rPr>
          <w:delText>Vrijeme mirovanja prije odbacivanja u sekundama.</w:delText>
        </w:r>
      </w:del>
    </w:p>
    <w:p w14:paraId="0014BAD8" w14:textId="0B5F2CB9" w:rsidR="00A30742" w:rsidRPr="00A3423B" w:rsidRDefault="00C25E84" w:rsidP="00937FA1">
      <w:pPr>
        <w:pStyle w:val="ListParagraph"/>
        <w:numPr>
          <w:ilvl w:val="0"/>
          <w:numId w:val="12"/>
        </w:numPr>
        <w:spacing w:line="360" w:lineRule="auto"/>
        <w:rPr>
          <w:rFonts w:ascii="Times New Roman" w:hAnsi="Times New Roman" w:cs="Times New Roman"/>
          <w:sz w:val="24"/>
          <w:szCs w:val="24"/>
        </w:rPr>
      </w:pPr>
      <w:ins w:id="1645" w:author="Ognjen" w:date="2017-01-17T19:17:00Z">
        <w:r>
          <w:rPr>
            <w:rFonts w:ascii="Times New Roman" w:hAnsi="Times New Roman" w:cs="Times New Roman"/>
            <w:sz w:val="24"/>
            <w:szCs w:val="24"/>
          </w:rPr>
          <w:t>m</w:t>
        </w:r>
        <w:r w:rsidRPr="00A3423B">
          <w:rPr>
            <w:rFonts w:ascii="Times New Roman" w:hAnsi="Times New Roman" w:cs="Times New Roman"/>
            <w:sz w:val="24"/>
            <w:szCs w:val="24"/>
          </w:rPr>
          <w:t>aksimalno vrijeme mirovanja</w:t>
        </w:r>
        <w:r>
          <w:rPr>
            <w:rFonts w:ascii="Times New Roman" w:hAnsi="Times New Roman" w:cs="Times New Roman"/>
            <w:sz w:val="24"/>
            <w:szCs w:val="24"/>
          </w:rPr>
          <w:t xml:space="preserve"> </w:t>
        </w:r>
        <w:r w:rsidRPr="00A3423B">
          <w:rPr>
            <w:rFonts w:ascii="Times New Roman" w:hAnsi="Times New Roman" w:cs="Times New Roman"/>
            <w:sz w:val="24"/>
            <w:szCs w:val="24"/>
          </w:rPr>
          <w:t xml:space="preserve">u sekundama prije </w:t>
        </w:r>
        <w:r>
          <w:rPr>
            <w:rFonts w:ascii="Times New Roman" w:hAnsi="Times New Roman" w:cs="Times New Roman"/>
            <w:sz w:val="24"/>
            <w:szCs w:val="24"/>
          </w:rPr>
          <w:t>brisanja retka iz tablice toka;</w:t>
        </w:r>
      </w:ins>
      <w:del w:id="1646" w:author="Ognjen" w:date="2017-01-17T19:17:00Z">
        <w:r w:rsidR="00A30742" w:rsidRPr="00A3423B" w:rsidDel="00C25E84">
          <w:rPr>
            <w:rFonts w:ascii="Times New Roman" w:hAnsi="Times New Roman" w:cs="Times New Roman"/>
            <w:sz w:val="24"/>
            <w:szCs w:val="24"/>
          </w:rPr>
          <w:delText>Maksimalno vrijeme mirovanja prije odbacivanja u sekundama.</w:delText>
        </w:r>
      </w:del>
    </w:p>
    <w:p w14:paraId="3650987B" w14:textId="06889602" w:rsidR="00A30742" w:rsidRPr="00A3423B" w:rsidRDefault="00415A8F" w:rsidP="00937FA1">
      <w:pPr>
        <w:pStyle w:val="ListParagraph"/>
        <w:numPr>
          <w:ilvl w:val="0"/>
          <w:numId w:val="12"/>
        </w:numPr>
        <w:spacing w:line="360" w:lineRule="auto"/>
        <w:rPr>
          <w:rFonts w:ascii="Times New Roman" w:hAnsi="Times New Roman" w:cs="Times New Roman"/>
          <w:sz w:val="24"/>
          <w:szCs w:val="24"/>
        </w:rPr>
      </w:pPr>
      <w:ins w:id="1647" w:author="Ognjen" w:date="2017-01-17T19:17:00Z">
        <w:r>
          <w:rPr>
            <w:rFonts w:ascii="Times New Roman" w:hAnsi="Times New Roman" w:cs="Times New Roman"/>
            <w:sz w:val="24"/>
            <w:szCs w:val="24"/>
          </w:rPr>
          <w:t>r</w:t>
        </w:r>
        <w:r w:rsidRPr="00A3423B">
          <w:rPr>
            <w:rFonts w:ascii="Times New Roman" w:hAnsi="Times New Roman" w:cs="Times New Roman"/>
            <w:sz w:val="24"/>
            <w:szCs w:val="24"/>
          </w:rPr>
          <w:t>azina prioriteta ulaznog toka</w:t>
        </w:r>
        <w:r>
          <w:rPr>
            <w:rFonts w:ascii="Times New Roman" w:hAnsi="Times New Roman" w:cs="Times New Roman"/>
            <w:sz w:val="24"/>
            <w:szCs w:val="24"/>
          </w:rPr>
          <w:t xml:space="preserve"> paketa;</w:t>
        </w:r>
      </w:ins>
      <w:del w:id="1648" w:author="Ognjen" w:date="2017-01-17T19:17:00Z">
        <w:r w:rsidR="00A30742" w:rsidRPr="00A3423B" w:rsidDel="00415A8F">
          <w:rPr>
            <w:rFonts w:ascii="Times New Roman" w:hAnsi="Times New Roman" w:cs="Times New Roman"/>
            <w:sz w:val="24"/>
            <w:szCs w:val="24"/>
          </w:rPr>
          <w:delText>Razina prioriteta ulaznog toka.</w:delText>
        </w:r>
      </w:del>
    </w:p>
    <w:p w14:paraId="4CF68060" w14:textId="2AB254FD" w:rsidR="00A30742" w:rsidRPr="00A3423B" w:rsidRDefault="0013047A" w:rsidP="00937FA1">
      <w:pPr>
        <w:pStyle w:val="ListParagraph"/>
        <w:numPr>
          <w:ilvl w:val="0"/>
          <w:numId w:val="12"/>
        </w:numPr>
        <w:spacing w:line="360" w:lineRule="auto"/>
        <w:rPr>
          <w:rFonts w:ascii="Times New Roman" w:hAnsi="Times New Roman" w:cs="Times New Roman"/>
          <w:sz w:val="24"/>
          <w:szCs w:val="24"/>
        </w:rPr>
      </w:pPr>
      <w:ins w:id="1649" w:author="Ognjen" w:date="2017-01-17T19:17:00Z">
        <w:r>
          <w:rPr>
            <w:rFonts w:ascii="Times New Roman" w:hAnsi="Times New Roman" w:cs="Times New Roman"/>
            <w:sz w:val="24"/>
            <w:szCs w:val="24"/>
          </w:rPr>
          <w:t>i</w:t>
        </w:r>
        <w:r w:rsidRPr="00A3423B">
          <w:rPr>
            <w:rFonts w:ascii="Times New Roman" w:hAnsi="Times New Roman" w:cs="Times New Roman"/>
            <w:sz w:val="24"/>
            <w:szCs w:val="24"/>
          </w:rPr>
          <w:t>dentifika</w:t>
        </w:r>
        <w:r>
          <w:rPr>
            <w:rFonts w:ascii="Times New Roman" w:hAnsi="Times New Roman" w:cs="Times New Roman"/>
            <w:sz w:val="24"/>
            <w:szCs w:val="24"/>
          </w:rPr>
          <w:t>tor</w:t>
        </w:r>
      </w:ins>
      <w:del w:id="1650" w:author="Ognjen" w:date="2017-01-17T19:17:00Z">
        <w:r w:rsidR="00A30742" w:rsidRPr="00A3423B" w:rsidDel="0013047A">
          <w:rPr>
            <w:rFonts w:ascii="Times New Roman" w:hAnsi="Times New Roman" w:cs="Times New Roman"/>
            <w:sz w:val="24"/>
            <w:szCs w:val="24"/>
          </w:rPr>
          <w:delText>Id</w:delText>
        </w:r>
      </w:del>
      <w:r w:rsidR="00A30742" w:rsidRPr="00A3423B">
        <w:rPr>
          <w:rFonts w:ascii="Times New Roman" w:hAnsi="Times New Roman" w:cs="Times New Roman"/>
          <w:sz w:val="24"/>
          <w:szCs w:val="24"/>
        </w:rPr>
        <w:t xml:space="preserve"> </w:t>
      </w:r>
      <w:commentRangeStart w:id="1651"/>
      <w:r w:rsidR="00A30742" w:rsidRPr="00A3423B">
        <w:rPr>
          <w:rFonts w:ascii="Times New Roman" w:hAnsi="Times New Roman" w:cs="Times New Roman"/>
          <w:sz w:val="24"/>
          <w:szCs w:val="24"/>
        </w:rPr>
        <w:t xml:space="preserve">pohranjenog paketa koji treba </w:t>
      </w:r>
      <w:r w:rsidR="0078112A" w:rsidRPr="00A3423B">
        <w:rPr>
          <w:rFonts w:ascii="Times New Roman" w:hAnsi="Times New Roman" w:cs="Times New Roman"/>
          <w:sz w:val="24"/>
          <w:szCs w:val="24"/>
        </w:rPr>
        <w:t>primijeniti</w:t>
      </w:r>
      <w:commentRangeEnd w:id="1651"/>
      <w:r>
        <w:rPr>
          <w:rStyle w:val="CommentReference"/>
          <w:rFonts w:ascii="Times New Roman" w:eastAsia="Times New Roman" w:hAnsi="Times New Roman" w:cs="Times New Roman"/>
          <w:lang w:val="en-US"/>
        </w:rPr>
        <w:commentReference w:id="1651"/>
      </w:r>
      <w:del w:id="1652" w:author="Ognjen" w:date="2017-01-17T19:17:00Z">
        <w:r w:rsidR="00A30742" w:rsidRPr="00A3423B" w:rsidDel="0013047A">
          <w:rPr>
            <w:rFonts w:ascii="Times New Roman" w:hAnsi="Times New Roman" w:cs="Times New Roman"/>
            <w:sz w:val="24"/>
            <w:szCs w:val="24"/>
          </w:rPr>
          <w:delText>.</w:delText>
        </w:r>
      </w:del>
      <w:ins w:id="1653" w:author="Ognjen" w:date="2017-01-17T19:17:00Z">
        <w:r>
          <w:rPr>
            <w:rFonts w:ascii="Times New Roman" w:hAnsi="Times New Roman" w:cs="Times New Roman"/>
            <w:sz w:val="24"/>
            <w:szCs w:val="24"/>
          </w:rPr>
          <w:t>;</w:t>
        </w:r>
      </w:ins>
      <w:r w:rsidR="00257C26">
        <w:rPr>
          <w:rFonts w:ascii="Times New Roman" w:hAnsi="Times New Roman" w:cs="Times New Roman"/>
          <w:sz w:val="24"/>
          <w:szCs w:val="24"/>
        </w:rPr>
        <w:t xml:space="preserve"> (</w:t>
      </w:r>
      <w:r w:rsidR="00257C26">
        <w:rPr>
          <w:rFonts w:ascii="CMTT8" w:hAnsi="CMTT8" w:cs="CMTT8"/>
          <w:sz w:val="16"/>
          <w:szCs w:val="16"/>
          <w:lang w:eastAsia="hr-HR"/>
        </w:rPr>
        <w:t>Buffered packet to apply to)</w:t>
      </w:r>
    </w:p>
    <w:p w14:paraId="27A7B440" w14:textId="6EAA1D65" w:rsidR="00A30742" w:rsidRPr="00A3423B" w:rsidRDefault="00306E7B" w:rsidP="00937FA1">
      <w:pPr>
        <w:pStyle w:val="ListParagraph"/>
        <w:numPr>
          <w:ilvl w:val="0"/>
          <w:numId w:val="12"/>
        </w:numPr>
        <w:spacing w:line="360" w:lineRule="auto"/>
        <w:rPr>
          <w:rFonts w:ascii="Times New Roman" w:hAnsi="Times New Roman" w:cs="Times New Roman"/>
          <w:sz w:val="24"/>
          <w:szCs w:val="24"/>
        </w:rPr>
      </w:pPr>
      <w:ins w:id="1654" w:author="Ognjen" w:date="2017-01-17T19:18:00Z">
        <w:r>
          <w:rPr>
            <w:rFonts w:ascii="Times New Roman" w:hAnsi="Times New Roman" w:cs="Times New Roman"/>
            <w:sz w:val="24"/>
            <w:szCs w:val="24"/>
          </w:rPr>
          <w:t>i</w:t>
        </w:r>
        <w:r w:rsidRPr="00A3423B">
          <w:rPr>
            <w:rFonts w:ascii="Times New Roman" w:hAnsi="Times New Roman" w:cs="Times New Roman"/>
            <w:sz w:val="24"/>
            <w:szCs w:val="24"/>
          </w:rPr>
          <w:t xml:space="preserve">zlazni </w:t>
        </w:r>
        <w:r>
          <w:rPr>
            <w:rFonts w:ascii="Times New Roman" w:hAnsi="Times New Roman" w:cs="Times New Roman"/>
            <w:sz w:val="24"/>
            <w:szCs w:val="24"/>
          </w:rPr>
          <w:t>priključak</w:t>
        </w:r>
        <w:r w:rsidRPr="00A3423B">
          <w:rPr>
            <w:rFonts w:ascii="Times New Roman" w:hAnsi="Times New Roman" w:cs="Times New Roman"/>
            <w:sz w:val="24"/>
            <w:szCs w:val="24"/>
          </w:rPr>
          <w:t xml:space="preserve"> (nije </w:t>
        </w:r>
        <w:r>
          <w:rPr>
            <w:rFonts w:ascii="Times New Roman" w:hAnsi="Times New Roman" w:cs="Times New Roman"/>
            <w:sz w:val="24"/>
            <w:szCs w:val="24"/>
          </w:rPr>
          <w:t xml:space="preserve">nužno </w:t>
        </w:r>
        <w:r w:rsidRPr="00A3423B">
          <w:rPr>
            <w:rFonts w:ascii="Times New Roman" w:hAnsi="Times New Roman" w:cs="Times New Roman"/>
            <w:sz w:val="24"/>
            <w:szCs w:val="24"/>
          </w:rPr>
          <w:t xml:space="preserve">povezan s fizičkim </w:t>
        </w:r>
        <w:r>
          <w:rPr>
            <w:rFonts w:ascii="Times New Roman" w:hAnsi="Times New Roman" w:cs="Times New Roman"/>
            <w:sz w:val="24"/>
            <w:szCs w:val="24"/>
          </w:rPr>
          <w:t>priključkom</w:t>
        </w:r>
        <w:r w:rsidRPr="00A3423B">
          <w:rPr>
            <w:rFonts w:ascii="Times New Roman" w:hAnsi="Times New Roman" w:cs="Times New Roman"/>
            <w:sz w:val="24"/>
            <w:szCs w:val="24"/>
          </w:rPr>
          <w:t>)</w:t>
        </w:r>
        <w:r>
          <w:rPr>
            <w:rFonts w:ascii="Times New Roman" w:hAnsi="Times New Roman" w:cs="Times New Roman"/>
            <w:sz w:val="24"/>
            <w:szCs w:val="24"/>
          </w:rPr>
          <w:t>;</w:t>
        </w:r>
      </w:ins>
      <w:del w:id="1655" w:author="Ognjen" w:date="2017-01-17T19:18:00Z">
        <w:r w:rsidR="00A30742" w:rsidRPr="00A3423B" w:rsidDel="00306E7B">
          <w:rPr>
            <w:rFonts w:ascii="Times New Roman" w:hAnsi="Times New Roman" w:cs="Times New Roman"/>
            <w:sz w:val="24"/>
            <w:szCs w:val="24"/>
          </w:rPr>
          <w:delText>Izlazni port (nije povezan sa fizički port).</w:delText>
        </w:r>
      </w:del>
    </w:p>
    <w:p w14:paraId="67BAB8C4" w14:textId="62E2073C" w:rsidR="00A30742" w:rsidRPr="00A3423B" w:rsidRDefault="00A30742" w:rsidP="00937FA1">
      <w:pPr>
        <w:pStyle w:val="ListParagraph"/>
        <w:numPr>
          <w:ilvl w:val="0"/>
          <w:numId w:val="12"/>
        </w:numPr>
        <w:spacing w:line="360" w:lineRule="auto"/>
        <w:rPr>
          <w:rFonts w:ascii="Times New Roman" w:hAnsi="Times New Roman" w:cs="Times New Roman"/>
          <w:sz w:val="24"/>
          <w:szCs w:val="24"/>
        </w:rPr>
      </w:pPr>
      <w:del w:id="1656" w:author="Ognjen" w:date="2017-01-17T19:23:00Z">
        <w:r w:rsidRPr="00A3423B" w:rsidDel="00484AB8">
          <w:rPr>
            <w:rFonts w:ascii="Times New Roman" w:hAnsi="Times New Roman" w:cs="Times New Roman"/>
            <w:sz w:val="24"/>
            <w:szCs w:val="24"/>
          </w:rPr>
          <w:delText xml:space="preserve">Zastavica </w:delText>
        </w:r>
      </w:del>
      <w:ins w:id="1657" w:author="Ognjen" w:date="2017-01-17T19:23:00Z">
        <w:r w:rsidR="00484AB8">
          <w:rPr>
            <w:rFonts w:ascii="Times New Roman" w:hAnsi="Times New Roman" w:cs="Times New Roman"/>
            <w:sz w:val="24"/>
            <w:szCs w:val="24"/>
          </w:rPr>
          <w:t>z</w:t>
        </w:r>
        <w:r w:rsidR="00484AB8" w:rsidRPr="00A3423B">
          <w:rPr>
            <w:rFonts w:ascii="Times New Roman" w:hAnsi="Times New Roman" w:cs="Times New Roman"/>
            <w:sz w:val="24"/>
            <w:szCs w:val="24"/>
          </w:rPr>
          <w:t>astavic</w:t>
        </w:r>
        <w:r w:rsidR="00484AB8">
          <w:rPr>
            <w:rFonts w:ascii="Times New Roman" w:hAnsi="Times New Roman" w:cs="Times New Roman"/>
            <w:sz w:val="24"/>
            <w:szCs w:val="24"/>
          </w:rPr>
          <w:t>e („Flags“),</w:t>
        </w:r>
        <w:r w:rsidR="00484AB8" w:rsidRPr="00A3423B">
          <w:rPr>
            <w:rFonts w:ascii="Times New Roman" w:hAnsi="Times New Roman" w:cs="Times New Roman"/>
            <w:sz w:val="24"/>
            <w:szCs w:val="24"/>
          </w:rPr>
          <w:t xml:space="preserve"> </w:t>
        </w:r>
        <w:r w:rsidR="00484AB8">
          <w:rPr>
            <w:rFonts w:ascii="Times New Roman" w:hAnsi="Times New Roman" w:cs="Times New Roman"/>
            <w:sz w:val="24"/>
            <w:szCs w:val="24"/>
          </w:rPr>
          <w:t xml:space="preserve">koje </w:t>
        </w:r>
      </w:ins>
      <w:r w:rsidRPr="00A3423B">
        <w:rPr>
          <w:rFonts w:ascii="Times New Roman" w:hAnsi="Times New Roman" w:cs="Times New Roman"/>
          <w:sz w:val="24"/>
          <w:szCs w:val="24"/>
        </w:rPr>
        <w:t>nisu postavljene, a mogu biti:</w:t>
      </w:r>
    </w:p>
    <w:p w14:paraId="014F15EB" w14:textId="33084A59" w:rsidR="00A30742" w:rsidRPr="00A3423B" w:rsidRDefault="00A30742" w:rsidP="00937FA1">
      <w:pPr>
        <w:pStyle w:val="ListParagraph"/>
        <w:numPr>
          <w:ilvl w:val="1"/>
          <w:numId w:val="12"/>
        </w:numPr>
        <w:spacing w:line="360" w:lineRule="auto"/>
        <w:rPr>
          <w:rFonts w:ascii="Times New Roman" w:hAnsi="Times New Roman" w:cs="Times New Roman"/>
          <w:sz w:val="24"/>
          <w:szCs w:val="24"/>
        </w:rPr>
      </w:pPr>
      <w:del w:id="1658" w:author="Ognjen" w:date="2017-01-17T19:23:00Z">
        <w:r w:rsidRPr="00A3423B" w:rsidDel="00484AB8">
          <w:rPr>
            <w:rFonts w:ascii="Times New Roman" w:hAnsi="Times New Roman" w:cs="Times New Roman"/>
            <w:sz w:val="24"/>
            <w:szCs w:val="24"/>
          </w:rPr>
          <w:delText xml:space="preserve">Pošalji </w:delText>
        </w:r>
      </w:del>
      <w:ins w:id="1659" w:author="Ognjen" w:date="2017-01-17T19:23:00Z">
        <w:r w:rsidR="00484AB8">
          <w:rPr>
            <w:rFonts w:ascii="Times New Roman" w:hAnsi="Times New Roman" w:cs="Times New Roman"/>
            <w:sz w:val="24"/>
            <w:szCs w:val="24"/>
          </w:rPr>
          <w:t>p</w:t>
        </w:r>
        <w:r w:rsidR="00484AB8" w:rsidRPr="00A3423B">
          <w:rPr>
            <w:rFonts w:ascii="Times New Roman" w:hAnsi="Times New Roman" w:cs="Times New Roman"/>
            <w:sz w:val="24"/>
            <w:szCs w:val="24"/>
          </w:rPr>
          <w:t xml:space="preserve">ošalji </w:t>
        </w:r>
      </w:ins>
      <w:r w:rsidRPr="00A3423B">
        <w:rPr>
          <w:rFonts w:ascii="Times New Roman" w:hAnsi="Times New Roman" w:cs="Times New Roman"/>
          <w:sz w:val="24"/>
          <w:szCs w:val="24"/>
        </w:rPr>
        <w:t>poruku</w:t>
      </w:r>
      <w:ins w:id="1660" w:author="Ognjen" w:date="2017-01-17T19:24:00Z">
        <w:r w:rsidR="00484AB8">
          <w:rPr>
            <w:rFonts w:ascii="Times New Roman" w:hAnsi="Times New Roman" w:cs="Times New Roman"/>
            <w:sz w:val="24"/>
            <w:szCs w:val="24"/>
          </w:rPr>
          <w:t xml:space="preserve"> SDNC-u</w:t>
        </w:r>
      </w:ins>
      <w:r w:rsidRPr="00A3423B">
        <w:rPr>
          <w:rFonts w:ascii="Times New Roman" w:hAnsi="Times New Roman" w:cs="Times New Roman"/>
          <w:sz w:val="24"/>
          <w:szCs w:val="24"/>
        </w:rPr>
        <w:t xml:space="preserve"> ako je tok podataka</w:t>
      </w:r>
      <w:ins w:id="1661" w:author="Ognjen" w:date="2017-01-17T19:24:00Z">
        <w:r w:rsidR="00484AB8">
          <w:rPr>
            <w:rFonts w:ascii="Times New Roman" w:hAnsi="Times New Roman" w:cs="Times New Roman"/>
            <w:sz w:val="24"/>
            <w:szCs w:val="24"/>
          </w:rPr>
          <w:t xml:space="preserve"> u tablici</w:t>
        </w:r>
      </w:ins>
      <w:r w:rsidRPr="00A3423B">
        <w:rPr>
          <w:rFonts w:ascii="Times New Roman" w:hAnsi="Times New Roman" w:cs="Times New Roman"/>
          <w:sz w:val="24"/>
          <w:szCs w:val="24"/>
        </w:rPr>
        <w:t xml:space="preserve"> istekao ili </w:t>
      </w:r>
      <w:ins w:id="1662" w:author="Ognjen" w:date="2017-01-17T19:24:00Z">
        <w:r w:rsidR="00484AB8">
          <w:rPr>
            <w:rFonts w:ascii="Times New Roman" w:hAnsi="Times New Roman" w:cs="Times New Roman"/>
            <w:sz w:val="24"/>
            <w:szCs w:val="24"/>
          </w:rPr>
          <w:t xml:space="preserve">je </w:t>
        </w:r>
      </w:ins>
      <w:r w:rsidRPr="00A3423B">
        <w:rPr>
          <w:rFonts w:ascii="Times New Roman" w:hAnsi="Times New Roman" w:cs="Times New Roman"/>
          <w:sz w:val="24"/>
          <w:szCs w:val="24"/>
        </w:rPr>
        <w:t>obrisan</w:t>
      </w:r>
      <w:del w:id="1663" w:author="Ognjen" w:date="2017-01-17T19:24:00Z">
        <w:r w:rsidRPr="00A3423B" w:rsidDel="00484AB8">
          <w:rPr>
            <w:rFonts w:ascii="Times New Roman" w:hAnsi="Times New Roman" w:cs="Times New Roman"/>
            <w:sz w:val="24"/>
            <w:szCs w:val="24"/>
          </w:rPr>
          <w:delText>.</w:delText>
        </w:r>
      </w:del>
      <w:ins w:id="1664" w:author="Ognjen" w:date="2017-01-17T19:24:00Z">
        <w:r w:rsidR="00484AB8">
          <w:rPr>
            <w:rFonts w:ascii="Times New Roman" w:hAnsi="Times New Roman" w:cs="Times New Roman"/>
            <w:sz w:val="24"/>
            <w:szCs w:val="24"/>
          </w:rPr>
          <w:t>;</w:t>
        </w:r>
      </w:ins>
    </w:p>
    <w:p w14:paraId="52087C43" w14:textId="5551B942" w:rsidR="00A30742" w:rsidRPr="00A3423B" w:rsidRDefault="00A30742" w:rsidP="00937FA1">
      <w:pPr>
        <w:pStyle w:val="ListParagraph"/>
        <w:numPr>
          <w:ilvl w:val="1"/>
          <w:numId w:val="12"/>
        </w:numPr>
        <w:spacing w:line="360" w:lineRule="auto"/>
        <w:rPr>
          <w:rFonts w:ascii="Times New Roman" w:hAnsi="Times New Roman" w:cs="Times New Roman"/>
          <w:sz w:val="24"/>
          <w:szCs w:val="24"/>
        </w:rPr>
      </w:pPr>
      <w:del w:id="1665" w:author="Ognjen" w:date="2017-01-17T19:24:00Z">
        <w:r w:rsidRPr="00A3423B" w:rsidDel="00484AB8">
          <w:rPr>
            <w:rFonts w:ascii="Times New Roman" w:hAnsi="Times New Roman" w:cs="Times New Roman"/>
            <w:sz w:val="24"/>
            <w:szCs w:val="24"/>
          </w:rPr>
          <w:delText>Provjeri</w:delText>
        </w:r>
      </w:del>
      <w:ins w:id="1666" w:author="Ognjen" w:date="2017-01-17T19:24:00Z">
        <w:r w:rsidR="00484AB8">
          <w:rPr>
            <w:rFonts w:ascii="Times New Roman" w:hAnsi="Times New Roman" w:cs="Times New Roman"/>
            <w:sz w:val="24"/>
            <w:szCs w:val="24"/>
          </w:rPr>
          <w:t>p</w:t>
        </w:r>
        <w:r w:rsidR="00484AB8" w:rsidRPr="00A3423B">
          <w:rPr>
            <w:rFonts w:ascii="Times New Roman" w:hAnsi="Times New Roman" w:cs="Times New Roman"/>
            <w:sz w:val="24"/>
            <w:szCs w:val="24"/>
          </w:rPr>
          <w:t>rovjeri</w:t>
        </w:r>
      </w:ins>
      <w:del w:id="1667" w:author="Ognjen" w:date="2017-01-17T19:24:00Z">
        <w:r w:rsidRPr="00A3423B" w:rsidDel="00484AB8">
          <w:rPr>
            <w:rFonts w:ascii="Times New Roman" w:hAnsi="Times New Roman" w:cs="Times New Roman"/>
            <w:sz w:val="24"/>
            <w:szCs w:val="24"/>
          </w:rPr>
          <w:delText>, ima</w:delText>
        </w:r>
      </w:del>
      <w:ins w:id="1668" w:author="Ognjen" w:date="2017-01-17T19:24:00Z">
        <w:r w:rsidR="00484AB8">
          <w:rPr>
            <w:rFonts w:ascii="Times New Roman" w:hAnsi="Times New Roman" w:cs="Times New Roman"/>
            <w:sz w:val="24"/>
            <w:szCs w:val="24"/>
          </w:rPr>
          <w:t xml:space="preserve"> postoje</w:t>
        </w:r>
      </w:ins>
      <w:r w:rsidRPr="00A3423B">
        <w:rPr>
          <w:rFonts w:ascii="Times New Roman" w:hAnsi="Times New Roman" w:cs="Times New Roman"/>
          <w:sz w:val="24"/>
          <w:szCs w:val="24"/>
        </w:rPr>
        <w:t xml:space="preserve"> li preklapanja </w:t>
      </w:r>
      <w:ins w:id="1669" w:author="Ognjen" w:date="2017-01-17T19:24:00Z">
        <w:r w:rsidR="00484AB8">
          <w:rPr>
            <w:rFonts w:ascii="Times New Roman" w:hAnsi="Times New Roman" w:cs="Times New Roman"/>
            <w:sz w:val="24"/>
            <w:szCs w:val="24"/>
          </w:rPr>
          <w:t xml:space="preserve">u tablici toka </w:t>
        </w:r>
      </w:ins>
      <w:r w:rsidRPr="00A3423B">
        <w:rPr>
          <w:rFonts w:ascii="Times New Roman" w:hAnsi="Times New Roman" w:cs="Times New Roman"/>
          <w:sz w:val="24"/>
          <w:szCs w:val="24"/>
        </w:rPr>
        <w:t>prije dodavanja novog toka podataka</w:t>
      </w:r>
      <w:del w:id="1670" w:author="Ognjen" w:date="2017-01-17T19:24:00Z">
        <w:r w:rsidRPr="00A3423B" w:rsidDel="00484AB8">
          <w:rPr>
            <w:rFonts w:ascii="Times New Roman" w:hAnsi="Times New Roman" w:cs="Times New Roman"/>
            <w:sz w:val="24"/>
            <w:szCs w:val="24"/>
          </w:rPr>
          <w:delText>.</w:delText>
        </w:r>
      </w:del>
      <w:ins w:id="1671" w:author="Ognjen" w:date="2017-01-17T19:24:00Z">
        <w:r w:rsidR="00484AB8">
          <w:rPr>
            <w:rFonts w:ascii="Times New Roman" w:hAnsi="Times New Roman" w:cs="Times New Roman"/>
            <w:sz w:val="24"/>
            <w:szCs w:val="24"/>
          </w:rPr>
          <w:t>;</w:t>
        </w:r>
      </w:ins>
    </w:p>
    <w:p w14:paraId="2A93F068" w14:textId="1938FC40" w:rsidR="00A30742" w:rsidRPr="00A3423B" w:rsidRDefault="00A30742" w:rsidP="00937FA1">
      <w:pPr>
        <w:pStyle w:val="ListParagraph"/>
        <w:numPr>
          <w:ilvl w:val="1"/>
          <w:numId w:val="12"/>
        </w:numPr>
        <w:spacing w:line="360" w:lineRule="auto"/>
        <w:rPr>
          <w:rFonts w:ascii="Times New Roman" w:hAnsi="Times New Roman" w:cs="Times New Roman"/>
          <w:sz w:val="24"/>
          <w:szCs w:val="24"/>
        </w:rPr>
      </w:pPr>
      <w:del w:id="1672" w:author="Ognjen" w:date="2017-01-17T19:24:00Z">
        <w:r w:rsidRPr="00A3423B" w:rsidDel="00484AB8">
          <w:rPr>
            <w:rFonts w:ascii="Times New Roman" w:hAnsi="Times New Roman" w:cs="Times New Roman"/>
            <w:sz w:val="24"/>
            <w:szCs w:val="24"/>
          </w:rPr>
          <w:delText xml:space="preserve">Tok </w:delText>
        </w:r>
      </w:del>
      <w:ins w:id="1673" w:author="Ognjen" w:date="2017-01-17T19:24:00Z">
        <w:r w:rsidR="00484AB8">
          <w:rPr>
            <w:rFonts w:ascii="Times New Roman" w:hAnsi="Times New Roman" w:cs="Times New Roman"/>
            <w:sz w:val="24"/>
            <w:szCs w:val="24"/>
          </w:rPr>
          <w:t>t</w:t>
        </w:r>
        <w:r w:rsidR="00484AB8" w:rsidRPr="00A3423B">
          <w:rPr>
            <w:rFonts w:ascii="Times New Roman" w:hAnsi="Times New Roman" w:cs="Times New Roman"/>
            <w:sz w:val="24"/>
            <w:szCs w:val="24"/>
          </w:rPr>
          <w:t xml:space="preserve">ok </w:t>
        </w:r>
      </w:ins>
      <w:r w:rsidRPr="00A3423B">
        <w:rPr>
          <w:rFonts w:ascii="Times New Roman" w:hAnsi="Times New Roman" w:cs="Times New Roman"/>
          <w:sz w:val="24"/>
          <w:szCs w:val="24"/>
        </w:rPr>
        <w:t xml:space="preserve">podataka se tretira kao hitan </w:t>
      </w:r>
      <w:del w:id="1674" w:author="Ognjen" w:date="2017-01-17T19:24:00Z">
        <w:r w:rsidRPr="00A3423B" w:rsidDel="00484AB8">
          <w:rPr>
            <w:rFonts w:ascii="Times New Roman" w:hAnsi="Times New Roman" w:cs="Times New Roman"/>
            <w:sz w:val="24"/>
            <w:szCs w:val="24"/>
          </w:rPr>
          <w:delText xml:space="preserve">tok </w:delText>
        </w:r>
      </w:del>
      <w:r w:rsidRPr="00A3423B">
        <w:rPr>
          <w:rFonts w:ascii="Times New Roman" w:hAnsi="Times New Roman" w:cs="Times New Roman"/>
          <w:sz w:val="24"/>
          <w:szCs w:val="24"/>
        </w:rPr>
        <w:t xml:space="preserve">i koristi se za prosljeđivanje </w:t>
      </w:r>
      <w:ins w:id="1675" w:author="Ognjen" w:date="2017-01-17T19:25:00Z">
        <w:r w:rsidR="00484AB8">
          <w:rPr>
            <w:rFonts w:ascii="Times New Roman" w:hAnsi="Times New Roman" w:cs="Times New Roman"/>
            <w:sz w:val="24"/>
            <w:szCs w:val="24"/>
          </w:rPr>
          <w:t xml:space="preserve">paketa </w:t>
        </w:r>
      </w:ins>
      <w:r w:rsidRPr="00A3423B">
        <w:rPr>
          <w:rFonts w:ascii="Times New Roman" w:hAnsi="Times New Roman" w:cs="Times New Roman"/>
          <w:sz w:val="24"/>
          <w:szCs w:val="24"/>
        </w:rPr>
        <w:t xml:space="preserve">u slučaju ispada </w:t>
      </w:r>
      <w:del w:id="1676" w:author="Ognjen" w:date="2017-01-17T19:25:00Z">
        <w:r w:rsidR="00F31CD3" w:rsidRPr="00A3423B" w:rsidDel="00484AB8">
          <w:rPr>
            <w:rFonts w:ascii="Times New Roman" w:hAnsi="Times New Roman" w:cs="Times New Roman"/>
            <w:sz w:val="24"/>
            <w:szCs w:val="24"/>
          </w:rPr>
          <w:delText>kontrolera</w:delText>
        </w:r>
        <w:r w:rsidRPr="00A3423B" w:rsidDel="00484AB8">
          <w:rPr>
            <w:rFonts w:ascii="Times New Roman" w:hAnsi="Times New Roman" w:cs="Times New Roman"/>
            <w:sz w:val="24"/>
            <w:szCs w:val="24"/>
          </w:rPr>
          <w:delText>.</w:delText>
        </w:r>
      </w:del>
      <w:ins w:id="1677" w:author="Ognjen" w:date="2017-01-17T19:25:00Z">
        <w:r w:rsidR="00484AB8">
          <w:rPr>
            <w:rFonts w:ascii="Times New Roman" w:hAnsi="Times New Roman" w:cs="Times New Roman"/>
            <w:sz w:val="24"/>
            <w:szCs w:val="24"/>
          </w:rPr>
          <w:t>SDNC-a;</w:t>
        </w:r>
      </w:ins>
    </w:p>
    <w:p w14:paraId="087A9176" w14:textId="71BE8F79" w:rsidR="00A30742" w:rsidRPr="00A3423B" w:rsidRDefault="00A30742" w:rsidP="00937FA1">
      <w:pPr>
        <w:pStyle w:val="ListParagraph"/>
        <w:numPr>
          <w:ilvl w:val="0"/>
          <w:numId w:val="12"/>
        </w:numPr>
        <w:spacing w:line="360" w:lineRule="auto"/>
        <w:rPr>
          <w:rFonts w:ascii="Times New Roman" w:hAnsi="Times New Roman" w:cs="Times New Roman"/>
          <w:sz w:val="24"/>
          <w:szCs w:val="24"/>
        </w:rPr>
      </w:pPr>
      <w:del w:id="1678" w:author="Ognjen" w:date="2017-01-17T19:25:00Z">
        <w:r w:rsidRPr="00A3423B" w:rsidDel="003755EE">
          <w:rPr>
            <w:rFonts w:ascii="Times New Roman" w:hAnsi="Times New Roman" w:cs="Times New Roman"/>
            <w:sz w:val="24"/>
            <w:szCs w:val="24"/>
          </w:rPr>
          <w:delText xml:space="preserve">Izlazne </w:delText>
        </w:r>
      </w:del>
      <w:ins w:id="1679" w:author="Ognjen" w:date="2017-01-17T19:25:00Z">
        <w:r w:rsidR="003755EE">
          <w:rPr>
            <w:rFonts w:ascii="Times New Roman" w:hAnsi="Times New Roman" w:cs="Times New Roman"/>
            <w:sz w:val="24"/>
            <w:szCs w:val="24"/>
          </w:rPr>
          <w:t>i</w:t>
        </w:r>
        <w:r w:rsidR="003755EE" w:rsidRPr="00A3423B">
          <w:rPr>
            <w:rFonts w:ascii="Times New Roman" w:hAnsi="Times New Roman" w:cs="Times New Roman"/>
            <w:sz w:val="24"/>
            <w:szCs w:val="24"/>
          </w:rPr>
          <w:t xml:space="preserve">zlazne </w:t>
        </w:r>
      </w:ins>
      <w:r w:rsidRPr="00A3423B">
        <w:rPr>
          <w:rFonts w:ascii="Times New Roman" w:hAnsi="Times New Roman" w:cs="Times New Roman"/>
          <w:sz w:val="24"/>
          <w:szCs w:val="24"/>
        </w:rPr>
        <w:t>akcije</w:t>
      </w:r>
      <w:ins w:id="1680" w:author="Ognjen" w:date="2017-01-17T19:25:00Z">
        <w:r w:rsidR="003755EE">
          <w:rPr>
            <w:rFonts w:ascii="Times New Roman" w:hAnsi="Times New Roman" w:cs="Times New Roman"/>
            <w:sz w:val="24"/>
            <w:szCs w:val="24"/>
          </w:rPr>
          <w:t xml:space="preserve"> („Output Action</w:t>
        </w:r>
        <w:r w:rsidR="00A13408">
          <w:rPr>
            <w:rFonts w:ascii="Times New Roman" w:hAnsi="Times New Roman" w:cs="Times New Roman"/>
            <w:sz w:val="24"/>
            <w:szCs w:val="24"/>
          </w:rPr>
          <w:t>(</w:t>
        </w:r>
        <w:r w:rsidR="003755EE">
          <w:rPr>
            <w:rFonts w:ascii="Times New Roman" w:hAnsi="Times New Roman" w:cs="Times New Roman"/>
            <w:sz w:val="24"/>
            <w:szCs w:val="24"/>
          </w:rPr>
          <w:t>s</w:t>
        </w:r>
        <w:r w:rsidR="00A13408">
          <w:rPr>
            <w:rFonts w:ascii="Times New Roman" w:hAnsi="Times New Roman" w:cs="Times New Roman"/>
            <w:sz w:val="24"/>
            <w:szCs w:val="24"/>
          </w:rPr>
          <w:t>)</w:t>
        </w:r>
        <w:r w:rsidR="003755EE">
          <w:rPr>
            <w:rFonts w:ascii="Times New Roman" w:hAnsi="Times New Roman" w:cs="Times New Roman"/>
            <w:sz w:val="24"/>
            <w:szCs w:val="24"/>
          </w:rPr>
          <w:t>“)</w:t>
        </w:r>
      </w:ins>
      <w:r w:rsidRPr="00A3423B">
        <w:rPr>
          <w:rFonts w:ascii="Times New Roman" w:hAnsi="Times New Roman" w:cs="Times New Roman"/>
          <w:sz w:val="24"/>
          <w:szCs w:val="24"/>
        </w:rPr>
        <w:t>:</w:t>
      </w:r>
    </w:p>
    <w:p w14:paraId="612B20E0" w14:textId="30D2D7A3" w:rsidR="00A30742" w:rsidRPr="00A3423B" w:rsidRDefault="00A30742" w:rsidP="00937FA1">
      <w:pPr>
        <w:pStyle w:val="ListParagraph"/>
        <w:numPr>
          <w:ilvl w:val="1"/>
          <w:numId w:val="12"/>
        </w:numPr>
        <w:spacing w:line="360" w:lineRule="auto"/>
        <w:rPr>
          <w:rFonts w:ascii="Times New Roman" w:hAnsi="Times New Roman" w:cs="Times New Roman"/>
          <w:sz w:val="24"/>
          <w:szCs w:val="24"/>
        </w:rPr>
      </w:pPr>
      <w:del w:id="1681" w:author="Ognjen" w:date="2017-01-17T19:25:00Z">
        <w:r w:rsidRPr="00A3423B" w:rsidDel="00E700AC">
          <w:rPr>
            <w:rFonts w:ascii="Times New Roman" w:hAnsi="Times New Roman" w:cs="Times New Roman"/>
            <w:sz w:val="24"/>
            <w:szCs w:val="24"/>
          </w:rPr>
          <w:delText xml:space="preserve">Nije </w:delText>
        </w:r>
      </w:del>
      <w:ins w:id="1682" w:author="Ognjen" w:date="2017-01-17T19:25:00Z">
        <w:r w:rsidR="00E700AC">
          <w:rPr>
            <w:rFonts w:ascii="Times New Roman" w:hAnsi="Times New Roman" w:cs="Times New Roman"/>
            <w:sz w:val="24"/>
            <w:szCs w:val="24"/>
          </w:rPr>
          <w:t>n</w:t>
        </w:r>
        <w:r w:rsidR="00E700AC" w:rsidRPr="00A3423B">
          <w:rPr>
            <w:rFonts w:ascii="Times New Roman" w:hAnsi="Times New Roman" w:cs="Times New Roman"/>
            <w:sz w:val="24"/>
            <w:szCs w:val="24"/>
          </w:rPr>
          <w:t xml:space="preserve">ije </w:t>
        </w:r>
      </w:ins>
      <w:r w:rsidRPr="00A3423B">
        <w:rPr>
          <w:rFonts w:ascii="Times New Roman" w:hAnsi="Times New Roman" w:cs="Times New Roman"/>
          <w:sz w:val="24"/>
          <w:szCs w:val="24"/>
        </w:rPr>
        <w:t>određena ni</w:t>
      </w:r>
      <w:ins w:id="1683" w:author="Ognjen" w:date="2017-01-17T19:25:00Z">
        <w:r w:rsidR="00E700AC">
          <w:rPr>
            <w:rFonts w:ascii="Times New Roman" w:hAnsi="Times New Roman" w:cs="Times New Roman"/>
            <w:sz w:val="24"/>
            <w:szCs w:val="24"/>
          </w:rPr>
          <w:t>ti</w:t>
        </w:r>
      </w:ins>
      <w:r w:rsidRPr="00A3423B">
        <w:rPr>
          <w:rFonts w:ascii="Times New Roman" w:hAnsi="Times New Roman" w:cs="Times New Roman"/>
          <w:sz w:val="24"/>
          <w:szCs w:val="24"/>
        </w:rPr>
        <w:t xml:space="preserve"> jedna akcija.</w:t>
      </w:r>
    </w:p>
    <w:p w14:paraId="4E991661" w14:textId="77777777" w:rsidR="00A30742" w:rsidRPr="00A3423B" w:rsidRDefault="00A30742" w:rsidP="00937FA1">
      <w:pPr>
        <w:spacing w:line="360" w:lineRule="auto"/>
        <w:rPr>
          <w:lang w:val="hr-HR"/>
        </w:rPr>
      </w:pPr>
    </w:p>
    <w:p w14:paraId="5D72FCA5" w14:textId="646E5BD2" w:rsidR="00D70104" w:rsidRDefault="00E700AC" w:rsidP="00D70104">
      <w:pPr>
        <w:pStyle w:val="Heading2"/>
        <w:spacing w:line="360" w:lineRule="auto"/>
        <w:rPr>
          <w:rFonts w:cs="Arial"/>
          <w:sz w:val="24"/>
          <w:szCs w:val="24"/>
          <w:lang w:val="hr-HR"/>
        </w:rPr>
      </w:pPr>
      <w:bookmarkStart w:id="1684" w:name="_Toc472077985"/>
      <w:commentRangeStart w:id="1685"/>
      <w:ins w:id="1686" w:author="Ognjen" w:date="2017-01-17T19:25:00Z">
        <w:r>
          <w:rPr>
            <w:rFonts w:cs="Arial"/>
            <w:sz w:val="24"/>
            <w:szCs w:val="24"/>
            <w:lang w:val="hr-HR"/>
          </w:rPr>
          <w:lastRenderedPageBreak/>
          <w:t>Poruka</w:t>
        </w:r>
      </w:ins>
      <w:commentRangeEnd w:id="1685"/>
      <w:ins w:id="1687" w:author="Ognjen" w:date="2017-01-17T19:30:00Z">
        <w:r w:rsidR="00E75CA1">
          <w:rPr>
            <w:rStyle w:val="CommentReference"/>
            <w:rFonts w:ascii="Times New Roman" w:hAnsi="Times New Roman"/>
            <w:b w:val="0"/>
          </w:rPr>
          <w:commentReference w:id="1685"/>
        </w:r>
      </w:ins>
      <w:ins w:id="1688" w:author="Ognjen" w:date="2017-01-17T19:25:00Z">
        <w:r>
          <w:rPr>
            <w:rFonts w:cs="Arial"/>
            <w:sz w:val="24"/>
            <w:szCs w:val="24"/>
            <w:lang w:val="hr-HR"/>
          </w:rPr>
          <w:t xml:space="preserve"> </w:t>
        </w:r>
      </w:ins>
      <w:r w:rsidR="006601C6" w:rsidRPr="00A3423B">
        <w:rPr>
          <w:rFonts w:cs="Arial"/>
          <w:sz w:val="24"/>
          <w:szCs w:val="24"/>
          <w:lang w:val="hr-HR"/>
        </w:rPr>
        <w:t>OFPT_PACKET_</w:t>
      </w:r>
      <w:commentRangeStart w:id="1689"/>
      <w:r w:rsidR="006601C6" w:rsidRPr="00A3423B">
        <w:rPr>
          <w:rFonts w:cs="Arial"/>
          <w:sz w:val="24"/>
          <w:szCs w:val="24"/>
          <w:lang w:val="hr-HR"/>
        </w:rPr>
        <w:t>IN</w:t>
      </w:r>
      <w:bookmarkEnd w:id="1684"/>
      <w:commentRangeEnd w:id="1689"/>
      <w:r w:rsidR="00E75CA1">
        <w:rPr>
          <w:rStyle w:val="CommentReference"/>
          <w:rFonts w:ascii="Times New Roman" w:hAnsi="Times New Roman"/>
          <w:b w:val="0"/>
        </w:rPr>
        <w:commentReference w:id="1689"/>
      </w:r>
    </w:p>
    <w:p w14:paraId="24F28739" w14:textId="325EFE4B" w:rsidR="00D70104" w:rsidRPr="00D70104" w:rsidRDefault="002C5BE4" w:rsidP="00D70104">
      <w:pPr>
        <w:rPr>
          <w:lang w:val="hr-HR"/>
        </w:rPr>
      </w:pPr>
      <w:r w:rsidRPr="00A3423B">
        <w:rPr>
          <w:noProof/>
          <w:lang w:val="hr-HR" w:eastAsia="hr-HR"/>
        </w:rPr>
        <mc:AlternateContent>
          <mc:Choice Requires="wps">
            <w:drawing>
              <wp:anchor distT="0" distB="0" distL="114300" distR="114300" simplePos="0" relativeHeight="251720704" behindDoc="0" locked="0" layoutInCell="1" allowOverlap="1" wp14:anchorId="3388DA41" wp14:editId="0B30A674">
                <wp:simplePos x="0" y="0"/>
                <wp:positionH relativeFrom="column">
                  <wp:posOffset>-411480</wp:posOffset>
                </wp:positionH>
                <wp:positionV relativeFrom="paragraph">
                  <wp:posOffset>2472055</wp:posOffset>
                </wp:positionV>
                <wp:extent cx="6800850" cy="635"/>
                <wp:effectExtent l="0" t="0" r="0" b="0"/>
                <wp:wrapTopAndBottom/>
                <wp:docPr id="40" name="Text Box 40"/>
                <wp:cNvGraphicFramePr/>
                <a:graphic xmlns:a="http://schemas.openxmlformats.org/drawingml/2006/main">
                  <a:graphicData uri="http://schemas.microsoft.com/office/word/2010/wordprocessingShape">
                    <wps:wsp>
                      <wps:cNvSpPr txBox="1"/>
                      <wps:spPr>
                        <a:xfrm>
                          <a:off x="0" y="0"/>
                          <a:ext cx="6800850" cy="635"/>
                        </a:xfrm>
                        <a:prstGeom prst="rect">
                          <a:avLst/>
                        </a:prstGeom>
                        <a:solidFill>
                          <a:prstClr val="white"/>
                        </a:solidFill>
                        <a:ln>
                          <a:noFill/>
                        </a:ln>
                      </wps:spPr>
                      <wps:txbx>
                        <w:txbxContent>
                          <w:p w14:paraId="3702EE40" w14:textId="3354F090" w:rsidR="008E074F" w:rsidRPr="0059366D" w:rsidRDefault="008E074F" w:rsidP="00D7064E">
                            <w:pPr>
                              <w:pStyle w:val="Caption"/>
                              <w:jc w:val="center"/>
                              <w:rPr>
                                <w:rFonts w:ascii="Arial" w:eastAsia="Times New Roman" w:hAnsi="Arial" w:cs="Arial"/>
                                <w:b/>
                                <w:noProof/>
                                <w:color w:val="auto"/>
                                <w:sz w:val="24"/>
                                <w:szCs w:val="24"/>
                              </w:rPr>
                            </w:pPr>
                            <w:bookmarkStart w:id="1690" w:name="_Toc472075318"/>
                            <w:r>
                              <w:t xml:space="preserve">Slika </w:t>
                            </w:r>
                            <w:r>
                              <w:fldChar w:fldCharType="begin"/>
                            </w:r>
                            <w:r>
                              <w:instrText xml:space="preserve"> SEQ Slika \* ARABIC </w:instrText>
                            </w:r>
                            <w:r>
                              <w:fldChar w:fldCharType="separate"/>
                            </w:r>
                            <w:r>
                              <w:rPr>
                                <w:noProof/>
                              </w:rPr>
                              <w:t>19</w:t>
                            </w:r>
                            <w:r>
                              <w:rPr>
                                <w:noProof/>
                              </w:rPr>
                              <w:fldChar w:fldCharType="end"/>
                            </w:r>
                            <w:r>
                              <w:t xml:space="preserve"> </w:t>
                            </w:r>
                            <w:ins w:id="1691" w:author="Ognjen" w:date="2017-01-17T19:29:00Z">
                              <w:r>
                                <w:t xml:space="preserve">Poruka </w:t>
                              </w:r>
                            </w:ins>
                            <w:r>
                              <w:t>OFPT_PACKET_IN</w:t>
                            </w:r>
                            <w:del w:id="1692" w:author="Ognjen" w:date="2017-01-17T19:30:00Z">
                              <w:r w:rsidDel="00E75CA1">
                                <w:delText xml:space="preserve"> </w:delText>
                              </w:r>
                              <w:r w:rsidRPr="00CC1DE9" w:rsidDel="00E75CA1">
                                <w:delText>unutar Wiresharka 1.6.7.</w:delText>
                              </w:r>
                            </w:del>
                            <w:bookmarkEnd w:id="169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88DA41" id="Text Box 40" o:spid="_x0000_s1045" type="#_x0000_t202" style="position:absolute;margin-left:-32.4pt;margin-top:194.65pt;width:535.5pt;height:.05pt;z-index:251720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" stroked="f">
                <v:textbox style="mso-fit-shape-to-text:t" inset="0,0,0,0">
                  <w:txbxContent>
                    <w:p w14:paraId="3702EE40" w14:textId="3354F090" w:rsidR="008E074F" w:rsidRPr="0059366D" w:rsidRDefault="008E074F" w:rsidP="00D7064E">
                      <w:pPr>
                        <w:pStyle w:val="Caption"/>
                        <w:jc w:val="center"/>
                        <w:rPr>
                          <w:rFonts w:ascii="Arial" w:eastAsia="Times New Roman" w:hAnsi="Arial" w:cs="Arial"/>
                          <w:b/>
                          <w:noProof/>
                          <w:color w:val="auto"/>
                          <w:sz w:val="24"/>
                          <w:szCs w:val="24"/>
                        </w:rPr>
                      </w:pPr>
                      <w:bookmarkStart w:id="1693" w:name="_Toc472075318"/>
                      <w:r>
                        <w:t xml:space="preserve">Slika </w:t>
                      </w:r>
                      <w:r>
                        <w:fldChar w:fldCharType="begin"/>
                      </w:r>
                      <w:r>
                        <w:instrText xml:space="preserve"> SEQ Slika \* ARABIC </w:instrText>
                      </w:r>
                      <w:r>
                        <w:fldChar w:fldCharType="separate"/>
                      </w:r>
                      <w:r>
                        <w:rPr>
                          <w:noProof/>
                        </w:rPr>
                        <w:t>19</w:t>
                      </w:r>
                      <w:r>
                        <w:rPr>
                          <w:noProof/>
                        </w:rPr>
                        <w:fldChar w:fldCharType="end"/>
                      </w:r>
                      <w:r>
                        <w:t xml:space="preserve"> </w:t>
                      </w:r>
                      <w:ins w:id="1694" w:author="Ognjen" w:date="2017-01-17T19:29:00Z">
                        <w:r>
                          <w:t xml:space="preserve">Poruka </w:t>
                        </w:r>
                      </w:ins>
                      <w:r>
                        <w:t>OFPT_PACKET_IN</w:t>
                      </w:r>
                      <w:del w:id="1695" w:author="Ognjen" w:date="2017-01-17T19:30:00Z">
                        <w:r w:rsidDel="00E75CA1">
                          <w:delText xml:space="preserve"> </w:delText>
                        </w:r>
                        <w:r w:rsidRPr="00CC1DE9" w:rsidDel="00E75CA1">
                          <w:delText>unutar Wiresharka 1.6.7.</w:delText>
                        </w:r>
                      </w:del>
                      <w:bookmarkEnd w:id="1693"/>
                    </w:p>
                  </w:txbxContent>
                </v:textbox>
                <w10:wrap type="topAndBottom"/>
              </v:shape>
            </w:pict>
          </mc:Fallback>
        </mc:AlternateContent>
      </w:r>
      <w:r w:rsidRPr="00A3423B">
        <w:rPr>
          <w:rFonts w:cs="Arial"/>
          <w:noProof/>
          <w:sz w:val="24"/>
          <w:szCs w:val="24"/>
          <w:lang w:val="hr-HR" w:eastAsia="hr-HR"/>
        </w:rPr>
        <w:drawing>
          <wp:anchor distT="0" distB="0" distL="114300" distR="114300" simplePos="0" relativeHeight="251666432" behindDoc="0" locked="0" layoutInCell="1" allowOverlap="1" wp14:anchorId="72E2D025" wp14:editId="52D331F7">
            <wp:simplePos x="0" y="0"/>
            <wp:positionH relativeFrom="margin">
              <wp:posOffset>-437407</wp:posOffset>
            </wp:positionH>
            <wp:positionV relativeFrom="paragraph">
              <wp:posOffset>481905</wp:posOffset>
            </wp:positionV>
            <wp:extent cx="6800850" cy="1933575"/>
            <wp:effectExtent l="0" t="0" r="0" b="952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FP Packet In.png"/>
                    <pic:cNvPicPr/>
                  </pic:nvPicPr>
                  <pic:blipFill rotWithShape="1">
                    <a:blip r:embed="rId29" cstate="print">
                      <a:extLst>
                        <a:ext uri="{28A0092B-C50C-407E-A947-70E740481C1C}">
                          <a14:useLocalDpi xmlns:a14="http://schemas.microsoft.com/office/drawing/2010/main" val="0"/>
                        </a:ext>
                      </a:extLst>
                    </a:blip>
                    <a:srcRect l="331" t="39094" r="55853" b="38765"/>
                    <a:stretch/>
                  </pic:blipFill>
                  <pic:spPr bwMode="auto">
                    <a:xfrm>
                      <a:off x="0" y="0"/>
                      <a:ext cx="6800850" cy="19335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70104">
        <w:rPr>
          <w:rFonts w:ascii="Arial" w:hAnsi="Arial" w:cs="Arial"/>
          <w:b/>
          <w:noProof/>
          <w:sz w:val="24"/>
          <w:szCs w:val="24"/>
          <w:lang w:val="hr-HR" w:eastAsia="hr-HR"/>
        </w:rPr>
        <w:t>PRIMITKOM PAKETA ZA KOJI NE POSTOJI ZAPIS U TABLICI TOKA, MREŽNI UREĐAJ ENKAPSULIRA PRIMLJENI PAKET I ŠALJE sdnc-U</w:t>
      </w:r>
      <w:r>
        <w:rPr>
          <w:rFonts w:ascii="Arial" w:hAnsi="Arial" w:cs="Arial"/>
          <w:b/>
          <w:noProof/>
          <w:sz w:val="24"/>
          <w:szCs w:val="24"/>
          <w:lang w:val="hr-HR" w:eastAsia="hr-HR"/>
        </w:rPr>
        <w:t>.</w:t>
      </w:r>
    </w:p>
    <w:p w14:paraId="2DAD19E3" w14:textId="69A9BF42" w:rsidR="006601C6" w:rsidRPr="00A3423B" w:rsidRDefault="00617CEF" w:rsidP="00937FA1">
      <w:pPr>
        <w:widowControl/>
        <w:numPr>
          <w:ilvl w:val="0"/>
          <w:numId w:val="14"/>
        </w:numPr>
        <w:spacing w:line="360" w:lineRule="auto"/>
        <w:rPr>
          <w:sz w:val="24"/>
          <w:szCs w:val="24"/>
          <w:lang w:val="hr-HR"/>
        </w:rPr>
      </w:pPr>
      <w:del w:id="1696" w:author="Ognjen" w:date="2017-01-17T19:30:00Z">
        <w:r w:rsidDel="00E75CA1">
          <w:fldChar w:fldCharType="begin"/>
        </w:r>
        <w:r w:rsidDel="00E75CA1">
          <w:delInstrText xml:space="preserve"> HYPERLINK \l "_Zaglavlje" </w:delInstrText>
        </w:r>
        <w:r w:rsidDel="00E75CA1">
          <w:fldChar w:fldCharType="separate"/>
        </w:r>
        <w:r w:rsidR="006601C6" w:rsidRPr="00E75CA1" w:rsidDel="00E75CA1">
          <w:rPr>
            <w:rPrChange w:id="1697" w:author="Ognjen" w:date="2017-01-17T19:30:00Z">
              <w:rPr>
                <w:rStyle w:val="Hyperlink"/>
                <w:sz w:val="24"/>
                <w:szCs w:val="24"/>
                <w:lang w:val="hr-HR"/>
              </w:rPr>
            </w:rPrChange>
          </w:rPr>
          <w:delText>OpenFlow zaglavlje.</w:delText>
        </w:r>
        <w:r w:rsidDel="00E75CA1">
          <w:rPr>
            <w:rStyle w:val="Hyperlink"/>
            <w:sz w:val="24"/>
            <w:szCs w:val="24"/>
            <w:lang w:val="hr-HR"/>
          </w:rPr>
          <w:fldChar w:fldCharType="end"/>
        </w:r>
      </w:del>
      <w:commentRangeStart w:id="1698"/>
      <w:ins w:id="1699" w:author="Ognjen" w:date="2017-01-17T19:30:00Z">
        <w:r w:rsidR="00E75CA1" w:rsidRPr="00E75CA1">
          <w:rPr>
            <w:rPrChange w:id="1700" w:author="Ognjen" w:date="2017-01-17T19:30:00Z">
              <w:rPr>
                <w:rStyle w:val="Hyperlink"/>
                <w:sz w:val="24"/>
                <w:szCs w:val="24"/>
                <w:lang w:val="hr-HR"/>
              </w:rPr>
            </w:rPrChange>
          </w:rPr>
          <w:t>OpenFlow</w:t>
        </w:r>
        <w:commentRangeEnd w:id="1698"/>
        <w:r w:rsidR="00E75CA1">
          <w:rPr>
            <w:rStyle w:val="CommentReference"/>
          </w:rPr>
          <w:commentReference w:id="1698"/>
        </w:r>
        <w:r w:rsidR="00E75CA1" w:rsidRPr="00E75CA1">
          <w:rPr>
            <w:rPrChange w:id="1701" w:author="Ognjen" w:date="2017-01-17T19:30:00Z">
              <w:rPr>
                <w:rStyle w:val="Hyperlink"/>
                <w:sz w:val="24"/>
                <w:szCs w:val="24"/>
                <w:lang w:val="hr-HR"/>
              </w:rPr>
            </w:rPrChange>
          </w:rPr>
          <w:t xml:space="preserve"> zaglavlje</w:t>
        </w:r>
      </w:ins>
      <w:ins w:id="1702" w:author="Ognjen" w:date="2017-01-17T19:31:00Z">
        <w:r w:rsidR="00E75CA1">
          <w:rPr>
            <w:sz w:val="24"/>
            <w:szCs w:val="24"/>
            <w:lang w:val="hr-HR"/>
          </w:rPr>
          <w:t>:</w:t>
        </w:r>
      </w:ins>
    </w:p>
    <w:p w14:paraId="64C6F194" w14:textId="77777777" w:rsidR="006601C6" w:rsidRPr="00A3423B" w:rsidRDefault="006601C6" w:rsidP="00937FA1">
      <w:pPr>
        <w:pStyle w:val="ListParagraph"/>
        <w:numPr>
          <w:ilvl w:val="0"/>
          <w:numId w:val="14"/>
        </w:numPr>
        <w:spacing w:line="360" w:lineRule="auto"/>
        <w:rPr>
          <w:rFonts w:ascii="Times New Roman" w:hAnsi="Times New Roman" w:cs="Times New Roman"/>
          <w:sz w:val="24"/>
          <w:szCs w:val="24"/>
        </w:rPr>
      </w:pPr>
      <w:r w:rsidRPr="00A3423B">
        <w:rPr>
          <w:rFonts w:ascii="Times New Roman" w:hAnsi="Times New Roman" w:cs="Times New Roman"/>
          <w:sz w:val="24"/>
          <w:szCs w:val="24"/>
        </w:rPr>
        <w:t>PACKET_IN podaci:</w:t>
      </w:r>
    </w:p>
    <w:p w14:paraId="3F2EABFC" w14:textId="5A174681" w:rsidR="006601C6" w:rsidRPr="00A3423B" w:rsidRDefault="006601C6" w:rsidP="00937FA1">
      <w:pPr>
        <w:pStyle w:val="ListParagraph"/>
        <w:numPr>
          <w:ilvl w:val="1"/>
          <w:numId w:val="15"/>
        </w:numPr>
        <w:spacing w:line="360" w:lineRule="auto"/>
        <w:rPr>
          <w:rFonts w:ascii="Times New Roman" w:hAnsi="Times New Roman" w:cs="Times New Roman"/>
          <w:sz w:val="24"/>
          <w:szCs w:val="24"/>
        </w:rPr>
      </w:pPr>
      <w:r w:rsidRPr="00A3423B">
        <w:rPr>
          <w:rFonts w:ascii="Times New Roman" w:hAnsi="Times New Roman" w:cs="Times New Roman"/>
          <w:sz w:val="24"/>
          <w:szCs w:val="24"/>
        </w:rPr>
        <w:t>ID spremnika</w:t>
      </w:r>
      <w:ins w:id="1703" w:author="Ognjen" w:date="2017-01-17T19:31:00Z">
        <w:r w:rsidR="00E75CA1">
          <w:rPr>
            <w:rFonts w:ascii="Times New Roman" w:hAnsi="Times New Roman" w:cs="Times New Roman"/>
            <w:sz w:val="24"/>
            <w:szCs w:val="24"/>
          </w:rPr>
          <w:t xml:space="preserve"> </w:t>
        </w:r>
      </w:ins>
      <w:del w:id="1704" w:author="Ognjen" w:date="2017-01-17T19:31:00Z">
        <w:r w:rsidRPr="00A3423B" w:rsidDel="00E75CA1">
          <w:rPr>
            <w:rFonts w:ascii="Times New Roman" w:hAnsi="Times New Roman" w:cs="Times New Roman"/>
            <w:sz w:val="24"/>
            <w:szCs w:val="24"/>
          </w:rPr>
          <w:delText xml:space="preserve"> </w:delText>
        </w:r>
        <w:commentRangeStart w:id="1705"/>
        <w:r w:rsidRPr="00A3423B" w:rsidDel="00E75CA1">
          <w:rPr>
            <w:rFonts w:ascii="Times New Roman" w:hAnsi="Times New Roman" w:cs="Times New Roman"/>
            <w:sz w:val="24"/>
            <w:szCs w:val="24"/>
          </w:rPr>
          <w:delText>–</w:delText>
        </w:r>
      </w:del>
      <w:ins w:id="1706" w:author="Ognjen" w:date="2017-01-17T19:31:00Z">
        <w:r w:rsidR="00E75CA1">
          <w:rPr>
            <w:rFonts w:ascii="Times New Roman" w:hAnsi="Times New Roman" w:cs="Times New Roman"/>
            <w:sz w:val="24"/>
            <w:szCs w:val="24"/>
          </w:rPr>
          <w:t>(„Buffer ID“),</w:t>
        </w:r>
      </w:ins>
      <w:r w:rsidRPr="00A3423B">
        <w:rPr>
          <w:rFonts w:ascii="Times New Roman" w:hAnsi="Times New Roman" w:cs="Times New Roman"/>
          <w:sz w:val="24"/>
          <w:szCs w:val="24"/>
        </w:rPr>
        <w:t xml:space="preserve"> </w:t>
      </w:r>
      <w:commentRangeEnd w:id="1705"/>
      <w:r w:rsidR="00E75CA1">
        <w:rPr>
          <w:rStyle w:val="CommentReference"/>
          <w:rFonts w:ascii="Times New Roman" w:eastAsia="Times New Roman" w:hAnsi="Times New Roman" w:cs="Times New Roman"/>
          <w:lang w:val="en-US"/>
        </w:rPr>
        <w:commentReference w:id="1705"/>
      </w:r>
      <w:del w:id="1707" w:author="Ognjen" w:date="2017-01-17T19:31:00Z">
        <w:r w:rsidRPr="00A3423B" w:rsidDel="00E75CA1">
          <w:rPr>
            <w:rFonts w:ascii="Times New Roman" w:hAnsi="Times New Roman" w:cs="Times New Roman"/>
            <w:sz w:val="24"/>
            <w:szCs w:val="24"/>
          </w:rPr>
          <w:delText xml:space="preserve">ID </w:delText>
        </w:r>
      </w:del>
      <w:r w:rsidRPr="00A3423B">
        <w:rPr>
          <w:rFonts w:ascii="Times New Roman" w:hAnsi="Times New Roman" w:cs="Times New Roman"/>
          <w:sz w:val="24"/>
          <w:szCs w:val="24"/>
        </w:rPr>
        <w:t xml:space="preserve">broj za identifikaciju paketa u spremniku za jednu putanju (engl. </w:t>
      </w:r>
      <w:r w:rsidRPr="00A3423B">
        <w:rPr>
          <w:rFonts w:ascii="Times New Roman" w:hAnsi="Times New Roman" w:cs="Times New Roman"/>
          <w:i/>
          <w:sz w:val="24"/>
          <w:szCs w:val="24"/>
        </w:rPr>
        <w:t>datapath</w:t>
      </w:r>
      <w:del w:id="1708" w:author="Ognjen" w:date="2017-01-17T19:31:00Z">
        <w:r w:rsidRPr="00A3423B" w:rsidDel="00E75CA1">
          <w:rPr>
            <w:rFonts w:ascii="Times New Roman" w:hAnsi="Times New Roman" w:cs="Times New Roman"/>
            <w:sz w:val="24"/>
            <w:szCs w:val="24"/>
          </w:rPr>
          <w:delText>)</w:delText>
        </w:r>
        <w:r w:rsidR="00846EAB" w:rsidRPr="00A3423B" w:rsidDel="00E75CA1">
          <w:rPr>
            <w:rFonts w:ascii="Times New Roman" w:hAnsi="Times New Roman" w:cs="Times New Roman"/>
            <w:sz w:val="24"/>
            <w:szCs w:val="24"/>
          </w:rPr>
          <w:delText>.</w:delText>
        </w:r>
      </w:del>
      <w:ins w:id="1709" w:author="Ognjen" w:date="2017-01-17T19:31:00Z">
        <w:r w:rsidR="00E75CA1" w:rsidRPr="00A3423B">
          <w:rPr>
            <w:rFonts w:ascii="Times New Roman" w:hAnsi="Times New Roman" w:cs="Times New Roman"/>
            <w:sz w:val="24"/>
            <w:szCs w:val="24"/>
          </w:rPr>
          <w:t>)</w:t>
        </w:r>
        <w:r w:rsidR="00E75CA1">
          <w:rPr>
            <w:rFonts w:ascii="Times New Roman" w:hAnsi="Times New Roman" w:cs="Times New Roman"/>
            <w:sz w:val="24"/>
            <w:szCs w:val="24"/>
          </w:rPr>
          <w:t>;</w:t>
        </w:r>
      </w:ins>
    </w:p>
    <w:p w14:paraId="7C88A7A1" w14:textId="61BA897D" w:rsidR="006601C6" w:rsidRPr="00A3423B" w:rsidRDefault="006601C6" w:rsidP="00937FA1">
      <w:pPr>
        <w:pStyle w:val="ListParagraph"/>
        <w:numPr>
          <w:ilvl w:val="1"/>
          <w:numId w:val="15"/>
        </w:numPr>
        <w:spacing w:line="360" w:lineRule="auto"/>
        <w:rPr>
          <w:rFonts w:ascii="Times New Roman" w:hAnsi="Times New Roman" w:cs="Times New Roman"/>
          <w:sz w:val="24"/>
          <w:szCs w:val="24"/>
        </w:rPr>
      </w:pPr>
      <w:del w:id="1710" w:author="Ognjen" w:date="2017-01-17T19:31:00Z">
        <w:r w:rsidRPr="00A3423B" w:rsidDel="00E75CA1">
          <w:rPr>
            <w:rFonts w:ascii="Times New Roman" w:hAnsi="Times New Roman" w:cs="Times New Roman"/>
            <w:sz w:val="24"/>
            <w:szCs w:val="24"/>
          </w:rPr>
          <w:delText xml:space="preserve">Ukupna </w:delText>
        </w:r>
      </w:del>
      <w:commentRangeStart w:id="1711"/>
      <w:ins w:id="1712" w:author="Ognjen" w:date="2017-01-17T19:31:00Z">
        <w:r w:rsidR="00E75CA1">
          <w:rPr>
            <w:rFonts w:ascii="Times New Roman" w:hAnsi="Times New Roman" w:cs="Times New Roman"/>
            <w:sz w:val="24"/>
            <w:szCs w:val="24"/>
          </w:rPr>
          <w:t>u</w:t>
        </w:r>
        <w:r w:rsidR="00E75CA1" w:rsidRPr="00A3423B">
          <w:rPr>
            <w:rFonts w:ascii="Times New Roman" w:hAnsi="Times New Roman" w:cs="Times New Roman"/>
            <w:sz w:val="24"/>
            <w:szCs w:val="24"/>
          </w:rPr>
          <w:t>kupna</w:t>
        </w:r>
        <w:commentRangeEnd w:id="1711"/>
        <w:r w:rsidR="00E75CA1">
          <w:rPr>
            <w:rStyle w:val="CommentReference"/>
            <w:rFonts w:ascii="Times New Roman" w:eastAsia="Times New Roman" w:hAnsi="Times New Roman" w:cs="Times New Roman"/>
            <w:lang w:val="en-US"/>
          </w:rPr>
          <w:commentReference w:id="1711"/>
        </w:r>
        <w:r w:rsidR="00E75CA1" w:rsidRPr="00A3423B">
          <w:rPr>
            <w:rFonts w:ascii="Times New Roman" w:hAnsi="Times New Roman" w:cs="Times New Roman"/>
            <w:sz w:val="24"/>
            <w:szCs w:val="24"/>
          </w:rPr>
          <w:t xml:space="preserve"> </w:t>
        </w:r>
      </w:ins>
      <w:r w:rsidRPr="00A3423B">
        <w:rPr>
          <w:rFonts w:ascii="Times New Roman" w:hAnsi="Times New Roman" w:cs="Times New Roman"/>
          <w:sz w:val="24"/>
          <w:szCs w:val="24"/>
        </w:rPr>
        <w:t>veličina okvira</w:t>
      </w:r>
      <w:del w:id="1713" w:author="Ognjen" w:date="2017-01-17T19:31:00Z">
        <w:r w:rsidR="00846EAB" w:rsidRPr="00A3423B" w:rsidDel="00E75CA1">
          <w:rPr>
            <w:rFonts w:ascii="Times New Roman" w:hAnsi="Times New Roman" w:cs="Times New Roman"/>
            <w:sz w:val="24"/>
            <w:szCs w:val="24"/>
          </w:rPr>
          <w:delText>.</w:delText>
        </w:r>
      </w:del>
      <w:ins w:id="1714" w:author="Ognjen" w:date="2017-01-17T19:31:00Z">
        <w:r w:rsidR="00E75CA1">
          <w:rPr>
            <w:rFonts w:ascii="Times New Roman" w:hAnsi="Times New Roman" w:cs="Times New Roman"/>
            <w:sz w:val="24"/>
            <w:szCs w:val="24"/>
          </w:rPr>
          <w:t>;</w:t>
        </w:r>
      </w:ins>
    </w:p>
    <w:p w14:paraId="2193B776" w14:textId="00771D0F" w:rsidR="006601C6" w:rsidRPr="00A3423B" w:rsidRDefault="006601C6" w:rsidP="00937FA1">
      <w:pPr>
        <w:pStyle w:val="ListParagraph"/>
        <w:numPr>
          <w:ilvl w:val="1"/>
          <w:numId w:val="15"/>
        </w:numPr>
        <w:spacing w:line="360" w:lineRule="auto"/>
        <w:rPr>
          <w:rFonts w:ascii="Times New Roman" w:hAnsi="Times New Roman" w:cs="Times New Roman"/>
          <w:sz w:val="24"/>
          <w:szCs w:val="24"/>
        </w:rPr>
      </w:pPr>
      <w:del w:id="1715" w:author="Ognjen" w:date="2017-01-17T19:32:00Z">
        <w:r w:rsidRPr="00A3423B" w:rsidDel="00E75CA1">
          <w:rPr>
            <w:rFonts w:ascii="Times New Roman" w:hAnsi="Times New Roman" w:cs="Times New Roman"/>
            <w:sz w:val="24"/>
            <w:szCs w:val="24"/>
          </w:rPr>
          <w:delText xml:space="preserve">Port </w:delText>
        </w:r>
      </w:del>
      <w:ins w:id="1716" w:author="Ognjen" w:date="2017-01-17T19:32:00Z">
        <w:r w:rsidR="00E75CA1">
          <w:rPr>
            <w:rFonts w:ascii="Times New Roman" w:hAnsi="Times New Roman" w:cs="Times New Roman"/>
            <w:sz w:val="24"/>
            <w:szCs w:val="24"/>
          </w:rPr>
          <w:t>priključak</w:t>
        </w:r>
        <w:r w:rsidR="00E75CA1" w:rsidRPr="00A3423B">
          <w:rPr>
            <w:rFonts w:ascii="Times New Roman" w:hAnsi="Times New Roman" w:cs="Times New Roman"/>
            <w:sz w:val="24"/>
            <w:szCs w:val="24"/>
          </w:rPr>
          <w:t xml:space="preserve"> </w:t>
        </w:r>
      </w:ins>
      <w:del w:id="1717" w:author="Ognjen" w:date="2017-01-17T19:32:00Z">
        <w:r w:rsidRPr="00A3423B" w:rsidDel="00E75CA1">
          <w:rPr>
            <w:rFonts w:ascii="Times New Roman" w:hAnsi="Times New Roman" w:cs="Times New Roman"/>
            <w:sz w:val="24"/>
            <w:szCs w:val="24"/>
          </w:rPr>
          <w:delText xml:space="preserve">sa </w:delText>
        </w:r>
      </w:del>
      <w:ins w:id="1718" w:author="Ognjen" w:date="2017-01-17T19:32:00Z">
        <w:r w:rsidR="00E75CA1">
          <w:rPr>
            <w:rFonts w:ascii="Times New Roman" w:hAnsi="Times New Roman" w:cs="Times New Roman"/>
            <w:sz w:val="24"/>
            <w:szCs w:val="24"/>
          </w:rPr>
          <w:t>n</w:t>
        </w:r>
        <w:r w:rsidR="00E75CA1" w:rsidRPr="00A3423B">
          <w:rPr>
            <w:rFonts w:ascii="Times New Roman" w:hAnsi="Times New Roman" w:cs="Times New Roman"/>
            <w:sz w:val="24"/>
            <w:szCs w:val="24"/>
          </w:rPr>
          <w:t xml:space="preserve">a </w:t>
        </w:r>
      </w:ins>
      <w:del w:id="1719" w:author="Ognjen" w:date="2017-01-17T19:32:00Z">
        <w:r w:rsidRPr="00A3423B" w:rsidDel="00E75CA1">
          <w:rPr>
            <w:rFonts w:ascii="Times New Roman" w:hAnsi="Times New Roman" w:cs="Times New Roman"/>
            <w:sz w:val="24"/>
            <w:szCs w:val="24"/>
          </w:rPr>
          <w:delText xml:space="preserve">kojeg </w:delText>
        </w:r>
      </w:del>
      <w:ins w:id="1720" w:author="Ognjen" w:date="2017-01-17T19:32:00Z">
        <w:r w:rsidR="00E75CA1" w:rsidRPr="00A3423B">
          <w:rPr>
            <w:rFonts w:ascii="Times New Roman" w:hAnsi="Times New Roman" w:cs="Times New Roman"/>
            <w:sz w:val="24"/>
            <w:szCs w:val="24"/>
          </w:rPr>
          <w:t>koje</w:t>
        </w:r>
        <w:r w:rsidR="00E75CA1">
          <w:rPr>
            <w:rFonts w:ascii="Times New Roman" w:hAnsi="Times New Roman" w:cs="Times New Roman"/>
            <w:sz w:val="24"/>
            <w:szCs w:val="24"/>
          </w:rPr>
          <w:t>m</w:t>
        </w:r>
        <w:r w:rsidR="00E75CA1" w:rsidRPr="00A3423B">
          <w:rPr>
            <w:rFonts w:ascii="Times New Roman" w:hAnsi="Times New Roman" w:cs="Times New Roman"/>
            <w:sz w:val="24"/>
            <w:szCs w:val="24"/>
          </w:rPr>
          <w:t xml:space="preserve"> </w:t>
        </w:r>
      </w:ins>
      <w:r w:rsidRPr="00A3423B">
        <w:rPr>
          <w:rFonts w:ascii="Times New Roman" w:hAnsi="Times New Roman" w:cs="Times New Roman"/>
          <w:sz w:val="24"/>
          <w:szCs w:val="24"/>
        </w:rPr>
        <w:t xml:space="preserve">je primljen </w:t>
      </w:r>
      <w:commentRangeStart w:id="1721"/>
      <w:r w:rsidRPr="00A3423B">
        <w:rPr>
          <w:rFonts w:ascii="Times New Roman" w:hAnsi="Times New Roman" w:cs="Times New Roman"/>
          <w:sz w:val="24"/>
          <w:szCs w:val="24"/>
        </w:rPr>
        <w:t>okvir</w:t>
      </w:r>
      <w:commentRangeEnd w:id="1721"/>
      <w:r w:rsidR="00E75CA1">
        <w:rPr>
          <w:rStyle w:val="CommentReference"/>
          <w:rFonts w:ascii="Times New Roman" w:eastAsia="Times New Roman" w:hAnsi="Times New Roman" w:cs="Times New Roman"/>
          <w:lang w:val="en-US"/>
        </w:rPr>
        <w:commentReference w:id="1721"/>
      </w:r>
      <w:del w:id="1722" w:author="Ognjen" w:date="2017-01-17T19:32:00Z">
        <w:r w:rsidR="00846EAB" w:rsidRPr="00A3423B" w:rsidDel="00E75CA1">
          <w:rPr>
            <w:rFonts w:ascii="Times New Roman" w:hAnsi="Times New Roman" w:cs="Times New Roman"/>
            <w:sz w:val="24"/>
            <w:szCs w:val="24"/>
          </w:rPr>
          <w:delText>.</w:delText>
        </w:r>
      </w:del>
      <w:ins w:id="1723" w:author="Ognjen" w:date="2017-01-17T19:32:00Z">
        <w:r w:rsidR="00E75CA1">
          <w:rPr>
            <w:rFonts w:ascii="Times New Roman" w:hAnsi="Times New Roman" w:cs="Times New Roman"/>
            <w:sz w:val="24"/>
            <w:szCs w:val="24"/>
          </w:rPr>
          <w:t>;</w:t>
        </w:r>
      </w:ins>
    </w:p>
    <w:p w14:paraId="3AF1F9F7" w14:textId="5A6A6DE9" w:rsidR="006601C6" w:rsidRDefault="006601C6" w:rsidP="00937FA1">
      <w:pPr>
        <w:pStyle w:val="ListParagraph"/>
        <w:numPr>
          <w:ilvl w:val="1"/>
          <w:numId w:val="15"/>
        </w:numPr>
        <w:spacing w:line="360" w:lineRule="auto"/>
        <w:rPr>
          <w:ins w:id="1724" w:author="KRISTIJAN" w:date="2017-01-19T10:23:00Z"/>
          <w:rFonts w:ascii="Times New Roman" w:hAnsi="Times New Roman" w:cs="Times New Roman"/>
          <w:sz w:val="24"/>
          <w:szCs w:val="24"/>
        </w:rPr>
      </w:pPr>
      <w:del w:id="1725" w:author="Ognjen" w:date="2017-01-17T19:33:00Z">
        <w:r w:rsidRPr="00A3423B" w:rsidDel="00E75CA1">
          <w:rPr>
            <w:rFonts w:ascii="Times New Roman" w:hAnsi="Times New Roman" w:cs="Times New Roman"/>
            <w:sz w:val="24"/>
            <w:szCs w:val="24"/>
          </w:rPr>
          <w:delText xml:space="preserve">Razlog </w:delText>
        </w:r>
      </w:del>
      <w:ins w:id="1726" w:author="Ognjen" w:date="2017-01-17T19:33:00Z">
        <w:r w:rsidR="00E75CA1">
          <w:rPr>
            <w:rFonts w:ascii="Times New Roman" w:hAnsi="Times New Roman" w:cs="Times New Roman"/>
            <w:sz w:val="24"/>
            <w:szCs w:val="24"/>
          </w:rPr>
          <w:t>r</w:t>
        </w:r>
        <w:r w:rsidR="00E75CA1" w:rsidRPr="00A3423B">
          <w:rPr>
            <w:rFonts w:ascii="Times New Roman" w:hAnsi="Times New Roman" w:cs="Times New Roman"/>
            <w:sz w:val="24"/>
            <w:szCs w:val="24"/>
          </w:rPr>
          <w:t xml:space="preserve">azlog </w:t>
        </w:r>
      </w:ins>
      <w:r w:rsidRPr="00A3423B">
        <w:rPr>
          <w:rFonts w:ascii="Times New Roman" w:hAnsi="Times New Roman" w:cs="Times New Roman"/>
          <w:sz w:val="24"/>
          <w:szCs w:val="24"/>
        </w:rPr>
        <w:t>zbog kojeg je paket poslan (</w:t>
      </w:r>
      <w:commentRangeStart w:id="1727"/>
      <w:r w:rsidRPr="00A3423B">
        <w:rPr>
          <w:rFonts w:ascii="Times New Roman" w:hAnsi="Times New Roman" w:cs="Times New Roman"/>
          <w:sz w:val="24"/>
          <w:szCs w:val="24"/>
        </w:rPr>
        <w:t xml:space="preserve">jedan od </w:t>
      </w:r>
      <w:del w:id="1728" w:author="KRISTIJAN" w:date="2017-01-19T10:22:00Z">
        <w:r w:rsidRPr="00A3423B" w:rsidDel="00731B09">
          <w:rPr>
            <w:rFonts w:ascii="Times New Roman" w:hAnsi="Times New Roman" w:cs="Times New Roman"/>
            <w:sz w:val="24"/>
            <w:szCs w:val="24"/>
          </w:rPr>
          <w:delText>OFP</w:delText>
        </w:r>
        <w:r w:rsidR="0078112A" w:rsidRPr="00A3423B" w:rsidDel="00731B09">
          <w:rPr>
            <w:rFonts w:ascii="Times New Roman" w:hAnsi="Times New Roman" w:cs="Times New Roman"/>
            <w:sz w:val="24"/>
            <w:szCs w:val="24"/>
          </w:rPr>
          <w:delText>T</w:delText>
        </w:r>
        <w:commentRangeEnd w:id="1727"/>
        <w:r w:rsidR="00E75CA1" w:rsidDel="00731B09">
          <w:rPr>
            <w:rStyle w:val="CommentReference"/>
            <w:rFonts w:ascii="Times New Roman" w:eastAsia="Times New Roman" w:hAnsi="Times New Roman" w:cs="Times New Roman"/>
            <w:lang w:val="en-US"/>
          </w:rPr>
          <w:commentReference w:id="1727"/>
        </w:r>
      </w:del>
      <w:ins w:id="1729" w:author="KRISTIJAN" w:date="2017-01-19T10:22:00Z">
        <w:r w:rsidR="00731B09" w:rsidRPr="00A3423B">
          <w:rPr>
            <w:rFonts w:ascii="Times New Roman" w:hAnsi="Times New Roman" w:cs="Times New Roman"/>
            <w:sz w:val="24"/>
            <w:szCs w:val="24"/>
          </w:rPr>
          <w:t>OFP</w:t>
        </w:r>
        <w:r w:rsidR="00731B09">
          <w:rPr>
            <w:rFonts w:ascii="Times New Roman" w:hAnsi="Times New Roman" w:cs="Times New Roman"/>
            <w:sz w:val="24"/>
            <w:szCs w:val="24"/>
          </w:rPr>
          <w:t>R</w:t>
        </w:r>
      </w:ins>
      <w:del w:id="1730" w:author="Ognjen" w:date="2017-01-17T19:33:00Z">
        <w:r w:rsidRPr="00A3423B" w:rsidDel="00E75CA1">
          <w:rPr>
            <w:rFonts w:ascii="Times New Roman" w:hAnsi="Times New Roman" w:cs="Times New Roman"/>
            <w:sz w:val="24"/>
            <w:szCs w:val="24"/>
          </w:rPr>
          <w:delText>_*)</w:delText>
        </w:r>
        <w:r w:rsidR="00846EAB" w:rsidRPr="00A3423B" w:rsidDel="00E75CA1">
          <w:rPr>
            <w:rFonts w:ascii="Times New Roman" w:hAnsi="Times New Roman" w:cs="Times New Roman"/>
            <w:sz w:val="24"/>
            <w:szCs w:val="24"/>
          </w:rPr>
          <w:delText>.</w:delText>
        </w:r>
      </w:del>
      <w:ins w:id="1731" w:author="Ognjen" w:date="2017-01-17T19:33:00Z">
        <w:r w:rsidR="00E75CA1" w:rsidRPr="00A3423B">
          <w:rPr>
            <w:rFonts w:ascii="Times New Roman" w:hAnsi="Times New Roman" w:cs="Times New Roman"/>
            <w:sz w:val="24"/>
            <w:szCs w:val="24"/>
          </w:rPr>
          <w:t>_*)</w:t>
        </w:r>
        <w:r w:rsidR="00E75CA1">
          <w:rPr>
            <w:rFonts w:ascii="Times New Roman" w:hAnsi="Times New Roman" w:cs="Times New Roman"/>
            <w:sz w:val="24"/>
            <w:szCs w:val="24"/>
          </w:rPr>
          <w:t>;</w:t>
        </w:r>
      </w:ins>
    </w:p>
    <w:p w14:paraId="2E0D0EDE" w14:textId="77777777" w:rsidR="00EE6347" w:rsidRDefault="00EE6347" w:rsidP="00EE6347">
      <w:pPr>
        <w:pStyle w:val="ListParagraph"/>
        <w:numPr>
          <w:ilvl w:val="7"/>
          <w:numId w:val="15"/>
        </w:numPr>
        <w:spacing w:line="360" w:lineRule="auto"/>
        <w:rPr>
          <w:ins w:id="1732" w:author="KRISTIJAN" w:date="2017-01-19T10:24:00Z"/>
          <w:sz w:val="24"/>
          <w:szCs w:val="24"/>
        </w:rPr>
      </w:pPr>
      <w:ins w:id="1733" w:author="KRISTIJAN" w:date="2017-01-19T10:23:00Z">
        <w:r w:rsidRPr="00EE6347">
          <w:rPr>
            <w:sz w:val="24"/>
            <w:szCs w:val="24"/>
          </w:rPr>
          <w:t>No matching flow. */</w:t>
        </w:r>
      </w:ins>
    </w:p>
    <w:p w14:paraId="7874CE3F" w14:textId="327C4B19" w:rsidR="00EE6347" w:rsidRPr="00EE6347" w:rsidDel="00EE6347" w:rsidRDefault="00EE6347">
      <w:pPr>
        <w:pStyle w:val="ListParagraph"/>
        <w:numPr>
          <w:ilvl w:val="7"/>
          <w:numId w:val="15"/>
        </w:numPr>
        <w:spacing w:line="360" w:lineRule="auto"/>
        <w:rPr>
          <w:del w:id="1734" w:author="KRISTIJAN" w:date="2017-01-19T10:24:00Z"/>
        </w:rPr>
        <w:pPrChange w:id="1735" w:author="KRISTIJAN" w:date="2017-01-19T10:24:00Z">
          <w:pPr>
            <w:pStyle w:val="ListParagraph"/>
            <w:numPr>
              <w:ilvl w:val="1"/>
              <w:numId w:val="15"/>
            </w:numPr>
            <w:spacing w:line="360" w:lineRule="auto"/>
            <w:ind w:left="1440" w:hanging="360"/>
          </w:pPr>
        </w:pPrChange>
      </w:pPr>
      <w:ins w:id="1736" w:author="KRISTIJAN" w:date="2017-01-19T10:24:00Z">
        <w:r w:rsidRPr="00EE6347">
          <w:rPr>
            <w:rFonts w:ascii="Times New Roman" w:hAnsi="Times New Roman" w:cs="Times New Roman"/>
            <w:sz w:val="24"/>
            <w:szCs w:val="24"/>
            <w:lang w:val="en-US"/>
          </w:rPr>
          <w:t>Action explicitly output to controller</w:t>
        </w:r>
      </w:ins>
    </w:p>
    <w:p w14:paraId="700F593C" w14:textId="4F916BB3" w:rsidR="006601C6" w:rsidRPr="00A3423B" w:rsidRDefault="006601C6" w:rsidP="00937FA1">
      <w:pPr>
        <w:pStyle w:val="ListParagraph"/>
        <w:numPr>
          <w:ilvl w:val="1"/>
          <w:numId w:val="15"/>
        </w:numPr>
        <w:spacing w:line="360" w:lineRule="auto"/>
        <w:rPr>
          <w:rFonts w:ascii="Times New Roman" w:hAnsi="Times New Roman" w:cs="Times New Roman"/>
          <w:sz w:val="24"/>
          <w:szCs w:val="24"/>
        </w:rPr>
      </w:pPr>
      <w:del w:id="1737" w:author="Ognjen" w:date="2017-01-17T19:33:00Z">
        <w:r w:rsidRPr="00A3423B" w:rsidDel="00E75CA1">
          <w:rPr>
            <w:rFonts w:ascii="Times New Roman" w:hAnsi="Times New Roman" w:cs="Times New Roman"/>
            <w:sz w:val="24"/>
            <w:szCs w:val="24"/>
          </w:rPr>
          <w:delText xml:space="preserve">Polje </w:delText>
        </w:r>
      </w:del>
      <w:ins w:id="1738" w:author="Ognjen" w:date="2017-01-17T19:33:00Z">
        <w:r w:rsidR="00E75CA1">
          <w:rPr>
            <w:rFonts w:ascii="Times New Roman" w:hAnsi="Times New Roman" w:cs="Times New Roman"/>
            <w:sz w:val="24"/>
            <w:szCs w:val="24"/>
          </w:rPr>
          <w:t>p</w:t>
        </w:r>
        <w:r w:rsidR="00E75CA1" w:rsidRPr="00A3423B">
          <w:rPr>
            <w:rFonts w:ascii="Times New Roman" w:hAnsi="Times New Roman" w:cs="Times New Roman"/>
            <w:sz w:val="24"/>
            <w:szCs w:val="24"/>
          </w:rPr>
          <w:t xml:space="preserve">olje </w:t>
        </w:r>
      </w:ins>
      <w:r w:rsidRPr="00A3423B">
        <w:rPr>
          <w:rFonts w:ascii="Times New Roman" w:hAnsi="Times New Roman" w:cs="Times New Roman"/>
          <w:sz w:val="24"/>
          <w:szCs w:val="24"/>
        </w:rPr>
        <w:t xml:space="preserve">za </w:t>
      </w:r>
      <w:del w:id="1739" w:author="Ognjen" w:date="2017-01-17T19:34:00Z">
        <w:r w:rsidRPr="00A3423B" w:rsidDel="00E75CA1">
          <w:rPr>
            <w:rFonts w:ascii="Times New Roman" w:hAnsi="Times New Roman" w:cs="Times New Roman"/>
            <w:sz w:val="24"/>
            <w:szCs w:val="24"/>
          </w:rPr>
          <w:delText xml:space="preserve">podatke </w:delText>
        </w:r>
      </w:del>
      <w:ins w:id="1740" w:author="Ognjen" w:date="2017-01-17T19:34:00Z">
        <w:r w:rsidR="00E75CA1">
          <w:rPr>
            <w:rFonts w:ascii="Times New Roman" w:hAnsi="Times New Roman" w:cs="Times New Roman"/>
            <w:sz w:val="24"/>
            <w:szCs w:val="24"/>
          </w:rPr>
          <w:t>paket</w:t>
        </w:r>
        <w:r w:rsidR="00E75CA1" w:rsidRPr="00A3423B">
          <w:rPr>
            <w:rFonts w:ascii="Times New Roman" w:hAnsi="Times New Roman" w:cs="Times New Roman"/>
            <w:sz w:val="24"/>
            <w:szCs w:val="24"/>
          </w:rPr>
          <w:t xml:space="preserve"> </w:t>
        </w:r>
      </w:ins>
      <w:r w:rsidRPr="00A3423B">
        <w:rPr>
          <w:rFonts w:ascii="Times New Roman" w:hAnsi="Times New Roman" w:cs="Times New Roman"/>
          <w:sz w:val="24"/>
          <w:szCs w:val="24"/>
        </w:rPr>
        <w:t>koji se prenos</w:t>
      </w:r>
      <w:del w:id="1741" w:author="Ognjen" w:date="2017-01-17T19:34:00Z">
        <w:r w:rsidRPr="00A3423B" w:rsidDel="00E75CA1">
          <w:rPr>
            <w:rFonts w:ascii="Times New Roman" w:hAnsi="Times New Roman" w:cs="Times New Roman"/>
            <w:sz w:val="24"/>
            <w:szCs w:val="24"/>
          </w:rPr>
          <w:delText>e</w:delText>
        </w:r>
        <w:r w:rsidR="00846EAB" w:rsidRPr="00A3423B" w:rsidDel="00E75CA1">
          <w:rPr>
            <w:rFonts w:ascii="Times New Roman" w:hAnsi="Times New Roman" w:cs="Times New Roman"/>
            <w:sz w:val="24"/>
            <w:szCs w:val="24"/>
          </w:rPr>
          <w:delText>.</w:delText>
        </w:r>
      </w:del>
      <w:ins w:id="1742" w:author="Ognjen" w:date="2017-01-17T19:34:00Z">
        <w:r w:rsidR="00E75CA1">
          <w:rPr>
            <w:rFonts w:ascii="Times New Roman" w:hAnsi="Times New Roman" w:cs="Times New Roman"/>
            <w:sz w:val="24"/>
            <w:szCs w:val="24"/>
          </w:rPr>
          <w:t>i u poruci OFPT_PACKET_IN.</w:t>
        </w:r>
      </w:ins>
    </w:p>
    <w:p w14:paraId="17DF5134" w14:textId="77777777" w:rsidR="006601C6" w:rsidRPr="00A3423B" w:rsidRDefault="006601C6" w:rsidP="00937FA1">
      <w:pPr>
        <w:spacing w:line="360" w:lineRule="auto"/>
        <w:rPr>
          <w:rFonts w:eastAsiaTheme="majorEastAsia"/>
          <w:color w:val="2F5496" w:themeColor="accent1" w:themeShade="BF"/>
          <w:sz w:val="24"/>
          <w:szCs w:val="24"/>
          <w:lang w:val="hr-HR"/>
        </w:rPr>
      </w:pPr>
      <w:r w:rsidRPr="00A3423B">
        <w:rPr>
          <w:sz w:val="24"/>
          <w:szCs w:val="24"/>
          <w:lang w:val="hr-HR"/>
        </w:rPr>
        <w:br w:type="page"/>
      </w:r>
    </w:p>
    <w:p w14:paraId="6D3AFBD9" w14:textId="07E6A2D5" w:rsidR="006601C6" w:rsidRDefault="00D7064E" w:rsidP="00937FA1">
      <w:pPr>
        <w:pStyle w:val="Heading2"/>
        <w:spacing w:line="360" w:lineRule="auto"/>
        <w:rPr>
          <w:rFonts w:cs="Arial"/>
          <w:sz w:val="24"/>
          <w:szCs w:val="24"/>
          <w:lang w:val="hr-HR"/>
        </w:rPr>
      </w:pPr>
      <w:bookmarkStart w:id="1743" w:name="_Toc472077986"/>
      <w:commentRangeStart w:id="1744"/>
      <w:r w:rsidRPr="00A3423B">
        <w:rPr>
          <w:rFonts w:cs="Arial"/>
          <w:noProof/>
          <w:sz w:val="24"/>
          <w:szCs w:val="24"/>
          <w:lang w:val="hr-HR" w:eastAsia="hr-HR"/>
        </w:rPr>
        <w:lastRenderedPageBreak/>
        <w:drawing>
          <wp:anchor distT="0" distB="0" distL="114300" distR="114300" simplePos="0" relativeHeight="251667456" behindDoc="0" locked="0" layoutInCell="1" allowOverlap="1" wp14:anchorId="07F5C874" wp14:editId="7B17D01F">
            <wp:simplePos x="0" y="0"/>
            <wp:positionH relativeFrom="margin">
              <wp:posOffset>-342900</wp:posOffset>
            </wp:positionH>
            <wp:positionV relativeFrom="paragraph">
              <wp:posOffset>347980</wp:posOffset>
            </wp:positionV>
            <wp:extent cx="6624320" cy="3095625"/>
            <wp:effectExtent l="0" t="0" r="5080" b="9525"/>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FP Packet Out.png"/>
                    <pic:cNvPicPr/>
                  </pic:nvPicPr>
                  <pic:blipFill rotWithShape="1">
                    <a:blip r:embed="rId30">
                      <a:extLst>
                        <a:ext uri="{28A0092B-C50C-407E-A947-70E740481C1C}">
                          <a14:useLocalDpi xmlns:a14="http://schemas.microsoft.com/office/drawing/2010/main" val="0"/>
                        </a:ext>
                      </a:extLst>
                    </a:blip>
                    <a:srcRect l="495" t="40858" r="56680" b="23575"/>
                    <a:stretch/>
                  </pic:blipFill>
                  <pic:spPr bwMode="auto">
                    <a:xfrm>
                      <a:off x="0" y="0"/>
                      <a:ext cx="6624320" cy="30956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A3423B">
        <w:rPr>
          <w:noProof/>
          <w:lang w:val="hr-HR" w:eastAsia="hr-HR"/>
        </w:rPr>
        <mc:AlternateContent>
          <mc:Choice Requires="wps">
            <w:drawing>
              <wp:anchor distT="0" distB="0" distL="114300" distR="114300" simplePos="0" relativeHeight="251722752" behindDoc="0" locked="0" layoutInCell="1" allowOverlap="1" wp14:anchorId="5B983F1E" wp14:editId="7ABA5B5B">
                <wp:simplePos x="0" y="0"/>
                <wp:positionH relativeFrom="column">
                  <wp:posOffset>-342900</wp:posOffset>
                </wp:positionH>
                <wp:positionV relativeFrom="paragraph">
                  <wp:posOffset>3500755</wp:posOffset>
                </wp:positionV>
                <wp:extent cx="6624320" cy="635"/>
                <wp:effectExtent l="0" t="0" r="0" b="0"/>
                <wp:wrapTopAndBottom/>
                <wp:docPr id="41" name="Text Box 41"/>
                <wp:cNvGraphicFramePr/>
                <a:graphic xmlns:a="http://schemas.openxmlformats.org/drawingml/2006/main">
                  <a:graphicData uri="http://schemas.microsoft.com/office/word/2010/wordprocessingShape">
                    <wps:wsp>
                      <wps:cNvSpPr txBox="1"/>
                      <wps:spPr>
                        <a:xfrm>
                          <a:off x="0" y="0"/>
                          <a:ext cx="6624320" cy="635"/>
                        </a:xfrm>
                        <a:prstGeom prst="rect">
                          <a:avLst/>
                        </a:prstGeom>
                        <a:solidFill>
                          <a:prstClr val="white"/>
                        </a:solidFill>
                        <a:ln>
                          <a:noFill/>
                        </a:ln>
                      </wps:spPr>
                      <wps:txbx>
                        <w:txbxContent>
                          <w:p w14:paraId="32AFDE29" w14:textId="0997745A" w:rsidR="008E074F" w:rsidRPr="00E05A4D" w:rsidRDefault="008E074F" w:rsidP="00D7064E">
                            <w:pPr>
                              <w:pStyle w:val="Caption"/>
                              <w:jc w:val="center"/>
                              <w:rPr>
                                <w:rFonts w:ascii="Arial" w:eastAsia="Times New Roman" w:hAnsi="Arial" w:cs="Arial"/>
                                <w:b/>
                                <w:noProof/>
                                <w:color w:val="auto"/>
                                <w:sz w:val="24"/>
                                <w:szCs w:val="24"/>
                              </w:rPr>
                            </w:pPr>
                            <w:bookmarkStart w:id="1745" w:name="_Toc472075319"/>
                            <w:r>
                              <w:t xml:space="preserve">Slika </w:t>
                            </w:r>
                            <w:r>
                              <w:fldChar w:fldCharType="begin"/>
                            </w:r>
                            <w:r>
                              <w:instrText xml:space="preserve"> SEQ Slika \* ARABIC </w:instrText>
                            </w:r>
                            <w:r>
                              <w:fldChar w:fldCharType="separate"/>
                            </w:r>
                            <w:r>
                              <w:rPr>
                                <w:noProof/>
                              </w:rPr>
                              <w:t>20</w:t>
                            </w:r>
                            <w:r>
                              <w:rPr>
                                <w:noProof/>
                              </w:rPr>
                              <w:fldChar w:fldCharType="end"/>
                            </w:r>
                            <w:r>
                              <w:t xml:space="preserve"> </w:t>
                            </w:r>
                            <w:ins w:id="1746" w:author="Ognjen" w:date="2017-01-17T19:35:00Z">
                              <w:r>
                                <w:t xml:space="preserve">Poruka </w:t>
                              </w:r>
                            </w:ins>
                            <w:r>
                              <w:t>OFPT_PACKET_OUT</w:t>
                            </w:r>
                            <w:del w:id="1747" w:author="Ognjen" w:date="2017-01-17T19:35:00Z">
                              <w:r w:rsidDel="00E75CA1">
                                <w:delText xml:space="preserve"> </w:delText>
                              </w:r>
                              <w:r w:rsidRPr="0035304C" w:rsidDel="00E75CA1">
                                <w:delText>unutar Wiresharka 1.6.7.</w:delText>
                              </w:r>
                            </w:del>
                            <w:bookmarkEnd w:id="17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983F1E" id="Text Box 41" o:spid="_x0000_s1046" type="#_x0000_t202" style="position:absolute;left:0;text-align:left;margin-left:-27pt;margin-top:275.65pt;width:521.6pt;height:.05pt;z-index:251722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" stroked="f">
                <v:textbox style="mso-fit-shape-to-text:t" inset="0,0,0,0">
                  <w:txbxContent>
                    <w:p w14:paraId="32AFDE29" w14:textId="0997745A" w:rsidR="008E074F" w:rsidRPr="00E05A4D" w:rsidRDefault="008E074F" w:rsidP="00D7064E">
                      <w:pPr>
                        <w:pStyle w:val="Caption"/>
                        <w:jc w:val="center"/>
                        <w:rPr>
                          <w:rFonts w:ascii="Arial" w:eastAsia="Times New Roman" w:hAnsi="Arial" w:cs="Arial"/>
                          <w:b/>
                          <w:noProof/>
                          <w:color w:val="auto"/>
                          <w:sz w:val="24"/>
                          <w:szCs w:val="24"/>
                        </w:rPr>
                      </w:pPr>
                      <w:bookmarkStart w:id="1748" w:name="_Toc472075319"/>
                      <w:r>
                        <w:t xml:space="preserve">Slika </w:t>
                      </w:r>
                      <w:r>
                        <w:fldChar w:fldCharType="begin"/>
                      </w:r>
                      <w:r>
                        <w:instrText xml:space="preserve"> SEQ Slika \* ARABIC </w:instrText>
                      </w:r>
                      <w:r>
                        <w:fldChar w:fldCharType="separate"/>
                      </w:r>
                      <w:r>
                        <w:rPr>
                          <w:noProof/>
                        </w:rPr>
                        <w:t>20</w:t>
                      </w:r>
                      <w:r>
                        <w:rPr>
                          <w:noProof/>
                        </w:rPr>
                        <w:fldChar w:fldCharType="end"/>
                      </w:r>
                      <w:r>
                        <w:t xml:space="preserve"> </w:t>
                      </w:r>
                      <w:ins w:id="1749" w:author="Ognjen" w:date="2017-01-17T19:35:00Z">
                        <w:r>
                          <w:t xml:space="preserve">Poruka </w:t>
                        </w:r>
                      </w:ins>
                      <w:r>
                        <w:t>OFPT_PACKET_OUT</w:t>
                      </w:r>
                      <w:del w:id="1750" w:author="Ognjen" w:date="2017-01-17T19:35:00Z">
                        <w:r w:rsidDel="00E75CA1">
                          <w:delText xml:space="preserve"> </w:delText>
                        </w:r>
                        <w:r w:rsidRPr="0035304C" w:rsidDel="00E75CA1">
                          <w:delText>unutar Wiresharka 1.6.7.</w:delText>
                        </w:r>
                      </w:del>
                      <w:bookmarkEnd w:id="1748"/>
                    </w:p>
                  </w:txbxContent>
                </v:textbox>
                <w10:wrap type="topAndBottom"/>
              </v:shape>
            </w:pict>
          </mc:Fallback>
        </mc:AlternateContent>
      </w:r>
      <w:ins w:id="1751" w:author="Ognjen" w:date="2017-01-17T19:34:00Z">
        <w:r w:rsidR="00E75CA1">
          <w:rPr>
            <w:rFonts w:cs="Arial"/>
            <w:sz w:val="24"/>
            <w:szCs w:val="24"/>
            <w:lang w:val="hr-HR"/>
          </w:rPr>
          <w:t>Poruka</w:t>
        </w:r>
        <w:commentRangeEnd w:id="1744"/>
        <w:r w:rsidR="00E75CA1">
          <w:rPr>
            <w:rStyle w:val="CommentReference"/>
            <w:rFonts w:ascii="Times New Roman" w:hAnsi="Times New Roman"/>
            <w:b w:val="0"/>
          </w:rPr>
          <w:commentReference w:id="1744"/>
        </w:r>
        <w:r w:rsidR="00E75CA1">
          <w:rPr>
            <w:rFonts w:cs="Arial"/>
            <w:sz w:val="24"/>
            <w:szCs w:val="24"/>
            <w:lang w:val="hr-HR"/>
          </w:rPr>
          <w:t xml:space="preserve"> </w:t>
        </w:r>
      </w:ins>
      <w:r w:rsidR="006601C6" w:rsidRPr="00A3423B">
        <w:rPr>
          <w:rFonts w:cs="Arial"/>
          <w:sz w:val="24"/>
          <w:szCs w:val="24"/>
          <w:lang w:val="hr-HR"/>
        </w:rPr>
        <w:t>OFPT_PACKET_OUT</w:t>
      </w:r>
      <w:bookmarkEnd w:id="1743"/>
    </w:p>
    <w:p w14:paraId="2328D45A" w14:textId="77777777" w:rsidR="00013248" w:rsidRDefault="00013248" w:rsidP="00013248">
      <w:pPr>
        <w:rPr>
          <w:lang w:val="hr-HR"/>
        </w:rPr>
      </w:pPr>
    </w:p>
    <w:p w14:paraId="70674C72" w14:textId="5618D5F2" w:rsidR="00013248" w:rsidRPr="00013248" w:rsidRDefault="00013248" w:rsidP="00013248">
      <w:pPr>
        <w:rPr>
          <w:lang w:val="hr-HR"/>
        </w:rPr>
      </w:pPr>
      <w:r>
        <w:rPr>
          <w:lang w:val="hr-HR"/>
        </w:rPr>
        <w:t>SDNC šalje paket u mrežu</w:t>
      </w:r>
      <w:r w:rsidR="00C56BE8">
        <w:rPr>
          <w:lang w:val="hr-HR"/>
        </w:rPr>
        <w:t xml:space="preserve"> po potrebi.</w:t>
      </w:r>
    </w:p>
    <w:p w14:paraId="0ADCAA5F" w14:textId="77777777" w:rsidR="006601C6" w:rsidRDefault="006601C6" w:rsidP="00937FA1">
      <w:pPr>
        <w:spacing w:line="360" w:lineRule="auto"/>
        <w:rPr>
          <w:sz w:val="24"/>
          <w:szCs w:val="24"/>
          <w:lang w:val="hr-HR"/>
        </w:rPr>
      </w:pPr>
    </w:p>
    <w:p w14:paraId="363B7CA0" w14:textId="77777777" w:rsidR="00013248" w:rsidRPr="00A3423B" w:rsidRDefault="00013248" w:rsidP="00937FA1">
      <w:pPr>
        <w:spacing w:line="360" w:lineRule="auto"/>
        <w:rPr>
          <w:sz w:val="24"/>
          <w:szCs w:val="24"/>
          <w:lang w:val="hr-HR"/>
        </w:rPr>
      </w:pPr>
    </w:p>
    <w:p w14:paraId="4E80BFC6" w14:textId="2EC3729F" w:rsidR="006601C6" w:rsidRPr="00A3423B" w:rsidRDefault="00617CEF" w:rsidP="00937FA1">
      <w:pPr>
        <w:widowControl/>
        <w:numPr>
          <w:ilvl w:val="0"/>
          <w:numId w:val="16"/>
        </w:numPr>
        <w:spacing w:line="360" w:lineRule="auto"/>
        <w:rPr>
          <w:sz w:val="24"/>
          <w:szCs w:val="24"/>
          <w:lang w:val="hr-HR"/>
        </w:rPr>
      </w:pPr>
      <w:del w:id="1752" w:author="Ognjen" w:date="2017-01-17T19:35:00Z">
        <w:r w:rsidDel="00E75CA1">
          <w:fldChar w:fldCharType="begin"/>
        </w:r>
        <w:r w:rsidDel="00E75CA1">
          <w:delInstrText xml:space="preserve"> HYPERLINK \l "_Zaglavlje" </w:delInstrText>
        </w:r>
        <w:r w:rsidDel="00E75CA1">
          <w:fldChar w:fldCharType="separate"/>
        </w:r>
        <w:r w:rsidR="006601C6" w:rsidRPr="00E75CA1" w:rsidDel="00E75CA1">
          <w:rPr>
            <w:rPrChange w:id="1753" w:author="Ognjen" w:date="2017-01-17T19:35:00Z">
              <w:rPr>
                <w:rStyle w:val="Hyperlink"/>
                <w:sz w:val="24"/>
                <w:szCs w:val="24"/>
                <w:lang w:val="hr-HR"/>
              </w:rPr>
            </w:rPrChange>
          </w:rPr>
          <w:delText>OpenFlow zaglavlje.</w:delText>
        </w:r>
        <w:r w:rsidDel="00E75CA1">
          <w:rPr>
            <w:rStyle w:val="Hyperlink"/>
            <w:sz w:val="24"/>
            <w:szCs w:val="24"/>
            <w:lang w:val="hr-HR"/>
          </w:rPr>
          <w:fldChar w:fldCharType="end"/>
        </w:r>
      </w:del>
      <w:commentRangeStart w:id="1754"/>
      <w:ins w:id="1755" w:author="Ognjen" w:date="2017-01-17T19:35:00Z">
        <w:r w:rsidR="00E75CA1" w:rsidRPr="00E75CA1">
          <w:rPr>
            <w:rPrChange w:id="1756" w:author="Ognjen" w:date="2017-01-17T19:35:00Z">
              <w:rPr>
                <w:rStyle w:val="Hyperlink"/>
                <w:sz w:val="24"/>
                <w:szCs w:val="24"/>
                <w:lang w:val="hr-HR"/>
              </w:rPr>
            </w:rPrChange>
          </w:rPr>
          <w:t>OpenFlow</w:t>
        </w:r>
        <w:commentRangeEnd w:id="1754"/>
        <w:r w:rsidR="00E75CA1">
          <w:rPr>
            <w:rStyle w:val="CommentReference"/>
          </w:rPr>
          <w:commentReference w:id="1754"/>
        </w:r>
        <w:r w:rsidR="00E75CA1" w:rsidRPr="00E75CA1">
          <w:rPr>
            <w:rPrChange w:id="1757" w:author="Ognjen" w:date="2017-01-17T19:35:00Z">
              <w:rPr>
                <w:rStyle w:val="Hyperlink"/>
                <w:sz w:val="24"/>
                <w:szCs w:val="24"/>
                <w:lang w:val="hr-HR"/>
              </w:rPr>
            </w:rPrChange>
          </w:rPr>
          <w:t xml:space="preserve"> zaglavlje.</w:t>
        </w:r>
      </w:ins>
    </w:p>
    <w:p w14:paraId="3C49F0C9" w14:textId="77777777" w:rsidR="006601C6" w:rsidRPr="00A3423B" w:rsidRDefault="006601C6" w:rsidP="00937FA1">
      <w:pPr>
        <w:pStyle w:val="ListParagraph"/>
        <w:numPr>
          <w:ilvl w:val="0"/>
          <w:numId w:val="16"/>
        </w:numPr>
        <w:spacing w:line="360" w:lineRule="auto"/>
        <w:rPr>
          <w:rFonts w:ascii="Times New Roman" w:hAnsi="Times New Roman" w:cs="Times New Roman"/>
          <w:sz w:val="24"/>
          <w:szCs w:val="24"/>
        </w:rPr>
      </w:pPr>
      <w:r w:rsidRPr="00A3423B">
        <w:rPr>
          <w:rFonts w:ascii="Times New Roman" w:hAnsi="Times New Roman" w:cs="Times New Roman"/>
          <w:sz w:val="24"/>
          <w:szCs w:val="24"/>
        </w:rPr>
        <w:t>PACKET_OUT podaci:</w:t>
      </w:r>
    </w:p>
    <w:p w14:paraId="7BA73166" w14:textId="067F5319" w:rsidR="006601C6" w:rsidRPr="00A3423B" w:rsidRDefault="006601C6" w:rsidP="00937FA1">
      <w:pPr>
        <w:pStyle w:val="ListParagraph"/>
        <w:numPr>
          <w:ilvl w:val="0"/>
          <w:numId w:val="17"/>
        </w:numPr>
        <w:spacing w:line="360" w:lineRule="auto"/>
        <w:rPr>
          <w:rFonts w:ascii="Times New Roman" w:hAnsi="Times New Roman" w:cs="Times New Roman"/>
          <w:sz w:val="24"/>
          <w:szCs w:val="24"/>
        </w:rPr>
      </w:pPr>
      <w:r w:rsidRPr="00A3423B">
        <w:rPr>
          <w:rFonts w:ascii="Times New Roman" w:hAnsi="Times New Roman" w:cs="Times New Roman"/>
          <w:sz w:val="24"/>
          <w:szCs w:val="24"/>
        </w:rPr>
        <w:t>ID spremnika</w:t>
      </w:r>
      <w:ins w:id="1758" w:author="Ognjen" w:date="2017-01-17T19:35:00Z">
        <w:r w:rsidR="00E75CA1">
          <w:rPr>
            <w:rFonts w:ascii="Times New Roman" w:hAnsi="Times New Roman" w:cs="Times New Roman"/>
            <w:sz w:val="24"/>
            <w:szCs w:val="24"/>
          </w:rPr>
          <w:t xml:space="preserve"> („</w:t>
        </w:r>
        <w:commentRangeStart w:id="1759"/>
        <w:r w:rsidR="00E75CA1">
          <w:rPr>
            <w:rFonts w:ascii="Times New Roman" w:hAnsi="Times New Roman" w:cs="Times New Roman"/>
            <w:sz w:val="24"/>
            <w:szCs w:val="24"/>
          </w:rPr>
          <w:t>Buffer ID</w:t>
        </w:r>
        <w:commentRangeEnd w:id="1759"/>
        <w:r w:rsidR="00E75CA1">
          <w:rPr>
            <w:rStyle w:val="CommentReference"/>
            <w:rFonts w:ascii="Times New Roman" w:eastAsia="Times New Roman" w:hAnsi="Times New Roman" w:cs="Times New Roman"/>
            <w:lang w:val="en-US"/>
          </w:rPr>
          <w:commentReference w:id="1759"/>
        </w:r>
        <w:r w:rsidR="00E75CA1">
          <w:rPr>
            <w:rFonts w:ascii="Times New Roman" w:hAnsi="Times New Roman" w:cs="Times New Roman"/>
            <w:sz w:val="24"/>
            <w:szCs w:val="24"/>
          </w:rPr>
          <w:t>“)</w:t>
        </w:r>
      </w:ins>
      <w:del w:id="1760" w:author="Ognjen" w:date="2017-01-17T19:35:00Z">
        <w:r w:rsidRPr="00A3423B" w:rsidDel="00E75CA1">
          <w:rPr>
            <w:rFonts w:ascii="Times New Roman" w:hAnsi="Times New Roman" w:cs="Times New Roman"/>
            <w:sz w:val="24"/>
            <w:szCs w:val="24"/>
          </w:rPr>
          <w:delText xml:space="preserve"> – ID</w:delText>
        </w:r>
      </w:del>
      <w:ins w:id="1761" w:author="Ognjen" w:date="2017-01-17T19:35:00Z">
        <w:r w:rsidR="00E75CA1">
          <w:rPr>
            <w:rFonts w:ascii="Times New Roman" w:hAnsi="Times New Roman" w:cs="Times New Roman"/>
            <w:sz w:val="24"/>
            <w:szCs w:val="24"/>
          </w:rPr>
          <w:t>,</w:t>
        </w:r>
      </w:ins>
      <w:r w:rsidRPr="00A3423B">
        <w:rPr>
          <w:rFonts w:ascii="Times New Roman" w:hAnsi="Times New Roman" w:cs="Times New Roman"/>
          <w:sz w:val="24"/>
          <w:szCs w:val="24"/>
        </w:rPr>
        <w:t xml:space="preserve"> broj za identifikaciju paketa u spremniku za jednu putanju (engl. </w:t>
      </w:r>
      <w:r w:rsidRPr="00A3423B">
        <w:rPr>
          <w:rFonts w:ascii="Times New Roman" w:hAnsi="Times New Roman" w:cs="Times New Roman"/>
          <w:i/>
          <w:sz w:val="24"/>
          <w:szCs w:val="24"/>
        </w:rPr>
        <w:t>datapath</w:t>
      </w:r>
      <w:del w:id="1762" w:author="Ognjen" w:date="2017-01-17T19:35:00Z">
        <w:r w:rsidRPr="00A3423B" w:rsidDel="00E75CA1">
          <w:rPr>
            <w:rFonts w:ascii="Times New Roman" w:hAnsi="Times New Roman" w:cs="Times New Roman"/>
            <w:sz w:val="24"/>
            <w:szCs w:val="24"/>
          </w:rPr>
          <w:delText>)</w:delText>
        </w:r>
        <w:r w:rsidR="00846EAB" w:rsidRPr="00A3423B" w:rsidDel="00E75CA1">
          <w:rPr>
            <w:rFonts w:ascii="Times New Roman" w:hAnsi="Times New Roman" w:cs="Times New Roman"/>
            <w:sz w:val="24"/>
            <w:szCs w:val="24"/>
          </w:rPr>
          <w:delText>.</w:delText>
        </w:r>
      </w:del>
      <w:ins w:id="1763" w:author="Ognjen" w:date="2017-01-17T19:35:00Z">
        <w:r w:rsidR="00E75CA1" w:rsidRPr="00A3423B">
          <w:rPr>
            <w:rFonts w:ascii="Times New Roman" w:hAnsi="Times New Roman" w:cs="Times New Roman"/>
            <w:sz w:val="24"/>
            <w:szCs w:val="24"/>
          </w:rPr>
          <w:t>)</w:t>
        </w:r>
        <w:r w:rsidR="00E75CA1">
          <w:rPr>
            <w:rFonts w:ascii="Times New Roman" w:hAnsi="Times New Roman" w:cs="Times New Roman"/>
            <w:sz w:val="24"/>
            <w:szCs w:val="24"/>
          </w:rPr>
          <w:t>;</w:t>
        </w:r>
      </w:ins>
    </w:p>
    <w:p w14:paraId="581F02D9" w14:textId="3F74BE21" w:rsidR="006601C6" w:rsidRPr="00A3423B" w:rsidRDefault="00E75CA1" w:rsidP="00937FA1">
      <w:pPr>
        <w:pStyle w:val="ListParagraph"/>
        <w:numPr>
          <w:ilvl w:val="0"/>
          <w:numId w:val="17"/>
        </w:numPr>
        <w:spacing w:line="360" w:lineRule="auto"/>
        <w:rPr>
          <w:rFonts w:ascii="Times New Roman" w:hAnsi="Times New Roman" w:cs="Times New Roman"/>
          <w:sz w:val="24"/>
          <w:szCs w:val="24"/>
        </w:rPr>
      </w:pPr>
      <w:ins w:id="1764" w:author="Ognjen" w:date="2017-01-17T19:36:00Z">
        <w:r>
          <w:rPr>
            <w:rFonts w:ascii="Times New Roman" w:hAnsi="Times New Roman" w:cs="Times New Roman"/>
            <w:sz w:val="24"/>
            <w:szCs w:val="24"/>
          </w:rPr>
          <w:t>priključak</w:t>
        </w:r>
        <w:r w:rsidRPr="00A3423B">
          <w:rPr>
            <w:rFonts w:ascii="Times New Roman" w:hAnsi="Times New Roman" w:cs="Times New Roman"/>
            <w:sz w:val="24"/>
            <w:szCs w:val="24"/>
          </w:rPr>
          <w:t xml:space="preserve"> </w:t>
        </w:r>
        <w:r>
          <w:rPr>
            <w:rFonts w:ascii="Times New Roman" w:hAnsi="Times New Roman" w:cs="Times New Roman"/>
            <w:sz w:val="24"/>
            <w:szCs w:val="24"/>
          </w:rPr>
          <w:t>n</w:t>
        </w:r>
        <w:r w:rsidRPr="00A3423B">
          <w:rPr>
            <w:rFonts w:ascii="Times New Roman" w:hAnsi="Times New Roman" w:cs="Times New Roman"/>
            <w:sz w:val="24"/>
            <w:szCs w:val="24"/>
          </w:rPr>
          <w:t>a koje</w:t>
        </w:r>
        <w:r>
          <w:rPr>
            <w:rFonts w:ascii="Times New Roman" w:hAnsi="Times New Roman" w:cs="Times New Roman"/>
            <w:sz w:val="24"/>
            <w:szCs w:val="24"/>
          </w:rPr>
          <w:t>m</w:t>
        </w:r>
        <w:r w:rsidRPr="00A3423B">
          <w:rPr>
            <w:rFonts w:ascii="Times New Roman" w:hAnsi="Times New Roman" w:cs="Times New Roman"/>
            <w:sz w:val="24"/>
            <w:szCs w:val="24"/>
          </w:rPr>
          <w:t xml:space="preserve"> je primljen </w:t>
        </w:r>
        <w:commentRangeStart w:id="1765"/>
        <w:r w:rsidRPr="00A3423B">
          <w:rPr>
            <w:rFonts w:ascii="Times New Roman" w:hAnsi="Times New Roman" w:cs="Times New Roman"/>
            <w:sz w:val="24"/>
            <w:szCs w:val="24"/>
          </w:rPr>
          <w:t>okvir</w:t>
        </w:r>
        <w:commentRangeEnd w:id="1765"/>
        <w:r>
          <w:rPr>
            <w:rStyle w:val="CommentReference"/>
            <w:rFonts w:ascii="Times New Roman" w:eastAsia="Times New Roman" w:hAnsi="Times New Roman" w:cs="Times New Roman"/>
            <w:lang w:val="en-US"/>
          </w:rPr>
          <w:commentReference w:id="1765"/>
        </w:r>
      </w:ins>
      <w:r w:rsidR="003B428A">
        <w:rPr>
          <w:rFonts w:ascii="Times New Roman" w:hAnsi="Times New Roman" w:cs="Times New Roman"/>
          <w:sz w:val="24"/>
          <w:szCs w:val="24"/>
        </w:rPr>
        <w:t xml:space="preserve"> PACKET_OUT poruke</w:t>
      </w:r>
      <w:r w:rsidR="008E6876">
        <w:rPr>
          <w:rFonts w:ascii="Times New Roman" w:hAnsi="Times New Roman" w:cs="Times New Roman"/>
          <w:sz w:val="24"/>
          <w:szCs w:val="24"/>
        </w:rPr>
        <w:t>;</w:t>
      </w:r>
      <w:del w:id="1766" w:author="Ognjen" w:date="2017-01-17T19:36:00Z">
        <w:r w:rsidR="006601C6" w:rsidRPr="00A3423B" w:rsidDel="00E75CA1">
          <w:rPr>
            <w:rFonts w:ascii="Times New Roman" w:hAnsi="Times New Roman" w:cs="Times New Roman"/>
            <w:sz w:val="24"/>
            <w:szCs w:val="24"/>
          </w:rPr>
          <w:delText>Port s kojeg je primljen okvir</w:delText>
        </w:r>
        <w:r w:rsidR="00846EAB" w:rsidRPr="00A3423B" w:rsidDel="00E75CA1">
          <w:rPr>
            <w:rFonts w:ascii="Times New Roman" w:hAnsi="Times New Roman" w:cs="Times New Roman"/>
            <w:sz w:val="24"/>
            <w:szCs w:val="24"/>
          </w:rPr>
          <w:delText>.</w:delText>
        </w:r>
      </w:del>
      <w:ins w:id="1767" w:author="Ognjen" w:date="2017-01-17T19:36:00Z">
        <w:r>
          <w:rPr>
            <w:rFonts w:ascii="Times New Roman" w:hAnsi="Times New Roman" w:cs="Times New Roman"/>
            <w:sz w:val="24"/>
            <w:szCs w:val="24"/>
          </w:rPr>
          <w:t>;</w:t>
        </w:r>
      </w:ins>
    </w:p>
    <w:p w14:paraId="38BD3525" w14:textId="16B12B6E" w:rsidR="006601C6" w:rsidRPr="00A3423B" w:rsidRDefault="006601C6" w:rsidP="00937FA1">
      <w:pPr>
        <w:pStyle w:val="ListParagraph"/>
        <w:numPr>
          <w:ilvl w:val="0"/>
          <w:numId w:val="17"/>
        </w:numPr>
        <w:spacing w:line="360" w:lineRule="auto"/>
        <w:rPr>
          <w:rFonts w:ascii="Times New Roman" w:hAnsi="Times New Roman" w:cs="Times New Roman"/>
          <w:sz w:val="24"/>
          <w:szCs w:val="24"/>
        </w:rPr>
      </w:pPr>
      <w:del w:id="1768" w:author="Ognjen" w:date="2017-01-17T19:36:00Z">
        <w:r w:rsidRPr="00A3423B" w:rsidDel="00E75CA1">
          <w:rPr>
            <w:rFonts w:ascii="Times New Roman" w:hAnsi="Times New Roman" w:cs="Times New Roman"/>
            <w:sz w:val="24"/>
            <w:szCs w:val="24"/>
          </w:rPr>
          <w:delText xml:space="preserve">Veličina </w:delText>
        </w:r>
      </w:del>
      <w:ins w:id="1769" w:author="Ognjen" w:date="2017-01-17T19:36:00Z">
        <w:r w:rsidR="00E75CA1">
          <w:rPr>
            <w:rFonts w:ascii="Times New Roman" w:hAnsi="Times New Roman" w:cs="Times New Roman"/>
            <w:sz w:val="24"/>
            <w:szCs w:val="24"/>
          </w:rPr>
          <w:t>v</w:t>
        </w:r>
        <w:r w:rsidR="00E75CA1" w:rsidRPr="00A3423B">
          <w:rPr>
            <w:rFonts w:ascii="Times New Roman" w:hAnsi="Times New Roman" w:cs="Times New Roman"/>
            <w:sz w:val="24"/>
            <w:szCs w:val="24"/>
          </w:rPr>
          <w:t xml:space="preserve">eličina </w:t>
        </w:r>
      </w:ins>
      <w:r w:rsidRPr="00A3423B">
        <w:rPr>
          <w:rFonts w:ascii="Times New Roman" w:hAnsi="Times New Roman" w:cs="Times New Roman"/>
          <w:sz w:val="24"/>
          <w:szCs w:val="24"/>
        </w:rPr>
        <w:t xml:space="preserve">polja za </w:t>
      </w:r>
      <w:ins w:id="1770" w:author="Ognjen" w:date="2017-01-17T19:36:00Z">
        <w:r w:rsidR="00E75CA1">
          <w:rPr>
            <w:rFonts w:ascii="Times New Roman" w:hAnsi="Times New Roman" w:cs="Times New Roman"/>
            <w:sz w:val="24"/>
            <w:szCs w:val="24"/>
          </w:rPr>
          <w:t xml:space="preserve">definiciju </w:t>
        </w:r>
      </w:ins>
      <w:r w:rsidRPr="00A3423B">
        <w:rPr>
          <w:rFonts w:ascii="Times New Roman" w:hAnsi="Times New Roman" w:cs="Times New Roman"/>
          <w:sz w:val="24"/>
          <w:szCs w:val="24"/>
        </w:rPr>
        <w:t xml:space="preserve">akcije u </w:t>
      </w:r>
      <w:del w:id="1771" w:author="Ognjen" w:date="2017-01-17T19:36:00Z">
        <w:r w:rsidRPr="00A3423B" w:rsidDel="00E75CA1">
          <w:rPr>
            <w:rFonts w:ascii="Times New Roman" w:hAnsi="Times New Roman" w:cs="Times New Roman"/>
            <w:sz w:val="24"/>
            <w:szCs w:val="24"/>
          </w:rPr>
          <w:delText>bajtovima</w:delText>
        </w:r>
        <w:r w:rsidR="00846EAB" w:rsidRPr="00A3423B" w:rsidDel="00E75CA1">
          <w:rPr>
            <w:rFonts w:ascii="Times New Roman" w:hAnsi="Times New Roman" w:cs="Times New Roman"/>
            <w:sz w:val="24"/>
            <w:szCs w:val="24"/>
          </w:rPr>
          <w:delText>.</w:delText>
        </w:r>
      </w:del>
      <w:ins w:id="1772" w:author="Ognjen" w:date="2017-01-17T19:36:00Z">
        <w:r w:rsidR="00E75CA1">
          <w:rPr>
            <w:rFonts w:ascii="Times New Roman" w:hAnsi="Times New Roman" w:cs="Times New Roman"/>
            <w:sz w:val="24"/>
            <w:szCs w:val="24"/>
          </w:rPr>
          <w:t>oktetima;</w:t>
        </w:r>
      </w:ins>
    </w:p>
    <w:p w14:paraId="4DAC9F03" w14:textId="30E55A80" w:rsidR="006601C6" w:rsidRPr="00A3423B" w:rsidRDefault="006601C6" w:rsidP="00937FA1">
      <w:pPr>
        <w:pStyle w:val="ListParagraph"/>
        <w:numPr>
          <w:ilvl w:val="0"/>
          <w:numId w:val="17"/>
        </w:numPr>
        <w:spacing w:line="360" w:lineRule="auto"/>
        <w:rPr>
          <w:rFonts w:ascii="Times New Roman" w:hAnsi="Times New Roman" w:cs="Times New Roman"/>
          <w:sz w:val="24"/>
          <w:szCs w:val="24"/>
        </w:rPr>
      </w:pPr>
      <w:del w:id="1773" w:author="Ognjen" w:date="2017-01-17T19:36:00Z">
        <w:r w:rsidRPr="00A3423B" w:rsidDel="00A44CE9">
          <w:rPr>
            <w:rFonts w:ascii="Times New Roman" w:hAnsi="Times New Roman" w:cs="Times New Roman"/>
            <w:sz w:val="24"/>
            <w:szCs w:val="24"/>
          </w:rPr>
          <w:delText xml:space="preserve">Polje </w:delText>
        </w:r>
      </w:del>
      <w:ins w:id="1774" w:author="Ognjen" w:date="2017-01-17T19:36:00Z">
        <w:r w:rsidR="00A44CE9">
          <w:rPr>
            <w:rFonts w:ascii="Times New Roman" w:hAnsi="Times New Roman" w:cs="Times New Roman"/>
            <w:sz w:val="24"/>
            <w:szCs w:val="24"/>
          </w:rPr>
          <w:t>p</w:t>
        </w:r>
        <w:r w:rsidR="00A44CE9" w:rsidRPr="00A3423B">
          <w:rPr>
            <w:rFonts w:ascii="Times New Roman" w:hAnsi="Times New Roman" w:cs="Times New Roman"/>
            <w:sz w:val="24"/>
            <w:szCs w:val="24"/>
          </w:rPr>
          <w:t xml:space="preserve">olje </w:t>
        </w:r>
      </w:ins>
      <w:r w:rsidRPr="00A3423B">
        <w:rPr>
          <w:rFonts w:ascii="Times New Roman" w:hAnsi="Times New Roman" w:cs="Times New Roman"/>
          <w:sz w:val="24"/>
          <w:szCs w:val="24"/>
        </w:rPr>
        <w:t xml:space="preserve">za </w:t>
      </w:r>
      <w:ins w:id="1775" w:author="Ognjen" w:date="2017-01-17T19:36:00Z">
        <w:r w:rsidR="00A44CE9">
          <w:rPr>
            <w:rFonts w:ascii="Times New Roman" w:hAnsi="Times New Roman" w:cs="Times New Roman"/>
            <w:sz w:val="24"/>
            <w:szCs w:val="24"/>
          </w:rPr>
          <w:t xml:space="preserve">definiciju </w:t>
        </w:r>
      </w:ins>
      <w:r w:rsidRPr="00A3423B">
        <w:rPr>
          <w:rFonts w:ascii="Times New Roman" w:hAnsi="Times New Roman" w:cs="Times New Roman"/>
          <w:sz w:val="24"/>
          <w:szCs w:val="24"/>
        </w:rPr>
        <w:t>akcije:</w:t>
      </w:r>
    </w:p>
    <w:p w14:paraId="725D165F" w14:textId="62ED296F" w:rsidR="006601C6" w:rsidRPr="00A3423B" w:rsidRDefault="006601C6" w:rsidP="00937FA1">
      <w:pPr>
        <w:pStyle w:val="ListParagraph"/>
        <w:numPr>
          <w:ilvl w:val="1"/>
          <w:numId w:val="17"/>
        </w:numPr>
        <w:spacing w:line="360" w:lineRule="auto"/>
        <w:rPr>
          <w:rFonts w:ascii="Times New Roman" w:hAnsi="Times New Roman" w:cs="Times New Roman"/>
          <w:sz w:val="24"/>
          <w:szCs w:val="24"/>
        </w:rPr>
      </w:pPr>
      <w:del w:id="1776" w:author="Ognjen" w:date="2017-01-17T19:36:00Z">
        <w:r w:rsidRPr="00A3423B" w:rsidDel="00A44CE9">
          <w:rPr>
            <w:rFonts w:ascii="Times New Roman" w:hAnsi="Times New Roman" w:cs="Times New Roman"/>
            <w:sz w:val="24"/>
            <w:szCs w:val="24"/>
          </w:rPr>
          <w:delText xml:space="preserve">Zaglavlje </w:delText>
        </w:r>
      </w:del>
      <w:ins w:id="1777" w:author="Ognjen" w:date="2017-01-17T19:36:00Z">
        <w:r w:rsidR="00A44CE9">
          <w:rPr>
            <w:rFonts w:ascii="Times New Roman" w:hAnsi="Times New Roman" w:cs="Times New Roman"/>
            <w:sz w:val="24"/>
            <w:szCs w:val="24"/>
          </w:rPr>
          <w:t>z</w:t>
        </w:r>
        <w:r w:rsidR="00A44CE9" w:rsidRPr="00A3423B">
          <w:rPr>
            <w:rFonts w:ascii="Times New Roman" w:hAnsi="Times New Roman" w:cs="Times New Roman"/>
            <w:sz w:val="24"/>
            <w:szCs w:val="24"/>
          </w:rPr>
          <w:t xml:space="preserve">aglavlje </w:t>
        </w:r>
      </w:ins>
      <w:del w:id="1778" w:author="Ognjen" w:date="2017-01-17T19:36:00Z">
        <w:r w:rsidRPr="00A3423B" w:rsidDel="00A44CE9">
          <w:rPr>
            <w:rFonts w:ascii="Times New Roman" w:hAnsi="Times New Roman" w:cs="Times New Roman"/>
            <w:sz w:val="24"/>
            <w:szCs w:val="24"/>
          </w:rPr>
          <w:delText xml:space="preserve">za </w:delText>
        </w:r>
      </w:del>
      <w:r w:rsidRPr="00A3423B">
        <w:rPr>
          <w:rFonts w:ascii="Times New Roman" w:hAnsi="Times New Roman" w:cs="Times New Roman"/>
          <w:sz w:val="24"/>
          <w:szCs w:val="24"/>
        </w:rPr>
        <w:t>akcije:</w:t>
      </w:r>
    </w:p>
    <w:p w14:paraId="78302402" w14:textId="203111EF" w:rsidR="006601C6" w:rsidRPr="00A3423B" w:rsidRDefault="006601C6" w:rsidP="00937FA1">
      <w:pPr>
        <w:pStyle w:val="ListParagraph"/>
        <w:numPr>
          <w:ilvl w:val="2"/>
          <w:numId w:val="17"/>
        </w:numPr>
        <w:spacing w:line="360" w:lineRule="auto"/>
        <w:rPr>
          <w:rFonts w:ascii="Times New Roman" w:hAnsi="Times New Roman" w:cs="Times New Roman"/>
          <w:sz w:val="24"/>
          <w:szCs w:val="24"/>
        </w:rPr>
      </w:pPr>
      <w:del w:id="1779" w:author="Ognjen" w:date="2017-01-17T19:37:00Z">
        <w:r w:rsidRPr="00A3423B" w:rsidDel="00A44CE9">
          <w:rPr>
            <w:rFonts w:ascii="Times New Roman" w:hAnsi="Times New Roman" w:cs="Times New Roman"/>
            <w:sz w:val="24"/>
            <w:szCs w:val="24"/>
          </w:rPr>
          <w:delText xml:space="preserve">Tip </w:delText>
        </w:r>
      </w:del>
      <w:ins w:id="1780" w:author="Ognjen" w:date="2017-01-17T19:37:00Z">
        <w:r w:rsidR="00A44CE9">
          <w:rPr>
            <w:rFonts w:ascii="Times New Roman" w:hAnsi="Times New Roman" w:cs="Times New Roman"/>
            <w:sz w:val="24"/>
            <w:szCs w:val="24"/>
          </w:rPr>
          <w:t>t</w:t>
        </w:r>
        <w:r w:rsidR="00A44CE9" w:rsidRPr="00A3423B">
          <w:rPr>
            <w:rFonts w:ascii="Times New Roman" w:hAnsi="Times New Roman" w:cs="Times New Roman"/>
            <w:sz w:val="24"/>
            <w:szCs w:val="24"/>
          </w:rPr>
          <w:t xml:space="preserve">ip </w:t>
        </w:r>
      </w:ins>
      <w:r w:rsidRPr="00A3423B">
        <w:rPr>
          <w:rFonts w:ascii="Times New Roman" w:hAnsi="Times New Roman" w:cs="Times New Roman"/>
          <w:sz w:val="24"/>
          <w:szCs w:val="24"/>
        </w:rPr>
        <w:t>akcije – 16 bita</w:t>
      </w:r>
      <w:del w:id="1781" w:author="Ognjen" w:date="2017-01-17T19:37:00Z">
        <w:r w:rsidR="00846EAB" w:rsidRPr="00A3423B" w:rsidDel="00A44CE9">
          <w:rPr>
            <w:rFonts w:ascii="Times New Roman" w:hAnsi="Times New Roman" w:cs="Times New Roman"/>
            <w:sz w:val="24"/>
            <w:szCs w:val="24"/>
          </w:rPr>
          <w:delText>.</w:delText>
        </w:r>
      </w:del>
      <w:ins w:id="1782" w:author="Ognjen" w:date="2017-01-17T19:37:00Z">
        <w:r w:rsidR="00A44CE9">
          <w:rPr>
            <w:rFonts w:ascii="Times New Roman" w:hAnsi="Times New Roman" w:cs="Times New Roman"/>
            <w:sz w:val="24"/>
            <w:szCs w:val="24"/>
          </w:rPr>
          <w:t>;</w:t>
        </w:r>
      </w:ins>
    </w:p>
    <w:p w14:paraId="69E25756" w14:textId="41D868B5" w:rsidR="006601C6" w:rsidRPr="00A3423B" w:rsidRDefault="006601C6" w:rsidP="00937FA1">
      <w:pPr>
        <w:pStyle w:val="ListParagraph"/>
        <w:numPr>
          <w:ilvl w:val="2"/>
          <w:numId w:val="17"/>
        </w:numPr>
        <w:spacing w:line="360" w:lineRule="auto"/>
        <w:rPr>
          <w:rFonts w:ascii="Times New Roman" w:hAnsi="Times New Roman" w:cs="Times New Roman"/>
          <w:sz w:val="24"/>
          <w:szCs w:val="24"/>
        </w:rPr>
      </w:pPr>
      <w:del w:id="1783" w:author="Ognjen" w:date="2017-01-17T19:37:00Z">
        <w:r w:rsidRPr="00A3423B" w:rsidDel="00A44CE9">
          <w:rPr>
            <w:rFonts w:ascii="Times New Roman" w:hAnsi="Times New Roman" w:cs="Times New Roman"/>
            <w:sz w:val="24"/>
            <w:szCs w:val="24"/>
          </w:rPr>
          <w:delText xml:space="preserve">Duljina </w:delText>
        </w:r>
      </w:del>
      <w:ins w:id="1784" w:author="Ognjen" w:date="2017-01-17T19:37:00Z">
        <w:r w:rsidR="00A44CE9">
          <w:rPr>
            <w:rFonts w:ascii="Times New Roman" w:hAnsi="Times New Roman" w:cs="Times New Roman"/>
            <w:sz w:val="24"/>
            <w:szCs w:val="24"/>
          </w:rPr>
          <w:t>d</w:t>
        </w:r>
        <w:r w:rsidR="00A44CE9" w:rsidRPr="00A3423B">
          <w:rPr>
            <w:rFonts w:ascii="Times New Roman" w:hAnsi="Times New Roman" w:cs="Times New Roman"/>
            <w:sz w:val="24"/>
            <w:szCs w:val="24"/>
          </w:rPr>
          <w:t xml:space="preserve">uljina </w:t>
        </w:r>
      </w:ins>
      <w:r w:rsidRPr="00A3423B">
        <w:rPr>
          <w:rFonts w:ascii="Times New Roman" w:hAnsi="Times New Roman" w:cs="Times New Roman"/>
          <w:sz w:val="24"/>
          <w:szCs w:val="24"/>
        </w:rPr>
        <w:t>akcije</w:t>
      </w:r>
      <w:ins w:id="1785" w:author="Ognjen" w:date="2017-01-17T19:37:00Z">
        <w:r w:rsidR="00A44CE9">
          <w:rPr>
            <w:rFonts w:ascii="Times New Roman" w:hAnsi="Times New Roman" w:cs="Times New Roman"/>
            <w:sz w:val="24"/>
            <w:szCs w:val="24"/>
          </w:rPr>
          <w:t>,</w:t>
        </w:r>
      </w:ins>
      <w:r w:rsidRPr="00A3423B">
        <w:rPr>
          <w:rFonts w:ascii="Times New Roman" w:hAnsi="Times New Roman" w:cs="Times New Roman"/>
          <w:sz w:val="24"/>
          <w:szCs w:val="24"/>
        </w:rPr>
        <w:t xml:space="preserve"> uključujući i zaglavlje – 16 bita</w:t>
      </w:r>
      <w:del w:id="1786" w:author="Ognjen" w:date="2017-01-17T19:37:00Z">
        <w:r w:rsidR="00846EAB" w:rsidRPr="00A3423B" w:rsidDel="00A44CE9">
          <w:rPr>
            <w:rFonts w:ascii="Times New Roman" w:hAnsi="Times New Roman" w:cs="Times New Roman"/>
            <w:sz w:val="24"/>
            <w:szCs w:val="24"/>
          </w:rPr>
          <w:delText>.</w:delText>
        </w:r>
      </w:del>
      <w:ins w:id="1787" w:author="Ognjen" w:date="2017-01-17T19:37:00Z">
        <w:r w:rsidR="00A44CE9">
          <w:rPr>
            <w:rFonts w:ascii="Times New Roman" w:hAnsi="Times New Roman" w:cs="Times New Roman"/>
            <w:sz w:val="24"/>
            <w:szCs w:val="24"/>
          </w:rPr>
          <w:t>;</w:t>
        </w:r>
      </w:ins>
    </w:p>
    <w:p w14:paraId="2B3D6CC3" w14:textId="6B82D580" w:rsidR="006601C6" w:rsidRPr="00A3423B" w:rsidRDefault="006601C6" w:rsidP="00937FA1">
      <w:pPr>
        <w:pStyle w:val="ListParagraph"/>
        <w:numPr>
          <w:ilvl w:val="2"/>
          <w:numId w:val="17"/>
        </w:numPr>
        <w:spacing w:line="360" w:lineRule="auto"/>
        <w:rPr>
          <w:rFonts w:ascii="Times New Roman" w:hAnsi="Times New Roman" w:cs="Times New Roman"/>
          <w:sz w:val="24"/>
          <w:szCs w:val="24"/>
        </w:rPr>
      </w:pPr>
      <w:r w:rsidRPr="00A3423B">
        <w:rPr>
          <w:rFonts w:ascii="Times New Roman" w:hAnsi="Times New Roman" w:cs="Times New Roman"/>
          <w:sz w:val="24"/>
          <w:szCs w:val="24"/>
        </w:rPr>
        <w:t xml:space="preserve">4 * 8 bitova za </w:t>
      </w:r>
      <w:ins w:id="1788" w:author="Ognjen" w:date="2017-01-17T19:37:00Z">
        <w:r w:rsidR="00A44CE9">
          <w:rPr>
            <w:rFonts w:ascii="Times New Roman" w:hAnsi="Times New Roman" w:cs="Times New Roman"/>
            <w:sz w:val="24"/>
            <w:szCs w:val="24"/>
          </w:rPr>
          <w:t xml:space="preserve">definiciju </w:t>
        </w:r>
      </w:ins>
      <w:del w:id="1789" w:author="Ognjen" w:date="2017-01-17T19:37:00Z">
        <w:r w:rsidRPr="00A3423B" w:rsidDel="00A44CE9">
          <w:rPr>
            <w:rFonts w:ascii="Times New Roman" w:hAnsi="Times New Roman" w:cs="Times New Roman"/>
            <w:sz w:val="24"/>
            <w:szCs w:val="24"/>
          </w:rPr>
          <w:delText xml:space="preserve">konkretnu </w:delText>
        </w:r>
      </w:del>
      <w:ins w:id="1790" w:author="Ognjen" w:date="2017-01-17T19:37:00Z">
        <w:r w:rsidR="00A44CE9" w:rsidRPr="00A3423B">
          <w:rPr>
            <w:rFonts w:ascii="Times New Roman" w:hAnsi="Times New Roman" w:cs="Times New Roman"/>
            <w:sz w:val="24"/>
            <w:szCs w:val="24"/>
          </w:rPr>
          <w:t>konkretn</w:t>
        </w:r>
        <w:r w:rsidR="00A44CE9">
          <w:rPr>
            <w:rFonts w:ascii="Times New Roman" w:hAnsi="Times New Roman" w:cs="Times New Roman"/>
            <w:sz w:val="24"/>
            <w:szCs w:val="24"/>
          </w:rPr>
          <w:t>e</w:t>
        </w:r>
        <w:r w:rsidR="00A44CE9" w:rsidRPr="00A3423B">
          <w:rPr>
            <w:rFonts w:ascii="Times New Roman" w:hAnsi="Times New Roman" w:cs="Times New Roman"/>
            <w:sz w:val="24"/>
            <w:szCs w:val="24"/>
          </w:rPr>
          <w:t xml:space="preserve"> </w:t>
        </w:r>
      </w:ins>
      <w:del w:id="1791" w:author="Ognjen" w:date="2017-01-17T19:37:00Z">
        <w:r w:rsidRPr="00A3423B" w:rsidDel="00A44CE9">
          <w:rPr>
            <w:rFonts w:ascii="Times New Roman" w:hAnsi="Times New Roman" w:cs="Times New Roman"/>
            <w:sz w:val="24"/>
            <w:szCs w:val="24"/>
          </w:rPr>
          <w:delText>akciju</w:delText>
        </w:r>
      </w:del>
      <w:ins w:id="1792" w:author="Ognjen" w:date="2017-01-17T19:37:00Z">
        <w:r w:rsidR="00A44CE9" w:rsidRPr="00A3423B">
          <w:rPr>
            <w:rFonts w:ascii="Times New Roman" w:hAnsi="Times New Roman" w:cs="Times New Roman"/>
            <w:sz w:val="24"/>
            <w:szCs w:val="24"/>
          </w:rPr>
          <w:t>akcij</w:t>
        </w:r>
        <w:r w:rsidR="00A44CE9">
          <w:rPr>
            <w:rFonts w:ascii="Times New Roman" w:hAnsi="Times New Roman" w:cs="Times New Roman"/>
            <w:sz w:val="24"/>
            <w:szCs w:val="24"/>
          </w:rPr>
          <w:t>e</w:t>
        </w:r>
      </w:ins>
      <w:del w:id="1793" w:author="Ognjen" w:date="2017-01-17T19:37:00Z">
        <w:r w:rsidR="00846EAB" w:rsidRPr="00A3423B" w:rsidDel="00A44CE9">
          <w:rPr>
            <w:rFonts w:ascii="Times New Roman" w:hAnsi="Times New Roman" w:cs="Times New Roman"/>
            <w:sz w:val="24"/>
            <w:szCs w:val="24"/>
          </w:rPr>
          <w:delText>.</w:delText>
        </w:r>
      </w:del>
      <w:ins w:id="1794" w:author="Ognjen" w:date="2017-01-17T19:37:00Z">
        <w:r w:rsidR="00A44CE9">
          <w:rPr>
            <w:rFonts w:ascii="Times New Roman" w:hAnsi="Times New Roman" w:cs="Times New Roman"/>
            <w:sz w:val="24"/>
            <w:szCs w:val="24"/>
          </w:rPr>
          <w:t>;</w:t>
        </w:r>
      </w:ins>
    </w:p>
    <w:p w14:paraId="6E824B9B" w14:textId="2A0780DF" w:rsidR="006601C6" w:rsidRPr="00A3423B" w:rsidRDefault="006601C6" w:rsidP="00A44CE9">
      <w:pPr>
        <w:pStyle w:val="ListParagraph"/>
        <w:numPr>
          <w:ilvl w:val="0"/>
          <w:numId w:val="17"/>
        </w:numPr>
        <w:spacing w:line="360" w:lineRule="auto"/>
        <w:rPr>
          <w:rFonts w:ascii="Times New Roman" w:hAnsi="Times New Roman" w:cs="Times New Roman"/>
          <w:sz w:val="24"/>
          <w:szCs w:val="24"/>
        </w:rPr>
      </w:pPr>
      <w:del w:id="1795" w:author="Ognjen" w:date="2017-01-17T19:37:00Z">
        <w:r w:rsidRPr="00A3423B" w:rsidDel="00A44CE9">
          <w:rPr>
            <w:rFonts w:ascii="Times New Roman" w:hAnsi="Times New Roman" w:cs="Times New Roman"/>
            <w:sz w:val="24"/>
            <w:szCs w:val="24"/>
          </w:rPr>
          <w:lastRenderedPageBreak/>
          <w:delText xml:space="preserve">Polje </w:delText>
        </w:r>
      </w:del>
      <w:ins w:id="1796" w:author="Ognjen" w:date="2017-01-17T19:37:00Z">
        <w:r w:rsidR="00A44CE9">
          <w:rPr>
            <w:rFonts w:ascii="Times New Roman" w:hAnsi="Times New Roman" w:cs="Times New Roman"/>
            <w:sz w:val="24"/>
            <w:szCs w:val="24"/>
          </w:rPr>
          <w:t>p</w:t>
        </w:r>
        <w:r w:rsidR="00A44CE9" w:rsidRPr="00A3423B">
          <w:rPr>
            <w:rFonts w:ascii="Times New Roman" w:hAnsi="Times New Roman" w:cs="Times New Roman"/>
            <w:sz w:val="24"/>
            <w:szCs w:val="24"/>
          </w:rPr>
          <w:t xml:space="preserve">olje </w:t>
        </w:r>
      </w:ins>
      <w:r w:rsidRPr="00A3423B">
        <w:rPr>
          <w:rFonts w:ascii="Times New Roman" w:hAnsi="Times New Roman" w:cs="Times New Roman"/>
          <w:sz w:val="24"/>
          <w:szCs w:val="24"/>
        </w:rPr>
        <w:t xml:space="preserve">za </w:t>
      </w:r>
      <w:ins w:id="1797" w:author="Ognjen" w:date="2017-01-17T19:38:00Z">
        <w:r w:rsidR="00A44CE9" w:rsidRPr="00A44CE9">
          <w:rPr>
            <w:rFonts w:ascii="Times New Roman" w:hAnsi="Times New Roman" w:cs="Times New Roman"/>
            <w:sz w:val="24"/>
            <w:szCs w:val="24"/>
          </w:rPr>
          <w:t>paket koji se preni</w:t>
        </w:r>
        <w:r w:rsidR="00A44CE9">
          <w:rPr>
            <w:rFonts w:ascii="Times New Roman" w:hAnsi="Times New Roman" w:cs="Times New Roman"/>
            <w:sz w:val="24"/>
            <w:szCs w:val="24"/>
          </w:rPr>
          <w:t>o</w:t>
        </w:r>
        <w:r w:rsidR="00A44CE9" w:rsidRPr="00A44CE9">
          <w:rPr>
            <w:rFonts w:ascii="Times New Roman" w:hAnsi="Times New Roman" w:cs="Times New Roman"/>
            <w:sz w:val="24"/>
            <w:szCs w:val="24"/>
          </w:rPr>
          <w:t xml:space="preserve"> u poruci OFPT_PACKET_IN</w:t>
        </w:r>
      </w:ins>
      <w:del w:id="1798" w:author="Ognjen" w:date="2017-01-17T19:38:00Z">
        <w:r w:rsidRPr="00A3423B" w:rsidDel="00A44CE9">
          <w:rPr>
            <w:rFonts w:ascii="Times New Roman" w:hAnsi="Times New Roman" w:cs="Times New Roman"/>
            <w:sz w:val="24"/>
            <w:szCs w:val="24"/>
          </w:rPr>
          <w:delText>podatke koji se prenose</w:delText>
        </w:r>
      </w:del>
      <w:r w:rsidR="00846EAB" w:rsidRPr="00A3423B">
        <w:rPr>
          <w:rFonts w:ascii="Times New Roman" w:hAnsi="Times New Roman" w:cs="Times New Roman"/>
          <w:sz w:val="24"/>
          <w:szCs w:val="24"/>
        </w:rPr>
        <w:t>.</w:t>
      </w:r>
    </w:p>
    <w:p w14:paraId="179B6030" w14:textId="77777777" w:rsidR="0058045E" w:rsidRPr="00A3423B" w:rsidRDefault="0058045E" w:rsidP="00937FA1">
      <w:pPr>
        <w:widowControl/>
        <w:spacing w:line="360" w:lineRule="auto"/>
        <w:rPr>
          <w:sz w:val="24"/>
          <w:szCs w:val="24"/>
          <w:lang w:val="hr-HR"/>
        </w:rPr>
      </w:pPr>
      <w:r w:rsidRPr="00A3423B">
        <w:rPr>
          <w:sz w:val="24"/>
          <w:szCs w:val="24"/>
          <w:lang w:val="hr-HR"/>
        </w:rPr>
        <w:br w:type="page"/>
      </w:r>
    </w:p>
    <w:p w14:paraId="3EC5D40D" w14:textId="77777777" w:rsidR="006601C6" w:rsidRPr="00A3423B" w:rsidRDefault="006601C6" w:rsidP="00937FA1">
      <w:pPr>
        <w:spacing w:line="360" w:lineRule="auto"/>
        <w:rPr>
          <w:sz w:val="24"/>
          <w:szCs w:val="24"/>
          <w:lang w:val="hr-HR"/>
        </w:rPr>
      </w:pPr>
    </w:p>
    <w:p w14:paraId="4664BC8E" w14:textId="77777777" w:rsidR="00FC3675" w:rsidRPr="00A3423B" w:rsidRDefault="00E569A0" w:rsidP="00937FA1">
      <w:pPr>
        <w:pStyle w:val="Heading1"/>
        <w:spacing w:line="360" w:lineRule="auto"/>
        <w:rPr>
          <w:szCs w:val="24"/>
          <w:lang w:val="hr-HR"/>
        </w:rPr>
      </w:pPr>
      <w:bookmarkStart w:id="1799" w:name="_Toc472077987"/>
      <w:r w:rsidRPr="00A3423B">
        <w:rPr>
          <w:szCs w:val="24"/>
          <w:lang w:val="hr-HR"/>
        </w:rPr>
        <w:t>Zaključak</w:t>
      </w:r>
      <w:bookmarkEnd w:id="1799"/>
    </w:p>
    <w:p w14:paraId="21A27884" w14:textId="0755C974" w:rsidR="00937FA1" w:rsidRPr="00A3423B" w:rsidRDefault="00937FA1" w:rsidP="0019373F">
      <w:pPr>
        <w:spacing w:line="360" w:lineRule="auto"/>
        <w:ind w:firstLine="720"/>
        <w:jc w:val="both"/>
        <w:rPr>
          <w:sz w:val="24"/>
          <w:szCs w:val="24"/>
          <w:lang w:val="hr-HR"/>
        </w:rPr>
      </w:pPr>
      <w:r w:rsidRPr="00A3423B">
        <w:rPr>
          <w:sz w:val="24"/>
          <w:szCs w:val="24"/>
          <w:lang w:val="hr-HR"/>
        </w:rPr>
        <w:t xml:space="preserve">SDN </w:t>
      </w:r>
      <w:r w:rsidR="00621EF9" w:rsidRPr="00A3423B">
        <w:rPr>
          <w:sz w:val="24"/>
          <w:szCs w:val="24"/>
          <w:lang w:val="hr-HR"/>
        </w:rPr>
        <w:t xml:space="preserve">implementiran pomoću </w:t>
      </w:r>
      <w:ins w:id="1800" w:author="Ognjen" w:date="2017-01-17T19:38:00Z">
        <w:r w:rsidR="00A44CE9">
          <w:rPr>
            <w:sz w:val="24"/>
            <w:szCs w:val="24"/>
            <w:lang w:val="hr-HR"/>
          </w:rPr>
          <w:t xml:space="preserve">specifikacije </w:t>
        </w:r>
      </w:ins>
      <w:r w:rsidR="00621EF9" w:rsidRPr="00A3423B">
        <w:rPr>
          <w:sz w:val="24"/>
          <w:szCs w:val="24"/>
          <w:lang w:val="hr-HR"/>
        </w:rPr>
        <w:t>OpenFlow</w:t>
      </w:r>
      <w:del w:id="1801" w:author="Ognjen" w:date="2017-01-17T19:38:00Z">
        <w:r w:rsidR="00621EF9" w:rsidRPr="00A3423B" w:rsidDel="00A44CE9">
          <w:rPr>
            <w:sz w:val="24"/>
            <w:szCs w:val="24"/>
            <w:lang w:val="hr-HR"/>
          </w:rPr>
          <w:delText>a</w:delText>
        </w:r>
      </w:del>
      <w:r w:rsidR="00621EF9" w:rsidRPr="00A3423B">
        <w:rPr>
          <w:sz w:val="24"/>
          <w:szCs w:val="24"/>
          <w:lang w:val="hr-HR"/>
        </w:rPr>
        <w:t xml:space="preserve"> omogućuje </w:t>
      </w:r>
      <w:r w:rsidR="003A377F" w:rsidRPr="00A3423B">
        <w:rPr>
          <w:sz w:val="24"/>
          <w:szCs w:val="24"/>
          <w:lang w:val="hr-HR"/>
        </w:rPr>
        <w:t xml:space="preserve">novi pristup upravljanju </w:t>
      </w:r>
      <w:del w:id="1802" w:author="Ognjen" w:date="2017-01-17T19:38:00Z">
        <w:r w:rsidR="003A377F" w:rsidRPr="00A3423B" w:rsidDel="00A44CE9">
          <w:rPr>
            <w:sz w:val="24"/>
            <w:szCs w:val="24"/>
            <w:lang w:val="hr-HR"/>
          </w:rPr>
          <w:delText xml:space="preserve">kompleksnim </w:delText>
        </w:r>
      </w:del>
      <w:ins w:id="1803" w:author="Ognjen" w:date="2017-01-17T19:38:00Z">
        <w:r w:rsidR="00A44CE9">
          <w:rPr>
            <w:sz w:val="24"/>
            <w:szCs w:val="24"/>
            <w:lang w:val="hr-HR"/>
          </w:rPr>
          <w:t>komunikacijskim</w:t>
        </w:r>
        <w:r w:rsidR="00A44CE9" w:rsidRPr="00A3423B">
          <w:rPr>
            <w:sz w:val="24"/>
            <w:szCs w:val="24"/>
            <w:lang w:val="hr-HR"/>
          </w:rPr>
          <w:t xml:space="preserve"> </w:t>
        </w:r>
      </w:ins>
      <w:r w:rsidR="003A377F" w:rsidRPr="00A3423B">
        <w:rPr>
          <w:sz w:val="24"/>
          <w:szCs w:val="24"/>
          <w:lang w:val="hr-HR"/>
        </w:rPr>
        <w:t>mrežama nezavisno od proizvođača mrežnih uređaja.</w:t>
      </w:r>
      <w:r w:rsidR="0037451E" w:rsidRPr="00A3423B">
        <w:rPr>
          <w:sz w:val="24"/>
          <w:szCs w:val="24"/>
          <w:lang w:val="hr-HR"/>
        </w:rPr>
        <w:t xml:space="preserve"> </w:t>
      </w:r>
      <w:r w:rsidR="00CE1645">
        <w:rPr>
          <w:sz w:val="24"/>
          <w:szCs w:val="24"/>
          <w:lang w:val="hr-HR"/>
        </w:rPr>
        <w:t xml:space="preserve">Moguća je programibilnost upravljačkog uređaja te konfiguriranje </w:t>
      </w:r>
      <w:r w:rsidR="002D0F41">
        <w:rPr>
          <w:sz w:val="24"/>
          <w:szCs w:val="24"/>
          <w:lang w:val="hr-HR"/>
        </w:rPr>
        <w:t xml:space="preserve">drugačijeg načina usmjeravanja </w:t>
      </w:r>
      <w:ins w:id="1804" w:author="Ognjen" w:date="2017-01-17T19:39:00Z">
        <w:r w:rsidR="00A44CE9">
          <w:rPr>
            <w:sz w:val="24"/>
            <w:szCs w:val="24"/>
            <w:lang w:val="hr-HR"/>
          </w:rPr>
          <w:t xml:space="preserve">u mrežnoj infrastrukturi, </w:t>
        </w:r>
      </w:ins>
      <w:r w:rsidR="002D0F41">
        <w:rPr>
          <w:sz w:val="24"/>
          <w:szCs w:val="24"/>
          <w:lang w:val="hr-HR"/>
        </w:rPr>
        <w:t xml:space="preserve">osim onog </w:t>
      </w:r>
      <w:ins w:id="1805" w:author="Ognjen" w:date="2017-01-17T19:39:00Z">
        <w:r w:rsidR="00A44CE9">
          <w:rPr>
            <w:sz w:val="24"/>
            <w:szCs w:val="24"/>
            <w:lang w:val="hr-HR"/>
          </w:rPr>
          <w:t xml:space="preserve">klasičnog koje je </w:t>
        </w:r>
      </w:ins>
      <w:r w:rsidR="002D0F41">
        <w:rPr>
          <w:sz w:val="24"/>
          <w:szCs w:val="24"/>
          <w:lang w:val="hr-HR"/>
        </w:rPr>
        <w:t>zasnovano</w:t>
      </w:r>
      <w:del w:id="1806" w:author="Ognjen" w:date="2017-01-17T19:39:00Z">
        <w:r w:rsidR="002D0F41" w:rsidDel="00A44CE9">
          <w:rPr>
            <w:sz w:val="24"/>
            <w:szCs w:val="24"/>
            <w:lang w:val="hr-HR"/>
          </w:rPr>
          <w:delText>g</w:delText>
        </w:r>
      </w:del>
      <w:r w:rsidR="002D0F41">
        <w:rPr>
          <w:sz w:val="24"/>
          <w:szCs w:val="24"/>
          <w:lang w:val="hr-HR"/>
        </w:rPr>
        <w:t xml:space="preserve"> na </w:t>
      </w:r>
      <w:ins w:id="1807" w:author="Ognjen" w:date="2017-01-17T19:39:00Z">
        <w:r w:rsidR="009F1B0B">
          <w:rPr>
            <w:sz w:val="24"/>
            <w:szCs w:val="24"/>
            <w:lang w:val="hr-HR"/>
          </w:rPr>
          <w:t xml:space="preserve">odredišnoj </w:t>
        </w:r>
      </w:ins>
      <w:r w:rsidR="002D0F41">
        <w:rPr>
          <w:sz w:val="24"/>
          <w:szCs w:val="24"/>
          <w:lang w:val="hr-HR"/>
        </w:rPr>
        <w:t xml:space="preserve">IP </w:t>
      </w:r>
      <w:del w:id="1808" w:author="Ognjen" w:date="2017-01-17T19:39:00Z">
        <w:r w:rsidR="002D0F41" w:rsidDel="009F1B0B">
          <w:rPr>
            <w:sz w:val="24"/>
            <w:szCs w:val="24"/>
            <w:lang w:val="hr-HR"/>
          </w:rPr>
          <w:delText>i MAC adresama</w:delText>
        </w:r>
      </w:del>
      <w:ins w:id="1809" w:author="Ognjen" w:date="2017-01-17T19:39:00Z">
        <w:r w:rsidR="009F1B0B">
          <w:rPr>
            <w:sz w:val="24"/>
            <w:szCs w:val="24"/>
            <w:lang w:val="hr-HR"/>
          </w:rPr>
          <w:t>adresi</w:t>
        </w:r>
      </w:ins>
      <w:r w:rsidR="002D0F41">
        <w:rPr>
          <w:sz w:val="24"/>
          <w:szCs w:val="24"/>
          <w:lang w:val="hr-HR"/>
        </w:rPr>
        <w:t xml:space="preserve">. </w:t>
      </w:r>
      <w:del w:id="1810" w:author="Ognjen" w:date="2017-01-17T19:55:00Z">
        <w:r w:rsidR="0037451E" w:rsidRPr="00A3423B" w:rsidDel="007D6DE8">
          <w:rPr>
            <w:sz w:val="24"/>
            <w:szCs w:val="24"/>
            <w:lang w:val="hr-HR"/>
          </w:rPr>
          <w:delText>Vrlo je vjerojatno da će postati često korištene tehnologije unutar velikih telekomunikacijskih mreža i "cloud" infrastruktura.</w:delText>
        </w:r>
      </w:del>
    </w:p>
    <w:p w14:paraId="70F62D20" w14:textId="77777777" w:rsidR="00A73CF2" w:rsidRPr="00A3423B" w:rsidRDefault="002C2CD6" w:rsidP="0019373F">
      <w:pPr>
        <w:spacing w:line="360" w:lineRule="auto"/>
        <w:ind w:firstLine="720"/>
        <w:jc w:val="both"/>
        <w:rPr>
          <w:sz w:val="24"/>
          <w:szCs w:val="24"/>
          <w:lang w:val="hr-HR"/>
        </w:rPr>
      </w:pPr>
      <w:commentRangeStart w:id="1811"/>
      <w:r w:rsidRPr="00A3423B">
        <w:rPr>
          <w:sz w:val="24"/>
          <w:szCs w:val="24"/>
          <w:lang w:val="hr-HR"/>
        </w:rPr>
        <w:t>Kroz samu analizu OpenFlow poruka može se utvrditi da je</w:t>
      </w:r>
      <w:r w:rsidR="00846EAB" w:rsidRPr="00A3423B">
        <w:rPr>
          <w:sz w:val="24"/>
          <w:szCs w:val="24"/>
          <w:lang w:val="hr-HR"/>
        </w:rPr>
        <w:t xml:space="preserve"> OpenFlow </w:t>
      </w:r>
      <w:commentRangeStart w:id="1812"/>
      <w:r w:rsidR="00846EAB" w:rsidRPr="00A3423B">
        <w:rPr>
          <w:sz w:val="24"/>
          <w:szCs w:val="24"/>
          <w:lang w:val="hr-HR"/>
        </w:rPr>
        <w:t>skoro u potpunosti</w:t>
      </w:r>
      <w:commentRangeEnd w:id="1812"/>
      <w:r w:rsidR="00F6365D">
        <w:rPr>
          <w:rStyle w:val="CommentReference"/>
        </w:rPr>
        <w:commentReference w:id="1812"/>
      </w:r>
      <w:r w:rsidR="00846EAB" w:rsidRPr="00A3423B">
        <w:rPr>
          <w:sz w:val="24"/>
          <w:szCs w:val="24"/>
          <w:lang w:val="hr-HR"/>
        </w:rPr>
        <w:t xml:space="preserve"> implementiran prema specifikaciji unutar OpenDaylighta.</w:t>
      </w:r>
      <w:commentRangeEnd w:id="1811"/>
      <w:r w:rsidR="007D6DE8">
        <w:rPr>
          <w:rStyle w:val="CommentReference"/>
        </w:rPr>
        <w:commentReference w:id="1811"/>
      </w:r>
    </w:p>
    <w:p w14:paraId="2F2E2846" w14:textId="77777777" w:rsidR="00A73CF2" w:rsidRPr="00A3423B" w:rsidRDefault="00A73CF2" w:rsidP="00A73CF2">
      <w:pPr>
        <w:rPr>
          <w:lang w:val="hr-HR"/>
        </w:rPr>
      </w:pPr>
      <w:r w:rsidRPr="00A3423B">
        <w:rPr>
          <w:lang w:val="hr-HR"/>
        </w:rPr>
        <w:br w:type="page"/>
      </w:r>
    </w:p>
    <w:p w14:paraId="18CBE4D1" w14:textId="77777777" w:rsidR="002C3364" w:rsidRPr="00A3423B" w:rsidRDefault="002C3364" w:rsidP="00937FA1">
      <w:pPr>
        <w:pStyle w:val="Heading1"/>
        <w:spacing w:line="360" w:lineRule="auto"/>
        <w:rPr>
          <w:lang w:val="hr-HR"/>
        </w:rPr>
      </w:pPr>
      <w:bookmarkStart w:id="1813" w:name="_Toc472077988"/>
      <w:r w:rsidRPr="00A3423B">
        <w:rPr>
          <w:lang w:val="hr-HR"/>
        </w:rPr>
        <w:lastRenderedPageBreak/>
        <w:t>Literatura</w:t>
      </w:r>
      <w:bookmarkEnd w:id="1813"/>
    </w:p>
    <w:p w14:paraId="6115E22B" w14:textId="77777777" w:rsidR="004A6511" w:rsidRPr="00A3423B" w:rsidRDefault="00637E40" w:rsidP="00A73CF2">
      <w:pPr>
        <w:spacing w:line="360" w:lineRule="auto"/>
        <w:rPr>
          <w:sz w:val="24"/>
          <w:lang w:val="hr-HR"/>
        </w:rPr>
      </w:pPr>
      <w:r w:rsidRPr="00A3423B">
        <w:rPr>
          <w:sz w:val="24"/>
          <w:lang w:val="hr-HR"/>
        </w:rPr>
        <w:t>[1] Open Network</w:t>
      </w:r>
      <w:r w:rsidR="00A0736A" w:rsidRPr="00A3423B">
        <w:rPr>
          <w:sz w:val="24"/>
          <w:lang w:val="hr-HR"/>
        </w:rPr>
        <w:t>ing</w:t>
      </w:r>
      <w:r w:rsidRPr="00A3423B">
        <w:rPr>
          <w:sz w:val="24"/>
          <w:lang w:val="hr-HR"/>
        </w:rPr>
        <w:t xml:space="preserve"> Foundation, </w:t>
      </w:r>
      <w:r w:rsidRPr="00A3423B">
        <w:rPr>
          <w:i/>
          <w:sz w:val="24"/>
          <w:lang w:val="hr-HR"/>
        </w:rPr>
        <w:t>OpenFlow Switch Specification version 1.0.0</w:t>
      </w:r>
      <w:r w:rsidRPr="00A3423B">
        <w:rPr>
          <w:sz w:val="24"/>
          <w:lang w:val="hr-HR"/>
        </w:rPr>
        <w:t>, 2009.</w:t>
      </w:r>
    </w:p>
    <w:p w14:paraId="1F9266F6" w14:textId="77777777" w:rsidR="00637E40" w:rsidRPr="00A3423B" w:rsidRDefault="009B11F1" w:rsidP="00A73CF2">
      <w:pPr>
        <w:spacing w:line="360" w:lineRule="auto"/>
        <w:rPr>
          <w:sz w:val="24"/>
          <w:lang w:val="hr-HR"/>
        </w:rPr>
      </w:pPr>
      <w:r w:rsidRPr="00A3423B">
        <w:rPr>
          <w:sz w:val="24"/>
          <w:lang w:val="hr-HR"/>
        </w:rPr>
        <w:t xml:space="preserve">[2] N. McKeown et al., </w:t>
      </w:r>
      <w:r w:rsidRPr="00A3423B">
        <w:rPr>
          <w:i/>
          <w:sz w:val="24"/>
          <w:lang w:val="hr-HR"/>
        </w:rPr>
        <w:t>OpenFlow: Enabling Innovation in Campus Networks</w:t>
      </w:r>
      <w:r w:rsidR="00BC50F4" w:rsidRPr="00A3423B">
        <w:rPr>
          <w:sz w:val="24"/>
          <w:lang w:val="hr-HR"/>
        </w:rPr>
        <w:t xml:space="preserve">, dostupno na </w:t>
      </w:r>
      <w:commentRangeStart w:id="1814"/>
      <w:r w:rsidR="00346C37">
        <w:fldChar w:fldCharType="begin"/>
      </w:r>
      <w:r w:rsidR="00346C37">
        <w:instrText xml:space="preserve"> HYPERLINK "http://ccr.sigcomm.org/online/files/p69-v38n2n-mckeown.pdf" </w:instrText>
      </w:r>
      <w:r w:rsidR="00346C37">
        <w:fldChar w:fldCharType="separate"/>
      </w:r>
      <w:r w:rsidRPr="00A3423B">
        <w:rPr>
          <w:rStyle w:val="Hyperlink"/>
          <w:sz w:val="24"/>
          <w:lang w:val="hr-HR"/>
        </w:rPr>
        <w:t>http://ccr.sigcomm.org/online/files/p69-v38n2n-mckeown.pdf</w:t>
      </w:r>
      <w:r w:rsidR="00346C37">
        <w:rPr>
          <w:rStyle w:val="Hyperlink"/>
          <w:sz w:val="24"/>
          <w:lang w:val="hr-HR"/>
        </w:rPr>
        <w:fldChar w:fldCharType="end"/>
      </w:r>
      <w:commentRangeEnd w:id="1814"/>
      <w:r w:rsidR="00F100E6">
        <w:rPr>
          <w:rStyle w:val="CommentReference"/>
        </w:rPr>
        <w:commentReference w:id="1814"/>
      </w:r>
    </w:p>
    <w:p w14:paraId="4E84AEF4" w14:textId="77777777" w:rsidR="009B11F1" w:rsidRPr="00A3423B" w:rsidRDefault="009B11F1" w:rsidP="00A73CF2">
      <w:pPr>
        <w:spacing w:line="360" w:lineRule="auto"/>
        <w:rPr>
          <w:sz w:val="24"/>
          <w:lang w:val="hr-HR"/>
        </w:rPr>
      </w:pPr>
      <w:r w:rsidRPr="00A3423B">
        <w:rPr>
          <w:sz w:val="24"/>
          <w:lang w:val="hr-HR"/>
        </w:rPr>
        <w:t xml:space="preserve">[3] </w:t>
      </w:r>
      <w:r w:rsidR="00BC50F4" w:rsidRPr="00A3423B">
        <w:rPr>
          <w:sz w:val="24"/>
          <w:lang w:val="hr-HR"/>
        </w:rPr>
        <w:t xml:space="preserve">W. Stallings, </w:t>
      </w:r>
      <w:r w:rsidR="00BC50F4" w:rsidRPr="00A3423B">
        <w:rPr>
          <w:i/>
          <w:sz w:val="24"/>
          <w:lang w:val="hr-HR"/>
        </w:rPr>
        <w:t>Software-Defined Networks and OpenFlow</w:t>
      </w:r>
      <w:r w:rsidR="00BC50F4" w:rsidRPr="00A3423B">
        <w:rPr>
          <w:sz w:val="24"/>
          <w:lang w:val="hr-HR"/>
        </w:rPr>
        <w:t xml:space="preserve">, dostupno na </w:t>
      </w:r>
      <w:hyperlink r:id="rId31" w:history="1">
        <w:r w:rsidR="00BC50F4" w:rsidRPr="00A3423B">
          <w:rPr>
            <w:rStyle w:val="Hyperlink"/>
            <w:sz w:val="24"/>
            <w:lang w:val="hr-HR"/>
          </w:rPr>
          <w:t>http://www.cisco.com/web/about/ac123/ac147/archived_issues/ipj_16-1/ipj_16-1.pdf</w:t>
        </w:r>
      </w:hyperlink>
    </w:p>
    <w:p w14:paraId="53389A56" w14:textId="77777777" w:rsidR="00BC50F4" w:rsidRPr="00A3423B" w:rsidRDefault="00A7550C" w:rsidP="00A73CF2">
      <w:pPr>
        <w:spacing w:line="360" w:lineRule="auto"/>
        <w:rPr>
          <w:sz w:val="24"/>
          <w:lang w:val="hr-HR"/>
        </w:rPr>
      </w:pPr>
      <w:r w:rsidRPr="00A3423B">
        <w:rPr>
          <w:sz w:val="24"/>
          <w:lang w:val="hr-HR"/>
        </w:rPr>
        <w:t xml:space="preserve">[4] </w:t>
      </w:r>
      <w:commentRangeStart w:id="1815"/>
      <w:r w:rsidR="00350E53" w:rsidRPr="00A3423B">
        <w:rPr>
          <w:sz w:val="24"/>
          <w:lang w:val="hr-HR"/>
        </w:rPr>
        <w:t xml:space="preserve">O SDN-u i OpenFlowu na </w:t>
      </w:r>
      <w:hyperlink r:id="rId32" w:history="1">
        <w:r w:rsidR="00350E53" w:rsidRPr="00A3423B">
          <w:rPr>
            <w:rStyle w:val="Hyperlink"/>
            <w:sz w:val="24"/>
            <w:lang w:val="hr-HR"/>
          </w:rPr>
          <w:t>http://www.opennetworking.org/</w:t>
        </w:r>
      </w:hyperlink>
    </w:p>
    <w:p w14:paraId="3D85AAF6" w14:textId="77777777" w:rsidR="007B0A29" w:rsidRPr="00A3423B" w:rsidRDefault="007B0A29" w:rsidP="00A73CF2">
      <w:pPr>
        <w:spacing w:line="360" w:lineRule="auto"/>
        <w:rPr>
          <w:sz w:val="24"/>
          <w:lang w:val="hr-HR"/>
        </w:rPr>
      </w:pPr>
      <w:r w:rsidRPr="00A3423B">
        <w:rPr>
          <w:sz w:val="24"/>
          <w:lang w:val="hr-HR"/>
        </w:rPr>
        <w:t xml:space="preserve">[5] Podaci o korisnicima interneta na </w:t>
      </w:r>
      <w:hyperlink r:id="rId33" w:history="1">
        <w:r w:rsidRPr="00A3423B">
          <w:rPr>
            <w:rStyle w:val="Hyperlink"/>
            <w:sz w:val="24"/>
            <w:lang w:val="hr-HR"/>
          </w:rPr>
          <w:t>http://www.internetlivestats.com/internet-users/</w:t>
        </w:r>
      </w:hyperlink>
    </w:p>
    <w:p w14:paraId="4BFC716A" w14:textId="77777777" w:rsidR="00D43412" w:rsidRPr="00A3423B" w:rsidRDefault="00D43412" w:rsidP="00A73CF2">
      <w:pPr>
        <w:spacing w:line="360" w:lineRule="auto"/>
        <w:rPr>
          <w:sz w:val="24"/>
          <w:lang w:val="hr-HR"/>
        </w:rPr>
      </w:pPr>
      <w:r w:rsidRPr="00A3423B">
        <w:rPr>
          <w:sz w:val="24"/>
          <w:lang w:val="hr-HR"/>
        </w:rPr>
        <w:t xml:space="preserve">[6] O razinama mreže na </w:t>
      </w:r>
      <w:hyperlink r:id="rId34" w:history="1">
        <w:r w:rsidRPr="00A3423B">
          <w:rPr>
            <w:rStyle w:val="Hyperlink"/>
            <w:sz w:val="24"/>
            <w:lang w:val="hr-HR"/>
          </w:rPr>
          <w:t>https://www.opendaylight.org/news/blogs/2016/11/software-defined-networking-fundamentals-part-1-intro-networking-planes</w:t>
        </w:r>
      </w:hyperlink>
    </w:p>
    <w:p w14:paraId="2E97C561" w14:textId="77777777" w:rsidR="00E23EC9" w:rsidRPr="00A3423B" w:rsidRDefault="00E23EC9" w:rsidP="00A73CF2">
      <w:pPr>
        <w:spacing w:line="360" w:lineRule="auto"/>
        <w:rPr>
          <w:sz w:val="24"/>
          <w:lang w:val="hr-HR"/>
        </w:rPr>
      </w:pPr>
      <w:r w:rsidRPr="00A3423B">
        <w:rPr>
          <w:sz w:val="24"/>
          <w:lang w:val="hr-HR"/>
        </w:rPr>
        <w:t xml:space="preserve">[7] O SDN-u na </w:t>
      </w:r>
      <w:hyperlink r:id="rId35" w:history="1">
        <w:r w:rsidRPr="00A3423B">
          <w:rPr>
            <w:rStyle w:val="Hyperlink"/>
            <w:sz w:val="24"/>
            <w:lang w:val="hr-HR"/>
          </w:rPr>
          <w:t>http://www.sdxcentral.com/sdn/definitions/what-the-definition-of-software-defined-networking-sdn/</w:t>
        </w:r>
      </w:hyperlink>
      <w:commentRangeEnd w:id="1815"/>
      <w:r w:rsidR="00F100E6">
        <w:rPr>
          <w:rStyle w:val="CommentReference"/>
        </w:rPr>
        <w:commentReference w:id="1815"/>
      </w:r>
    </w:p>
    <w:p w14:paraId="0F7BD3DD" w14:textId="1C4A496B" w:rsidR="009C29F3" w:rsidRPr="00A3423B" w:rsidRDefault="009C29F3" w:rsidP="00A73CF2">
      <w:pPr>
        <w:spacing w:line="360" w:lineRule="auto"/>
        <w:rPr>
          <w:sz w:val="24"/>
          <w:lang w:val="hr-HR"/>
        </w:rPr>
      </w:pPr>
      <w:r w:rsidRPr="00A3423B">
        <w:rPr>
          <w:sz w:val="24"/>
          <w:lang w:val="hr-HR"/>
        </w:rPr>
        <w:t xml:space="preserve">[8] </w:t>
      </w:r>
      <w:r w:rsidR="00886C11" w:rsidRPr="00A3423B">
        <w:rPr>
          <w:sz w:val="24"/>
          <w:lang w:val="hr-HR"/>
        </w:rPr>
        <w:t xml:space="preserve">NoviFlow, </w:t>
      </w:r>
      <w:r w:rsidR="0017791E" w:rsidRPr="00A3423B">
        <w:rPr>
          <w:i/>
          <w:sz w:val="24"/>
          <w:lang w:val="hr-HR"/>
        </w:rPr>
        <w:t>Use Cases for high capacity OpenFlow switching at the intelligent edge</w:t>
      </w:r>
      <w:r w:rsidR="0017791E" w:rsidRPr="00A3423B">
        <w:rPr>
          <w:sz w:val="24"/>
          <w:lang w:val="hr-HR"/>
        </w:rPr>
        <w:t>, 2014.</w:t>
      </w:r>
      <w:ins w:id="1816" w:author="Ognjen" w:date="2017-01-16T15:05:00Z">
        <w:r w:rsidR="000F0D92">
          <w:rPr>
            <w:sz w:val="24"/>
            <w:lang w:val="hr-HR"/>
          </w:rPr>
          <w:t>,</w:t>
        </w:r>
      </w:ins>
      <w:r w:rsidR="0017791E" w:rsidRPr="00A3423B">
        <w:rPr>
          <w:sz w:val="24"/>
          <w:lang w:val="hr-HR"/>
        </w:rPr>
        <w:t xml:space="preserve"> dostupno na</w:t>
      </w:r>
      <w:r w:rsidR="00EB4AAD" w:rsidRPr="00A3423B">
        <w:rPr>
          <w:sz w:val="24"/>
          <w:lang w:val="hr-HR"/>
        </w:rPr>
        <w:t xml:space="preserve"> </w:t>
      </w:r>
      <w:hyperlink r:id="rId36" w:history="1">
        <w:r w:rsidR="00EB4AAD" w:rsidRPr="00A3423B">
          <w:rPr>
            <w:rStyle w:val="Hyperlink"/>
            <w:sz w:val="24"/>
            <w:lang w:val="hr-HR"/>
          </w:rPr>
          <w:t>http://noviflow.com/resource/sdn-at-the-intelligent-edge/</w:t>
        </w:r>
      </w:hyperlink>
    </w:p>
    <w:p w14:paraId="1C7B6C8D" w14:textId="77777777" w:rsidR="00EB4AAD" w:rsidRPr="00A3423B" w:rsidRDefault="00EB4AAD" w:rsidP="00A73CF2">
      <w:pPr>
        <w:spacing w:line="360" w:lineRule="auto"/>
        <w:rPr>
          <w:sz w:val="24"/>
          <w:lang w:val="hr-HR"/>
        </w:rPr>
      </w:pPr>
      <w:r w:rsidRPr="00A3423B">
        <w:rPr>
          <w:sz w:val="24"/>
          <w:lang w:val="hr-HR"/>
        </w:rPr>
        <w:t xml:space="preserve">[9] </w:t>
      </w:r>
      <w:commentRangeStart w:id="1817"/>
      <w:r w:rsidRPr="00A3423B">
        <w:rPr>
          <w:sz w:val="24"/>
          <w:lang w:val="hr-HR"/>
        </w:rPr>
        <w:t xml:space="preserve">O OpenDaylightu na </w:t>
      </w:r>
      <w:hyperlink r:id="rId37" w:history="1">
        <w:r w:rsidRPr="00A3423B">
          <w:rPr>
            <w:rStyle w:val="Hyperlink"/>
            <w:sz w:val="24"/>
            <w:lang w:val="hr-HR"/>
          </w:rPr>
          <w:t>http://wiki.opendaylight.org</w:t>
        </w:r>
      </w:hyperlink>
      <w:commentRangeEnd w:id="1817"/>
      <w:r w:rsidR="000F0D92">
        <w:rPr>
          <w:rStyle w:val="CommentReference"/>
        </w:rPr>
        <w:commentReference w:id="1817"/>
      </w:r>
    </w:p>
    <w:p w14:paraId="46001797" w14:textId="68EF46AA" w:rsidR="00EB4AAD" w:rsidRPr="00A3423B" w:rsidRDefault="00A0736A" w:rsidP="00A73CF2">
      <w:pPr>
        <w:spacing w:line="360" w:lineRule="auto"/>
        <w:rPr>
          <w:sz w:val="24"/>
          <w:lang w:val="hr-HR"/>
        </w:rPr>
      </w:pPr>
      <w:r w:rsidRPr="00A3423B">
        <w:rPr>
          <w:sz w:val="24"/>
          <w:lang w:val="hr-HR"/>
        </w:rPr>
        <w:t xml:space="preserve">[10] Open Networking Foundation, </w:t>
      </w:r>
      <w:r w:rsidRPr="00A3423B">
        <w:rPr>
          <w:i/>
          <w:sz w:val="24"/>
          <w:lang w:val="hr-HR"/>
        </w:rPr>
        <w:t>SDN Architecture Overview</w:t>
      </w:r>
      <w:r w:rsidRPr="00A3423B">
        <w:rPr>
          <w:sz w:val="24"/>
          <w:lang w:val="hr-HR"/>
        </w:rPr>
        <w:t>, 2013.</w:t>
      </w:r>
      <w:ins w:id="1818" w:author="Ognjen" w:date="2017-01-16T15:06:00Z">
        <w:r w:rsidR="000F0D92">
          <w:rPr>
            <w:sz w:val="24"/>
            <w:lang w:val="hr-HR"/>
          </w:rPr>
          <w:t>,</w:t>
        </w:r>
      </w:ins>
      <w:r w:rsidRPr="00A3423B">
        <w:rPr>
          <w:sz w:val="24"/>
          <w:lang w:val="hr-HR"/>
        </w:rPr>
        <w:t xml:space="preserve"> dostupno na </w:t>
      </w:r>
      <w:hyperlink r:id="rId38" w:history="1">
        <w:r w:rsidRPr="00A3423B">
          <w:rPr>
            <w:rStyle w:val="Hyperlink"/>
            <w:sz w:val="24"/>
            <w:lang w:val="hr-HR"/>
          </w:rPr>
          <w:t>https://www.opennetworking.org/images/stories/downloads/sdn-resources/technical-reports/SDN-architecture-overview-1.0.pdf</w:t>
        </w:r>
      </w:hyperlink>
    </w:p>
    <w:p w14:paraId="0C95E8CE" w14:textId="77777777" w:rsidR="00587B18" w:rsidRPr="00A3423B" w:rsidRDefault="00587B18" w:rsidP="00A73CF2">
      <w:pPr>
        <w:spacing w:line="360" w:lineRule="auto"/>
        <w:rPr>
          <w:sz w:val="24"/>
          <w:lang w:val="hr-HR"/>
        </w:rPr>
      </w:pPr>
      <w:r w:rsidRPr="00A3423B">
        <w:rPr>
          <w:sz w:val="24"/>
          <w:lang w:val="hr-HR"/>
        </w:rPr>
        <w:t xml:space="preserve">[11] </w:t>
      </w:r>
      <w:commentRangeStart w:id="1819"/>
      <w:r w:rsidRPr="00A3423B">
        <w:rPr>
          <w:sz w:val="24"/>
          <w:lang w:val="hr-HR"/>
        </w:rPr>
        <w:t xml:space="preserve">O SDN-u na </w:t>
      </w:r>
      <w:hyperlink r:id="rId39" w:history="1">
        <w:r w:rsidRPr="00A3423B">
          <w:rPr>
            <w:rStyle w:val="Hyperlink"/>
            <w:sz w:val="24"/>
            <w:lang w:val="hr-HR"/>
          </w:rPr>
          <w:t>http://www.radio-electronics.com/info/telecommunications_networks/sdn-software-defined-networking/basics-tutorial.php</w:t>
        </w:r>
      </w:hyperlink>
      <w:commentRangeEnd w:id="1819"/>
      <w:r w:rsidR="000F0D92">
        <w:rPr>
          <w:rStyle w:val="CommentReference"/>
        </w:rPr>
        <w:commentReference w:id="1819"/>
      </w:r>
    </w:p>
    <w:p w14:paraId="6E10DE5B" w14:textId="406C48BC" w:rsidR="00222AD1" w:rsidRPr="00A3423B" w:rsidRDefault="00222AD1" w:rsidP="00A73CF2">
      <w:pPr>
        <w:spacing w:line="360" w:lineRule="auto"/>
        <w:rPr>
          <w:sz w:val="24"/>
          <w:lang w:val="hr-HR"/>
        </w:rPr>
      </w:pPr>
      <w:r w:rsidRPr="00A3423B">
        <w:rPr>
          <w:sz w:val="24"/>
          <w:lang w:val="hr-HR"/>
        </w:rPr>
        <w:t xml:space="preserve">[12] Open Networking Foundation, </w:t>
      </w:r>
      <w:r w:rsidRPr="00A3423B">
        <w:rPr>
          <w:i/>
          <w:sz w:val="24"/>
          <w:lang w:val="hr-HR"/>
        </w:rPr>
        <w:t>SDN Security Considerations in the Data Center</w:t>
      </w:r>
      <w:del w:id="1820" w:author="Ognjen" w:date="2017-01-16T15:04:00Z">
        <w:r w:rsidRPr="00A3423B" w:rsidDel="00F100E6">
          <w:rPr>
            <w:sz w:val="24"/>
            <w:lang w:val="hr-HR"/>
          </w:rPr>
          <w:delText>m</w:delText>
        </w:r>
      </w:del>
      <w:r w:rsidRPr="00A3423B">
        <w:rPr>
          <w:sz w:val="24"/>
          <w:lang w:val="hr-HR"/>
        </w:rPr>
        <w:t>, 2013.</w:t>
      </w:r>
      <w:ins w:id="1821" w:author="Ognjen" w:date="2017-01-16T15:06:00Z">
        <w:r w:rsidR="000F0D92">
          <w:rPr>
            <w:sz w:val="24"/>
            <w:lang w:val="hr-HR"/>
          </w:rPr>
          <w:t>,</w:t>
        </w:r>
      </w:ins>
      <w:r w:rsidRPr="00A3423B">
        <w:rPr>
          <w:sz w:val="24"/>
          <w:lang w:val="hr-HR"/>
        </w:rPr>
        <w:t xml:space="preserve"> dostupno na </w:t>
      </w:r>
      <w:commentRangeStart w:id="1822"/>
      <w:r w:rsidR="00346C37">
        <w:fldChar w:fldCharType="begin"/>
      </w:r>
      <w:r w:rsidR="00346C37">
        <w:instrText xml:space="preserve"> HYPERLINK "http://www.opennetworking.org/images/stories/downloads/sdn-resources/solution-briefs/sb-security-data-center.pdf" </w:instrText>
      </w:r>
      <w:r w:rsidR="00346C37">
        <w:fldChar w:fldCharType="separate"/>
      </w:r>
      <w:r w:rsidR="00AC76AA" w:rsidRPr="00A3423B">
        <w:rPr>
          <w:rStyle w:val="Hyperlink"/>
          <w:sz w:val="24"/>
          <w:lang w:val="hr-HR"/>
        </w:rPr>
        <w:t>http</w:t>
      </w:r>
      <w:r w:rsidRPr="00A3423B">
        <w:rPr>
          <w:rStyle w:val="Hyperlink"/>
          <w:sz w:val="24"/>
          <w:lang w:val="hr-HR"/>
        </w:rPr>
        <w:t>://www.opennetworking.org/images/stories/downloads/sdn-resources/solution-briefs/sb-security-data-center.pdf</w:t>
      </w:r>
      <w:r w:rsidR="00346C37">
        <w:rPr>
          <w:rStyle w:val="Hyperlink"/>
          <w:sz w:val="24"/>
          <w:lang w:val="hr-HR"/>
        </w:rPr>
        <w:fldChar w:fldCharType="end"/>
      </w:r>
      <w:commentRangeEnd w:id="1822"/>
      <w:r w:rsidR="000F0D92">
        <w:rPr>
          <w:rStyle w:val="CommentReference"/>
        </w:rPr>
        <w:commentReference w:id="1822"/>
      </w:r>
    </w:p>
    <w:p w14:paraId="182F39C1" w14:textId="77777777" w:rsidR="00AC76AA" w:rsidRPr="00A3423B" w:rsidRDefault="00AC76AA">
      <w:pPr>
        <w:widowControl/>
        <w:spacing w:line="240" w:lineRule="auto"/>
        <w:rPr>
          <w:sz w:val="24"/>
          <w:lang w:val="hr-HR"/>
        </w:rPr>
      </w:pPr>
      <w:r w:rsidRPr="00A3423B">
        <w:rPr>
          <w:sz w:val="24"/>
          <w:lang w:val="hr-HR"/>
        </w:rPr>
        <w:br w:type="page"/>
      </w:r>
    </w:p>
    <w:p w14:paraId="66C75BC8" w14:textId="77777777" w:rsidR="00A0736A" w:rsidRPr="00A3423B" w:rsidRDefault="00AC76AA" w:rsidP="00C70565">
      <w:pPr>
        <w:pStyle w:val="Heading1"/>
        <w:spacing w:line="360" w:lineRule="auto"/>
        <w:rPr>
          <w:lang w:val="hr-HR"/>
        </w:rPr>
      </w:pPr>
      <w:bookmarkStart w:id="1823" w:name="_Toc472077989"/>
      <w:r w:rsidRPr="00A3423B">
        <w:rPr>
          <w:lang w:val="hr-HR"/>
        </w:rPr>
        <w:lastRenderedPageBreak/>
        <w:t>Skraćenice</w:t>
      </w:r>
      <w:bookmarkEnd w:id="1823"/>
    </w:p>
    <w:p w14:paraId="0918EA1E" w14:textId="77777777" w:rsidR="00AC76AA" w:rsidRPr="00A3423B" w:rsidRDefault="00C70565" w:rsidP="00C70565">
      <w:pPr>
        <w:spacing w:line="360" w:lineRule="auto"/>
        <w:rPr>
          <w:i/>
          <w:sz w:val="24"/>
          <w:lang w:val="hr-HR"/>
        </w:rPr>
      </w:pPr>
      <w:r w:rsidRPr="00A3423B">
        <w:rPr>
          <w:sz w:val="24"/>
          <w:lang w:val="hr-HR"/>
        </w:rPr>
        <w:t>IP</w:t>
      </w:r>
      <w:r w:rsidR="008508F3" w:rsidRPr="00A3423B">
        <w:rPr>
          <w:sz w:val="24"/>
          <w:lang w:val="hr-HR"/>
        </w:rPr>
        <w:t xml:space="preserve"> – </w:t>
      </w:r>
      <w:r w:rsidR="008508F3" w:rsidRPr="00A3423B">
        <w:rPr>
          <w:i/>
          <w:sz w:val="24"/>
          <w:lang w:val="hr-HR"/>
        </w:rPr>
        <w:t>Internet Protocol</w:t>
      </w:r>
    </w:p>
    <w:p w14:paraId="1BDA27F0" w14:textId="77777777" w:rsidR="00207225" w:rsidRPr="00A3423B" w:rsidRDefault="00207225" w:rsidP="00C70565">
      <w:pPr>
        <w:spacing w:line="360" w:lineRule="auto"/>
        <w:rPr>
          <w:sz w:val="24"/>
          <w:lang w:val="hr-HR"/>
        </w:rPr>
      </w:pPr>
      <w:r w:rsidRPr="00A3423B">
        <w:rPr>
          <w:sz w:val="24"/>
          <w:lang w:val="hr-HR"/>
        </w:rPr>
        <w:t xml:space="preserve">MAC – </w:t>
      </w:r>
      <w:r w:rsidRPr="00A3423B">
        <w:rPr>
          <w:i/>
          <w:sz w:val="24"/>
          <w:lang w:val="hr-HR"/>
        </w:rPr>
        <w:t>Media Access Control</w:t>
      </w:r>
    </w:p>
    <w:p w14:paraId="1B3AEE04" w14:textId="77777777" w:rsidR="008508F3" w:rsidRPr="00A3423B" w:rsidRDefault="008508F3" w:rsidP="00C70565">
      <w:pPr>
        <w:spacing w:line="360" w:lineRule="auto"/>
        <w:rPr>
          <w:sz w:val="24"/>
          <w:lang w:val="hr-HR"/>
        </w:rPr>
      </w:pPr>
      <w:r w:rsidRPr="00A3423B">
        <w:rPr>
          <w:sz w:val="24"/>
          <w:lang w:val="hr-HR"/>
        </w:rPr>
        <w:t xml:space="preserve">SDN – </w:t>
      </w:r>
      <w:r w:rsidRPr="00A3423B">
        <w:rPr>
          <w:i/>
          <w:sz w:val="24"/>
          <w:lang w:val="hr-HR"/>
        </w:rPr>
        <w:t>Software Defined Network</w:t>
      </w:r>
    </w:p>
    <w:p w14:paraId="2AB40985" w14:textId="2250A768" w:rsidR="008904F7" w:rsidRDefault="008904F7" w:rsidP="00C70565">
      <w:pPr>
        <w:spacing w:line="360" w:lineRule="auto"/>
        <w:rPr>
          <w:ins w:id="1824" w:author="Ognjen" w:date="2017-01-17T19:58:00Z"/>
          <w:sz w:val="24"/>
          <w:lang w:val="hr-HR"/>
        </w:rPr>
      </w:pPr>
      <w:ins w:id="1825" w:author="Ognjen" w:date="2017-01-17T19:58:00Z">
        <w:r>
          <w:rPr>
            <w:sz w:val="24"/>
            <w:lang w:val="hr-HR"/>
          </w:rPr>
          <w:t>SDNC - SDN Controller</w:t>
        </w:r>
      </w:ins>
    </w:p>
    <w:p w14:paraId="3EC9E266" w14:textId="77777777" w:rsidR="008508F3" w:rsidRPr="00A3423B" w:rsidRDefault="008508F3" w:rsidP="00C70565">
      <w:pPr>
        <w:spacing w:line="360" w:lineRule="auto"/>
        <w:rPr>
          <w:sz w:val="24"/>
          <w:lang w:val="hr-HR"/>
        </w:rPr>
      </w:pPr>
      <w:r w:rsidRPr="00A3423B">
        <w:rPr>
          <w:sz w:val="24"/>
          <w:lang w:val="hr-HR"/>
        </w:rPr>
        <w:t xml:space="preserve">ONF – </w:t>
      </w:r>
      <w:r w:rsidRPr="00A3423B">
        <w:rPr>
          <w:i/>
          <w:sz w:val="24"/>
          <w:lang w:val="hr-HR"/>
        </w:rPr>
        <w:t>Open Networking Foundation</w:t>
      </w:r>
    </w:p>
    <w:p w14:paraId="61FF3FD0" w14:textId="77777777" w:rsidR="008508F3" w:rsidRPr="00A3423B" w:rsidRDefault="008508F3" w:rsidP="00C70565">
      <w:pPr>
        <w:spacing w:line="360" w:lineRule="auto"/>
        <w:rPr>
          <w:sz w:val="24"/>
          <w:lang w:val="hr-HR"/>
        </w:rPr>
      </w:pPr>
      <w:r w:rsidRPr="00A3423B">
        <w:rPr>
          <w:sz w:val="24"/>
          <w:lang w:val="hr-HR"/>
        </w:rPr>
        <w:t xml:space="preserve">SSL – </w:t>
      </w:r>
      <w:r w:rsidRPr="00A3423B">
        <w:rPr>
          <w:i/>
          <w:sz w:val="24"/>
          <w:lang w:val="hr-HR"/>
        </w:rPr>
        <w:t>Secure Sockets Layer</w:t>
      </w:r>
    </w:p>
    <w:p w14:paraId="184009D3" w14:textId="379A04B9" w:rsidR="008508F3" w:rsidRPr="00A3423B" w:rsidRDefault="008508F3" w:rsidP="00C70565">
      <w:pPr>
        <w:spacing w:line="360" w:lineRule="auto"/>
        <w:rPr>
          <w:i/>
          <w:sz w:val="24"/>
          <w:lang w:val="hr-HR"/>
        </w:rPr>
      </w:pPr>
      <w:r w:rsidRPr="00A3423B">
        <w:rPr>
          <w:sz w:val="24"/>
          <w:lang w:val="hr-HR"/>
        </w:rPr>
        <w:t>T</w:t>
      </w:r>
      <w:del w:id="1826" w:author="Ognjen" w:date="2017-01-17T19:58:00Z">
        <w:r w:rsidRPr="00A3423B" w:rsidDel="008904F7">
          <w:rPr>
            <w:sz w:val="24"/>
            <w:lang w:val="hr-HR"/>
          </w:rPr>
          <w:delText>S</w:delText>
        </w:r>
      </w:del>
      <w:r w:rsidRPr="00A3423B">
        <w:rPr>
          <w:sz w:val="24"/>
          <w:lang w:val="hr-HR"/>
        </w:rPr>
        <w:t>L</w:t>
      </w:r>
      <w:ins w:id="1827" w:author="Ognjen" w:date="2017-01-17T19:58:00Z">
        <w:r w:rsidR="008904F7">
          <w:rPr>
            <w:sz w:val="24"/>
            <w:lang w:val="hr-HR"/>
          </w:rPr>
          <w:t>S</w:t>
        </w:r>
      </w:ins>
      <w:r w:rsidRPr="00A3423B">
        <w:rPr>
          <w:sz w:val="24"/>
          <w:lang w:val="hr-HR"/>
        </w:rPr>
        <w:t xml:space="preserve"> – </w:t>
      </w:r>
      <w:r w:rsidRPr="00A3423B">
        <w:rPr>
          <w:i/>
          <w:sz w:val="24"/>
          <w:lang w:val="hr-HR"/>
        </w:rPr>
        <w:t>Transport Layer Security</w:t>
      </w:r>
    </w:p>
    <w:p w14:paraId="6BC58F68" w14:textId="77777777" w:rsidR="008508F3" w:rsidRPr="00A3423B" w:rsidRDefault="008508F3" w:rsidP="00C70565">
      <w:pPr>
        <w:spacing w:line="360" w:lineRule="auto"/>
        <w:rPr>
          <w:sz w:val="24"/>
          <w:lang w:val="hr-HR"/>
        </w:rPr>
      </w:pPr>
      <w:r w:rsidRPr="00A3423B">
        <w:rPr>
          <w:sz w:val="24"/>
          <w:lang w:val="hr-HR"/>
        </w:rPr>
        <w:t xml:space="preserve">API – </w:t>
      </w:r>
      <w:r w:rsidRPr="00A3423B">
        <w:rPr>
          <w:i/>
          <w:sz w:val="24"/>
          <w:lang w:val="hr-HR"/>
        </w:rPr>
        <w:t>Application Programming Interface</w:t>
      </w:r>
    </w:p>
    <w:p w14:paraId="151B8BFC" w14:textId="77777777" w:rsidR="008508F3" w:rsidRPr="00A3423B" w:rsidRDefault="00454F85" w:rsidP="00C70565">
      <w:pPr>
        <w:spacing w:line="360" w:lineRule="auto"/>
        <w:rPr>
          <w:i/>
          <w:sz w:val="24"/>
          <w:lang w:val="hr-HR"/>
        </w:rPr>
      </w:pPr>
      <w:r w:rsidRPr="00A3423B">
        <w:rPr>
          <w:sz w:val="24"/>
          <w:lang w:val="hr-HR"/>
        </w:rPr>
        <w:t xml:space="preserve">ARP – </w:t>
      </w:r>
      <w:r w:rsidRPr="00A3423B">
        <w:rPr>
          <w:i/>
          <w:sz w:val="24"/>
          <w:lang w:val="hr-HR"/>
        </w:rPr>
        <w:t>Address Resolution Protocol</w:t>
      </w:r>
    </w:p>
    <w:p w14:paraId="5CD5F81F" w14:textId="77777777" w:rsidR="00454F85" w:rsidRPr="00A3423B" w:rsidRDefault="00454F85" w:rsidP="00C70565">
      <w:pPr>
        <w:spacing w:line="360" w:lineRule="auto"/>
        <w:rPr>
          <w:sz w:val="24"/>
          <w:lang w:val="hr-HR"/>
        </w:rPr>
      </w:pPr>
      <w:r w:rsidRPr="00A3423B">
        <w:rPr>
          <w:sz w:val="24"/>
          <w:lang w:val="hr-HR"/>
        </w:rPr>
        <w:t xml:space="preserve">TCP – </w:t>
      </w:r>
      <w:r w:rsidRPr="00A3423B">
        <w:rPr>
          <w:i/>
          <w:sz w:val="24"/>
          <w:lang w:val="hr-HR"/>
        </w:rPr>
        <w:t>Transmission Control Protocol</w:t>
      </w:r>
    </w:p>
    <w:p w14:paraId="179C923C" w14:textId="77777777" w:rsidR="00454F85" w:rsidRPr="00A3423B" w:rsidRDefault="0078112A" w:rsidP="00C70565">
      <w:pPr>
        <w:spacing w:line="360" w:lineRule="auto"/>
        <w:rPr>
          <w:sz w:val="24"/>
          <w:lang w:val="hr-HR"/>
        </w:rPr>
      </w:pPr>
      <w:r w:rsidRPr="00A3423B">
        <w:rPr>
          <w:sz w:val="24"/>
          <w:lang w:val="hr-HR"/>
        </w:rPr>
        <w:t xml:space="preserve">UDP – </w:t>
      </w:r>
      <w:r w:rsidRPr="00A3423B">
        <w:rPr>
          <w:i/>
          <w:sz w:val="24"/>
          <w:lang w:val="hr-HR"/>
        </w:rPr>
        <w:t>User Datagram Protocol</w:t>
      </w:r>
    </w:p>
    <w:p w14:paraId="6CA2BA85" w14:textId="77777777" w:rsidR="0078112A" w:rsidRPr="00A3423B" w:rsidRDefault="0078112A" w:rsidP="00C70565">
      <w:pPr>
        <w:spacing w:line="360" w:lineRule="auto"/>
        <w:rPr>
          <w:i/>
          <w:sz w:val="24"/>
          <w:lang w:val="hr-HR"/>
        </w:rPr>
      </w:pPr>
      <w:r w:rsidRPr="00A3423B">
        <w:rPr>
          <w:sz w:val="24"/>
          <w:lang w:val="hr-HR"/>
        </w:rPr>
        <w:t xml:space="preserve">VLAN – </w:t>
      </w:r>
      <w:r w:rsidRPr="00A3423B">
        <w:rPr>
          <w:i/>
          <w:sz w:val="24"/>
          <w:lang w:val="hr-HR"/>
        </w:rPr>
        <w:t>Virtual Local Area Network</w:t>
      </w:r>
    </w:p>
    <w:p w14:paraId="39DA7F65" w14:textId="77777777" w:rsidR="00311F54" w:rsidRPr="00A3423B" w:rsidRDefault="00311F54" w:rsidP="00C70565">
      <w:pPr>
        <w:spacing w:line="360" w:lineRule="auto"/>
        <w:rPr>
          <w:sz w:val="24"/>
          <w:lang w:val="hr-HR"/>
        </w:rPr>
      </w:pPr>
      <w:r w:rsidRPr="00A3423B">
        <w:rPr>
          <w:sz w:val="24"/>
          <w:lang w:val="hr-HR"/>
        </w:rPr>
        <w:t xml:space="preserve">QoS – </w:t>
      </w:r>
      <w:r w:rsidRPr="00A3423B">
        <w:rPr>
          <w:i/>
          <w:sz w:val="24"/>
          <w:lang w:val="hr-HR"/>
        </w:rPr>
        <w:t>Quality of Service</w:t>
      </w:r>
    </w:p>
    <w:p w14:paraId="0E5621EE" w14:textId="77777777" w:rsidR="00311F54" w:rsidRPr="00A3423B" w:rsidRDefault="00311F54" w:rsidP="00C70565">
      <w:pPr>
        <w:spacing w:line="360" w:lineRule="auto"/>
        <w:rPr>
          <w:sz w:val="24"/>
          <w:lang w:val="hr-HR"/>
        </w:rPr>
      </w:pPr>
      <w:r w:rsidRPr="00A3423B">
        <w:rPr>
          <w:sz w:val="24"/>
          <w:lang w:val="hr-HR"/>
        </w:rPr>
        <w:t xml:space="preserve">ToS – </w:t>
      </w:r>
      <w:r w:rsidRPr="00A3423B">
        <w:rPr>
          <w:i/>
          <w:sz w:val="24"/>
          <w:lang w:val="hr-HR"/>
        </w:rPr>
        <w:t>Type of Service</w:t>
      </w:r>
    </w:p>
    <w:p w14:paraId="196071F1" w14:textId="77777777" w:rsidR="00311F54" w:rsidRPr="00A3423B" w:rsidRDefault="00311F54" w:rsidP="00591F20">
      <w:pPr>
        <w:pStyle w:val="Heading1"/>
        <w:spacing w:line="360" w:lineRule="auto"/>
        <w:rPr>
          <w:lang w:val="hr-HR"/>
        </w:rPr>
      </w:pPr>
      <w:bookmarkStart w:id="1828" w:name="_Toc472077990"/>
      <w:r w:rsidRPr="00A3423B">
        <w:rPr>
          <w:lang w:val="hr-HR"/>
        </w:rPr>
        <w:t>Rječnik pojmova</w:t>
      </w:r>
      <w:bookmarkEnd w:id="1828"/>
    </w:p>
    <w:p w14:paraId="23FFF329" w14:textId="7E393996" w:rsidR="00DB1F39" w:rsidRPr="00A3423B" w:rsidRDefault="00DB1F39" w:rsidP="00591F20">
      <w:pPr>
        <w:spacing w:line="360" w:lineRule="auto"/>
        <w:rPr>
          <w:sz w:val="24"/>
          <w:lang w:val="hr-HR"/>
        </w:rPr>
      </w:pPr>
      <w:r w:rsidRPr="00A3423B">
        <w:rPr>
          <w:sz w:val="24"/>
          <w:lang w:val="hr-HR"/>
        </w:rPr>
        <w:t>SDN –</w:t>
      </w:r>
      <w:ins w:id="1829" w:author="Ognjen" w:date="2017-01-17T19:58:00Z">
        <w:r w:rsidR="008904F7">
          <w:rPr>
            <w:sz w:val="24"/>
            <w:lang w:val="hr-HR"/>
          </w:rPr>
          <w:t xml:space="preserve"> </w:t>
        </w:r>
      </w:ins>
      <w:r w:rsidRPr="00A3423B">
        <w:rPr>
          <w:sz w:val="24"/>
          <w:lang w:val="hr-HR"/>
        </w:rPr>
        <w:t xml:space="preserve">arhitektura mreže u </w:t>
      </w:r>
      <w:del w:id="1830" w:author="Ognjen" w:date="2017-01-17T19:58:00Z">
        <w:r w:rsidRPr="00A3423B" w:rsidDel="008904F7">
          <w:rPr>
            <w:sz w:val="24"/>
            <w:lang w:val="hr-HR"/>
          </w:rPr>
          <w:delText xml:space="preserve">kojem </w:delText>
        </w:r>
      </w:del>
      <w:ins w:id="1831" w:author="Ognjen" w:date="2017-01-17T19:58:00Z">
        <w:r w:rsidR="008904F7" w:rsidRPr="00A3423B">
          <w:rPr>
            <w:sz w:val="24"/>
            <w:lang w:val="hr-HR"/>
          </w:rPr>
          <w:t>koj</w:t>
        </w:r>
        <w:r w:rsidR="008904F7">
          <w:rPr>
            <w:sz w:val="24"/>
            <w:lang w:val="hr-HR"/>
          </w:rPr>
          <w:t>oj</w:t>
        </w:r>
        <w:r w:rsidR="008904F7" w:rsidRPr="00A3423B">
          <w:rPr>
            <w:sz w:val="24"/>
            <w:lang w:val="hr-HR"/>
          </w:rPr>
          <w:t xml:space="preserve"> </w:t>
        </w:r>
      </w:ins>
      <w:r w:rsidRPr="00A3423B">
        <w:rPr>
          <w:sz w:val="24"/>
          <w:lang w:val="hr-HR"/>
        </w:rPr>
        <w:t>je funkcija odlučivanja, tj. logika ("pamet")</w:t>
      </w:r>
      <w:ins w:id="1832" w:author="Ognjen" w:date="2017-01-17T19:58:00Z">
        <w:r w:rsidR="008904F7">
          <w:rPr>
            <w:sz w:val="24"/>
            <w:lang w:val="hr-HR"/>
          </w:rPr>
          <w:t xml:space="preserve"> upravljanja prosljeđivanjem</w:t>
        </w:r>
      </w:ins>
      <w:r w:rsidRPr="00A3423B">
        <w:rPr>
          <w:sz w:val="24"/>
          <w:lang w:val="hr-HR"/>
        </w:rPr>
        <w:t>, odvojena od funkcije prosljeđivanja</w:t>
      </w:r>
      <w:ins w:id="1833" w:author="Ognjen" w:date="2017-01-17T19:59:00Z">
        <w:r w:rsidR="00BE2E5C">
          <w:rPr>
            <w:sz w:val="24"/>
            <w:lang w:val="hr-HR"/>
          </w:rPr>
          <w:t>,</w:t>
        </w:r>
      </w:ins>
      <w:r w:rsidRPr="00A3423B">
        <w:rPr>
          <w:sz w:val="24"/>
          <w:lang w:val="hr-HR"/>
        </w:rPr>
        <w:t xml:space="preserve"> koje su kod tradicionalne </w:t>
      </w:r>
      <w:ins w:id="1834" w:author="Ognjen" w:date="2017-01-17T19:59:00Z">
        <w:r w:rsidR="00BE2E5C">
          <w:rPr>
            <w:sz w:val="24"/>
            <w:lang w:val="hr-HR"/>
          </w:rPr>
          <w:t xml:space="preserve">komunikacijske </w:t>
        </w:r>
      </w:ins>
      <w:r w:rsidRPr="00A3423B">
        <w:rPr>
          <w:sz w:val="24"/>
          <w:lang w:val="hr-HR"/>
        </w:rPr>
        <w:t xml:space="preserve">mreže </w:t>
      </w:r>
      <w:del w:id="1835" w:author="Ognjen" w:date="2017-01-17T19:59:00Z">
        <w:r w:rsidRPr="00A3423B" w:rsidDel="00BE2E5C">
          <w:rPr>
            <w:sz w:val="24"/>
            <w:lang w:val="hr-HR"/>
          </w:rPr>
          <w:delText xml:space="preserve">obje </w:delText>
        </w:r>
      </w:del>
      <w:r w:rsidRPr="00A3423B">
        <w:rPr>
          <w:sz w:val="24"/>
          <w:lang w:val="hr-HR"/>
        </w:rPr>
        <w:t xml:space="preserve">smještene u </w:t>
      </w:r>
      <w:del w:id="1836" w:author="Ognjen" w:date="2017-01-17T19:59:00Z">
        <w:r w:rsidRPr="00A3423B" w:rsidDel="00BE2E5C">
          <w:rPr>
            <w:sz w:val="24"/>
            <w:lang w:val="hr-HR"/>
          </w:rPr>
          <w:delText>usmjernik</w:delText>
        </w:r>
      </w:del>
      <w:ins w:id="1837" w:author="Ognjen" w:date="2017-01-17T19:59:00Z">
        <w:r w:rsidR="00BE2E5C">
          <w:rPr>
            <w:sz w:val="24"/>
            <w:lang w:val="hr-HR"/>
          </w:rPr>
          <w:t>mrežni uređaj</w:t>
        </w:r>
      </w:ins>
      <w:r w:rsidRPr="00A3423B">
        <w:rPr>
          <w:sz w:val="24"/>
          <w:lang w:val="hr-HR"/>
        </w:rPr>
        <w:t>.</w:t>
      </w:r>
    </w:p>
    <w:p w14:paraId="2D201FBF" w14:textId="1BED3434" w:rsidR="00591F20" w:rsidRPr="00A3423B" w:rsidRDefault="00591F20" w:rsidP="00591F20">
      <w:pPr>
        <w:spacing w:line="360" w:lineRule="auto"/>
        <w:rPr>
          <w:sz w:val="24"/>
          <w:lang w:val="hr-HR"/>
        </w:rPr>
      </w:pPr>
      <w:r w:rsidRPr="00A3423B">
        <w:rPr>
          <w:sz w:val="24"/>
          <w:lang w:val="hr-HR"/>
        </w:rPr>
        <w:t xml:space="preserve">OpenFlow </w:t>
      </w:r>
      <w:r w:rsidR="00D05334" w:rsidRPr="00A3423B">
        <w:rPr>
          <w:sz w:val="24"/>
          <w:lang w:val="hr-HR"/>
        </w:rPr>
        <w:t>–</w:t>
      </w:r>
      <w:r w:rsidRPr="00A3423B">
        <w:rPr>
          <w:sz w:val="24"/>
          <w:lang w:val="hr-HR"/>
        </w:rPr>
        <w:t xml:space="preserve"> </w:t>
      </w:r>
      <w:r w:rsidR="00D05334" w:rsidRPr="00A3423B">
        <w:rPr>
          <w:sz w:val="24"/>
          <w:lang w:val="hr-HR"/>
        </w:rPr>
        <w:t xml:space="preserve">otvoreni standard koji </w:t>
      </w:r>
      <w:r w:rsidR="00677949" w:rsidRPr="00A3423B">
        <w:rPr>
          <w:sz w:val="24"/>
          <w:lang w:val="hr-HR"/>
        </w:rPr>
        <w:t xml:space="preserve">se koristi za implementaciju komunikacijskog kanala između </w:t>
      </w:r>
      <w:ins w:id="1838" w:author="Ognjen" w:date="2017-01-17T19:59:00Z">
        <w:r w:rsidR="00BE2E5C">
          <w:rPr>
            <w:sz w:val="24"/>
            <w:lang w:val="hr-HR"/>
          </w:rPr>
          <w:t xml:space="preserve">SDN </w:t>
        </w:r>
      </w:ins>
      <w:r w:rsidR="00677949" w:rsidRPr="00A3423B">
        <w:rPr>
          <w:sz w:val="24"/>
          <w:lang w:val="hr-HR"/>
        </w:rPr>
        <w:t>upravljačkog uređaj</w:t>
      </w:r>
      <w:ins w:id="1839" w:author="Ognjen" w:date="2017-01-17T19:59:00Z">
        <w:r w:rsidR="00BE2E5C">
          <w:rPr>
            <w:sz w:val="24"/>
            <w:lang w:val="hr-HR"/>
          </w:rPr>
          <w:t>a</w:t>
        </w:r>
      </w:ins>
      <w:r w:rsidR="00677949" w:rsidRPr="00A3423B">
        <w:rPr>
          <w:sz w:val="24"/>
          <w:lang w:val="hr-HR"/>
        </w:rPr>
        <w:t xml:space="preserve"> i mrežnih uređaja u SDN mreži.</w:t>
      </w:r>
    </w:p>
    <w:p w14:paraId="446EB089" w14:textId="58635978" w:rsidR="00F960AA" w:rsidRPr="00A3423B" w:rsidRDefault="00F960AA" w:rsidP="00591F20">
      <w:pPr>
        <w:spacing w:line="360" w:lineRule="auto"/>
        <w:rPr>
          <w:sz w:val="24"/>
          <w:lang w:val="hr-HR"/>
        </w:rPr>
      </w:pPr>
      <w:r w:rsidRPr="00A3423B">
        <w:rPr>
          <w:sz w:val="24"/>
          <w:lang w:val="hr-HR"/>
        </w:rPr>
        <w:t xml:space="preserve">OpenDaylight - </w:t>
      </w:r>
      <w:del w:id="1840" w:author="Ognjen" w:date="2017-01-17T19:59:00Z">
        <w:r w:rsidRPr="00A3423B" w:rsidDel="00BE2E5C">
          <w:rPr>
            <w:sz w:val="24"/>
            <w:lang w:val="hr-HR"/>
          </w:rPr>
          <w:delText xml:space="preserve">OpenDaylight je </w:delText>
        </w:r>
      </w:del>
      <w:r w:rsidRPr="00A3423B">
        <w:rPr>
          <w:sz w:val="24"/>
          <w:lang w:val="hr-HR"/>
        </w:rPr>
        <w:t>modularna SDN</w:t>
      </w:r>
      <w:ins w:id="1841" w:author="Ognjen" w:date="2017-01-17T19:59:00Z">
        <w:r w:rsidR="00BE2E5C">
          <w:rPr>
            <w:sz w:val="24"/>
            <w:lang w:val="hr-HR"/>
          </w:rPr>
          <w:t>C</w:t>
        </w:r>
      </w:ins>
      <w:r w:rsidRPr="00A3423B">
        <w:rPr>
          <w:sz w:val="24"/>
          <w:lang w:val="hr-HR"/>
        </w:rPr>
        <w:t xml:space="preserve"> programska platforma otvorenog koda napisana u programskom jeziku Java.</w:t>
      </w:r>
    </w:p>
    <w:p w14:paraId="657762EA" w14:textId="31621671" w:rsidR="00F960AA" w:rsidRPr="00A3423B" w:rsidRDefault="00F960AA" w:rsidP="00591F20">
      <w:pPr>
        <w:spacing w:line="360" w:lineRule="auto"/>
        <w:rPr>
          <w:i/>
          <w:sz w:val="24"/>
          <w:lang w:val="hr-HR"/>
        </w:rPr>
      </w:pPr>
      <w:del w:id="1842" w:author="Ognjen" w:date="2017-01-17T20:00:00Z">
        <w:r w:rsidRPr="00A3423B" w:rsidDel="00BE2E5C">
          <w:rPr>
            <w:sz w:val="24"/>
            <w:lang w:val="hr-HR"/>
          </w:rPr>
          <w:delText>Java – objektno orijentirani programski jezik visoke razine.</w:delText>
        </w:r>
      </w:del>
    </w:p>
    <w:p w14:paraId="301AA179" w14:textId="77777777" w:rsidR="00123BED" w:rsidRPr="00A3423B" w:rsidRDefault="00123BED">
      <w:pPr>
        <w:widowControl/>
        <w:spacing w:line="240" w:lineRule="auto"/>
        <w:rPr>
          <w:sz w:val="24"/>
          <w:lang w:val="hr-HR"/>
        </w:rPr>
      </w:pPr>
      <w:r w:rsidRPr="00A3423B">
        <w:rPr>
          <w:sz w:val="24"/>
          <w:lang w:val="hr-HR"/>
        </w:rPr>
        <w:br w:type="page"/>
      </w:r>
    </w:p>
    <w:p w14:paraId="08B1591B" w14:textId="77777777" w:rsidR="003A5526" w:rsidRPr="00A3423B" w:rsidRDefault="003A5526" w:rsidP="003A5526">
      <w:pPr>
        <w:pStyle w:val="TableofFigures"/>
        <w:tabs>
          <w:tab w:val="right" w:leader="dot" w:pos="9350"/>
        </w:tabs>
        <w:outlineLvl w:val="0"/>
        <w:rPr>
          <w:rFonts w:ascii="Arial" w:hAnsi="Arial" w:cs="Arial"/>
          <w:b/>
          <w:lang w:val="hr-HR"/>
        </w:rPr>
      </w:pPr>
      <w:commentRangeStart w:id="1843"/>
      <w:r w:rsidRPr="00A3423B">
        <w:rPr>
          <w:rFonts w:ascii="Arial" w:hAnsi="Arial" w:cs="Arial"/>
          <w:b/>
          <w:lang w:val="hr-HR"/>
        </w:rPr>
        <w:lastRenderedPageBreak/>
        <w:t>Popis slika</w:t>
      </w:r>
      <w:commentRangeEnd w:id="1843"/>
      <w:r w:rsidR="00BE2E5C">
        <w:rPr>
          <w:rStyle w:val="CommentReference"/>
        </w:rPr>
        <w:commentReference w:id="1843"/>
      </w:r>
    </w:p>
    <w:p w14:paraId="16B4127D" w14:textId="77777777" w:rsidR="00123BED" w:rsidRPr="00A3423B" w:rsidRDefault="00123BED">
      <w:pPr>
        <w:pStyle w:val="TableofFigures"/>
        <w:tabs>
          <w:tab w:val="right" w:leader="dot" w:pos="9350"/>
        </w:tabs>
        <w:rPr>
          <w:rFonts w:asciiTheme="minorHAnsi" w:eastAsiaTheme="minorEastAsia" w:hAnsiTheme="minorHAnsi" w:cstheme="minorBidi"/>
          <w:noProof/>
          <w:sz w:val="22"/>
          <w:szCs w:val="22"/>
          <w:lang w:val="hr-HR" w:eastAsia="hr-HR"/>
        </w:rPr>
      </w:pPr>
      <w:r w:rsidRPr="00A3423B">
        <w:rPr>
          <w:lang w:val="hr-HR"/>
        </w:rPr>
        <w:fldChar w:fldCharType="begin"/>
      </w:r>
      <w:r w:rsidRPr="00A3423B">
        <w:rPr>
          <w:lang w:val="hr-HR"/>
        </w:rPr>
        <w:instrText xml:space="preserve"> TOC \h \z \c "Slika" </w:instrText>
      </w:r>
      <w:r w:rsidRPr="00A3423B">
        <w:rPr>
          <w:lang w:val="hr-HR"/>
        </w:rPr>
        <w:fldChar w:fldCharType="separate"/>
      </w:r>
      <w:hyperlink r:id="rId40" w:anchor="_Toc472075300" w:history="1">
        <w:r w:rsidRPr="00A3423B">
          <w:rPr>
            <w:rStyle w:val="Hyperlink"/>
            <w:noProof/>
            <w:lang w:val="hr-HR"/>
          </w:rPr>
          <w:t>Slika 1 SDN slojevi</w:t>
        </w:r>
        <w:r w:rsidRPr="00A3423B">
          <w:rPr>
            <w:noProof/>
            <w:webHidden/>
            <w:lang w:val="hr-HR"/>
          </w:rPr>
          <w:tab/>
        </w:r>
        <w:r w:rsidRPr="00A3423B">
          <w:rPr>
            <w:noProof/>
            <w:webHidden/>
            <w:lang w:val="hr-HR"/>
          </w:rPr>
          <w:fldChar w:fldCharType="begin"/>
        </w:r>
        <w:r w:rsidRPr="00A3423B">
          <w:rPr>
            <w:noProof/>
            <w:webHidden/>
            <w:lang w:val="hr-HR"/>
          </w:rPr>
          <w:instrText xml:space="preserve"> PAGEREF _Toc472075300 \h </w:instrText>
        </w:r>
        <w:r w:rsidRPr="00A3423B">
          <w:rPr>
            <w:noProof/>
            <w:webHidden/>
            <w:lang w:val="hr-HR"/>
          </w:rPr>
        </w:r>
        <w:r w:rsidRPr="00A3423B">
          <w:rPr>
            <w:noProof/>
            <w:webHidden/>
            <w:lang w:val="hr-HR"/>
          </w:rPr>
          <w:fldChar w:fldCharType="separate"/>
        </w:r>
        <w:r w:rsidRPr="00A3423B">
          <w:rPr>
            <w:noProof/>
            <w:webHidden/>
            <w:lang w:val="hr-HR"/>
          </w:rPr>
          <w:t>5</w:t>
        </w:r>
        <w:r w:rsidRPr="00A3423B">
          <w:rPr>
            <w:noProof/>
            <w:webHidden/>
            <w:lang w:val="hr-HR"/>
          </w:rPr>
          <w:fldChar w:fldCharType="end"/>
        </w:r>
      </w:hyperlink>
    </w:p>
    <w:p w14:paraId="1536094C" w14:textId="77777777" w:rsidR="00123BED" w:rsidRPr="00A3423B" w:rsidRDefault="008E074F">
      <w:pPr>
        <w:pStyle w:val="TableofFigures"/>
        <w:tabs>
          <w:tab w:val="right" w:leader="dot" w:pos="9350"/>
        </w:tabs>
        <w:rPr>
          <w:rFonts w:asciiTheme="minorHAnsi" w:eastAsiaTheme="minorEastAsia" w:hAnsiTheme="minorHAnsi" w:cstheme="minorBidi"/>
          <w:noProof/>
          <w:sz w:val="22"/>
          <w:szCs w:val="22"/>
          <w:lang w:val="hr-HR" w:eastAsia="hr-HR"/>
        </w:rPr>
      </w:pPr>
      <w:hyperlink r:id="rId41" w:anchor="_Toc472075301" w:history="1">
        <w:r w:rsidR="00123BED" w:rsidRPr="00A3423B">
          <w:rPr>
            <w:rStyle w:val="Hyperlink"/>
            <w:noProof/>
            <w:lang w:val="hr-HR"/>
          </w:rPr>
          <w:t>Slika 2 Struktura OpenFlow okruženja</w:t>
        </w:r>
        <w:r w:rsidR="00123BED" w:rsidRPr="00A3423B">
          <w:rPr>
            <w:noProof/>
            <w:webHidden/>
            <w:lang w:val="hr-HR"/>
          </w:rPr>
          <w:tab/>
        </w:r>
        <w:r w:rsidR="00123BED" w:rsidRPr="00A3423B">
          <w:rPr>
            <w:noProof/>
            <w:webHidden/>
            <w:lang w:val="hr-HR"/>
          </w:rPr>
          <w:fldChar w:fldCharType="begin"/>
        </w:r>
        <w:r w:rsidR="00123BED" w:rsidRPr="00A3423B">
          <w:rPr>
            <w:noProof/>
            <w:webHidden/>
            <w:lang w:val="hr-HR"/>
          </w:rPr>
          <w:instrText xml:space="preserve"> PAGEREF _Toc472075301 \h </w:instrText>
        </w:r>
        <w:r w:rsidR="00123BED" w:rsidRPr="00A3423B">
          <w:rPr>
            <w:noProof/>
            <w:webHidden/>
            <w:lang w:val="hr-HR"/>
          </w:rPr>
        </w:r>
        <w:r w:rsidR="00123BED" w:rsidRPr="00A3423B">
          <w:rPr>
            <w:noProof/>
            <w:webHidden/>
            <w:lang w:val="hr-HR"/>
          </w:rPr>
          <w:fldChar w:fldCharType="separate"/>
        </w:r>
        <w:r w:rsidR="00123BED" w:rsidRPr="00A3423B">
          <w:rPr>
            <w:noProof/>
            <w:webHidden/>
            <w:lang w:val="hr-HR"/>
          </w:rPr>
          <w:t>8</w:t>
        </w:r>
        <w:r w:rsidR="00123BED" w:rsidRPr="00A3423B">
          <w:rPr>
            <w:noProof/>
            <w:webHidden/>
            <w:lang w:val="hr-HR"/>
          </w:rPr>
          <w:fldChar w:fldCharType="end"/>
        </w:r>
      </w:hyperlink>
    </w:p>
    <w:p w14:paraId="550F71D0" w14:textId="77777777" w:rsidR="00123BED" w:rsidRPr="00A3423B" w:rsidRDefault="008E074F">
      <w:pPr>
        <w:pStyle w:val="TableofFigures"/>
        <w:tabs>
          <w:tab w:val="right" w:leader="dot" w:pos="9350"/>
        </w:tabs>
        <w:rPr>
          <w:rFonts w:asciiTheme="minorHAnsi" w:eastAsiaTheme="minorEastAsia" w:hAnsiTheme="minorHAnsi" w:cstheme="minorBidi"/>
          <w:noProof/>
          <w:sz w:val="22"/>
          <w:szCs w:val="22"/>
          <w:lang w:val="hr-HR" w:eastAsia="hr-HR"/>
        </w:rPr>
      </w:pPr>
      <w:hyperlink r:id="rId42" w:anchor="_Toc472075302" w:history="1">
        <w:r w:rsidR="00123BED" w:rsidRPr="00A3423B">
          <w:rPr>
            <w:rStyle w:val="Hyperlink"/>
            <w:noProof/>
            <w:lang w:val="hr-HR"/>
          </w:rPr>
          <w:t>Slika 3 Dijagram toka obrade paketa u OpenFlow mrežnom uređaju</w:t>
        </w:r>
        <w:r w:rsidR="00123BED" w:rsidRPr="00A3423B">
          <w:rPr>
            <w:noProof/>
            <w:webHidden/>
            <w:lang w:val="hr-HR"/>
          </w:rPr>
          <w:tab/>
        </w:r>
        <w:r w:rsidR="00123BED" w:rsidRPr="00A3423B">
          <w:rPr>
            <w:noProof/>
            <w:webHidden/>
            <w:lang w:val="hr-HR"/>
          </w:rPr>
          <w:fldChar w:fldCharType="begin"/>
        </w:r>
        <w:r w:rsidR="00123BED" w:rsidRPr="00A3423B">
          <w:rPr>
            <w:noProof/>
            <w:webHidden/>
            <w:lang w:val="hr-HR"/>
          </w:rPr>
          <w:instrText xml:space="preserve"> PAGEREF _Toc472075302 \h </w:instrText>
        </w:r>
        <w:r w:rsidR="00123BED" w:rsidRPr="00A3423B">
          <w:rPr>
            <w:noProof/>
            <w:webHidden/>
            <w:lang w:val="hr-HR"/>
          </w:rPr>
        </w:r>
        <w:r w:rsidR="00123BED" w:rsidRPr="00A3423B">
          <w:rPr>
            <w:noProof/>
            <w:webHidden/>
            <w:lang w:val="hr-HR"/>
          </w:rPr>
          <w:fldChar w:fldCharType="separate"/>
        </w:r>
        <w:r w:rsidR="00123BED" w:rsidRPr="00A3423B">
          <w:rPr>
            <w:noProof/>
            <w:webHidden/>
            <w:lang w:val="hr-HR"/>
          </w:rPr>
          <w:t>10</w:t>
        </w:r>
        <w:r w:rsidR="00123BED" w:rsidRPr="00A3423B">
          <w:rPr>
            <w:noProof/>
            <w:webHidden/>
            <w:lang w:val="hr-HR"/>
          </w:rPr>
          <w:fldChar w:fldCharType="end"/>
        </w:r>
      </w:hyperlink>
    </w:p>
    <w:p w14:paraId="4C8E2429" w14:textId="77777777" w:rsidR="00123BED" w:rsidRPr="00A3423B" w:rsidRDefault="008E074F">
      <w:pPr>
        <w:pStyle w:val="TableofFigures"/>
        <w:tabs>
          <w:tab w:val="right" w:leader="dot" w:pos="9350"/>
        </w:tabs>
        <w:rPr>
          <w:rFonts w:asciiTheme="minorHAnsi" w:eastAsiaTheme="minorEastAsia" w:hAnsiTheme="minorHAnsi" w:cstheme="minorBidi"/>
          <w:noProof/>
          <w:sz w:val="22"/>
          <w:szCs w:val="22"/>
          <w:lang w:val="hr-HR" w:eastAsia="hr-HR"/>
        </w:rPr>
      </w:pPr>
      <w:hyperlink r:id="rId43" w:anchor="_Toc472075303" w:history="1">
        <w:r w:rsidR="00123BED" w:rsidRPr="00A3423B">
          <w:rPr>
            <w:rStyle w:val="Hyperlink"/>
            <w:noProof/>
            <w:lang w:val="hr-HR"/>
          </w:rPr>
          <w:t>Slika 4 Izmjena poruka između preklopnika i kontrolera</w:t>
        </w:r>
        <w:r w:rsidR="00123BED" w:rsidRPr="00A3423B">
          <w:rPr>
            <w:noProof/>
            <w:webHidden/>
            <w:lang w:val="hr-HR"/>
          </w:rPr>
          <w:tab/>
        </w:r>
        <w:r w:rsidR="00123BED" w:rsidRPr="00A3423B">
          <w:rPr>
            <w:noProof/>
            <w:webHidden/>
            <w:lang w:val="hr-HR"/>
          </w:rPr>
          <w:fldChar w:fldCharType="begin"/>
        </w:r>
        <w:r w:rsidR="00123BED" w:rsidRPr="00A3423B">
          <w:rPr>
            <w:noProof/>
            <w:webHidden/>
            <w:lang w:val="hr-HR"/>
          </w:rPr>
          <w:instrText xml:space="preserve"> PAGEREF _Toc472075303 \h </w:instrText>
        </w:r>
        <w:r w:rsidR="00123BED" w:rsidRPr="00A3423B">
          <w:rPr>
            <w:noProof/>
            <w:webHidden/>
            <w:lang w:val="hr-HR"/>
          </w:rPr>
        </w:r>
        <w:r w:rsidR="00123BED" w:rsidRPr="00A3423B">
          <w:rPr>
            <w:noProof/>
            <w:webHidden/>
            <w:lang w:val="hr-HR"/>
          </w:rPr>
          <w:fldChar w:fldCharType="separate"/>
        </w:r>
        <w:r w:rsidR="00123BED" w:rsidRPr="00A3423B">
          <w:rPr>
            <w:noProof/>
            <w:webHidden/>
            <w:lang w:val="hr-HR"/>
          </w:rPr>
          <w:t>11</w:t>
        </w:r>
        <w:r w:rsidR="00123BED" w:rsidRPr="00A3423B">
          <w:rPr>
            <w:noProof/>
            <w:webHidden/>
            <w:lang w:val="hr-HR"/>
          </w:rPr>
          <w:fldChar w:fldCharType="end"/>
        </w:r>
      </w:hyperlink>
    </w:p>
    <w:p w14:paraId="040E0C72" w14:textId="77777777" w:rsidR="00123BED" w:rsidRPr="00A3423B" w:rsidRDefault="008E074F">
      <w:pPr>
        <w:pStyle w:val="TableofFigures"/>
        <w:tabs>
          <w:tab w:val="right" w:leader="dot" w:pos="9350"/>
        </w:tabs>
        <w:rPr>
          <w:rFonts w:asciiTheme="minorHAnsi" w:eastAsiaTheme="minorEastAsia" w:hAnsiTheme="minorHAnsi" w:cstheme="minorBidi"/>
          <w:noProof/>
          <w:sz w:val="22"/>
          <w:szCs w:val="22"/>
          <w:lang w:val="hr-HR" w:eastAsia="hr-HR"/>
        </w:rPr>
      </w:pPr>
      <w:hyperlink r:id="rId44" w:anchor="_Toc472075304" w:history="1">
        <w:r w:rsidR="00123BED" w:rsidRPr="00A3423B">
          <w:rPr>
            <w:rStyle w:val="Hyperlink"/>
            <w:noProof/>
            <w:lang w:val="hr-HR"/>
          </w:rPr>
          <w:t>Slika 5 Zaglavlje OpenFlow poruke unutar Wiresharka 1.6.7.</w:t>
        </w:r>
        <w:r w:rsidR="00123BED" w:rsidRPr="00A3423B">
          <w:rPr>
            <w:noProof/>
            <w:webHidden/>
            <w:lang w:val="hr-HR"/>
          </w:rPr>
          <w:tab/>
        </w:r>
        <w:r w:rsidR="00123BED" w:rsidRPr="00A3423B">
          <w:rPr>
            <w:noProof/>
            <w:webHidden/>
            <w:lang w:val="hr-HR"/>
          </w:rPr>
          <w:fldChar w:fldCharType="begin"/>
        </w:r>
        <w:r w:rsidR="00123BED" w:rsidRPr="00A3423B">
          <w:rPr>
            <w:noProof/>
            <w:webHidden/>
            <w:lang w:val="hr-HR"/>
          </w:rPr>
          <w:instrText xml:space="preserve"> PAGEREF _Toc472075304 \h </w:instrText>
        </w:r>
        <w:r w:rsidR="00123BED" w:rsidRPr="00A3423B">
          <w:rPr>
            <w:noProof/>
            <w:webHidden/>
            <w:lang w:val="hr-HR"/>
          </w:rPr>
        </w:r>
        <w:r w:rsidR="00123BED" w:rsidRPr="00A3423B">
          <w:rPr>
            <w:noProof/>
            <w:webHidden/>
            <w:lang w:val="hr-HR"/>
          </w:rPr>
          <w:fldChar w:fldCharType="separate"/>
        </w:r>
        <w:r w:rsidR="00123BED" w:rsidRPr="00A3423B">
          <w:rPr>
            <w:noProof/>
            <w:webHidden/>
            <w:lang w:val="hr-HR"/>
          </w:rPr>
          <w:t>13</w:t>
        </w:r>
        <w:r w:rsidR="00123BED" w:rsidRPr="00A3423B">
          <w:rPr>
            <w:noProof/>
            <w:webHidden/>
            <w:lang w:val="hr-HR"/>
          </w:rPr>
          <w:fldChar w:fldCharType="end"/>
        </w:r>
      </w:hyperlink>
    </w:p>
    <w:p w14:paraId="2A0012D5" w14:textId="77777777" w:rsidR="00123BED" w:rsidRPr="00A3423B" w:rsidRDefault="008E074F">
      <w:pPr>
        <w:pStyle w:val="TableofFigures"/>
        <w:tabs>
          <w:tab w:val="right" w:leader="dot" w:pos="9350"/>
        </w:tabs>
        <w:rPr>
          <w:rFonts w:asciiTheme="minorHAnsi" w:eastAsiaTheme="minorEastAsia" w:hAnsiTheme="minorHAnsi" w:cstheme="minorBidi"/>
          <w:noProof/>
          <w:sz w:val="22"/>
          <w:szCs w:val="22"/>
          <w:lang w:val="hr-HR" w:eastAsia="hr-HR"/>
        </w:rPr>
      </w:pPr>
      <w:hyperlink r:id="rId45" w:anchor="_Toc472075305" w:history="1">
        <w:r w:rsidR="00123BED" w:rsidRPr="00A3423B">
          <w:rPr>
            <w:rStyle w:val="Hyperlink"/>
            <w:noProof/>
            <w:lang w:val="hr-HR"/>
          </w:rPr>
          <w:t>Slika 6 Struktura fizičkog porta unutar Wiresharka 1.6.7.</w:t>
        </w:r>
        <w:r w:rsidR="00123BED" w:rsidRPr="00A3423B">
          <w:rPr>
            <w:noProof/>
            <w:webHidden/>
            <w:lang w:val="hr-HR"/>
          </w:rPr>
          <w:tab/>
        </w:r>
        <w:r w:rsidR="00123BED" w:rsidRPr="00A3423B">
          <w:rPr>
            <w:noProof/>
            <w:webHidden/>
            <w:lang w:val="hr-HR"/>
          </w:rPr>
          <w:fldChar w:fldCharType="begin"/>
        </w:r>
        <w:r w:rsidR="00123BED" w:rsidRPr="00A3423B">
          <w:rPr>
            <w:noProof/>
            <w:webHidden/>
            <w:lang w:val="hr-HR"/>
          </w:rPr>
          <w:instrText xml:space="preserve"> PAGEREF _Toc472075305 \h </w:instrText>
        </w:r>
        <w:r w:rsidR="00123BED" w:rsidRPr="00A3423B">
          <w:rPr>
            <w:noProof/>
            <w:webHidden/>
            <w:lang w:val="hr-HR"/>
          </w:rPr>
        </w:r>
        <w:r w:rsidR="00123BED" w:rsidRPr="00A3423B">
          <w:rPr>
            <w:noProof/>
            <w:webHidden/>
            <w:lang w:val="hr-HR"/>
          </w:rPr>
          <w:fldChar w:fldCharType="separate"/>
        </w:r>
        <w:r w:rsidR="00123BED" w:rsidRPr="00A3423B">
          <w:rPr>
            <w:noProof/>
            <w:webHidden/>
            <w:lang w:val="hr-HR"/>
          </w:rPr>
          <w:t>14</w:t>
        </w:r>
        <w:r w:rsidR="00123BED" w:rsidRPr="00A3423B">
          <w:rPr>
            <w:noProof/>
            <w:webHidden/>
            <w:lang w:val="hr-HR"/>
          </w:rPr>
          <w:fldChar w:fldCharType="end"/>
        </w:r>
      </w:hyperlink>
    </w:p>
    <w:p w14:paraId="5FDF4FAA" w14:textId="77777777" w:rsidR="00123BED" w:rsidRPr="00A3423B" w:rsidRDefault="008E074F">
      <w:pPr>
        <w:pStyle w:val="TableofFigures"/>
        <w:tabs>
          <w:tab w:val="right" w:leader="dot" w:pos="9350"/>
        </w:tabs>
        <w:rPr>
          <w:rFonts w:asciiTheme="minorHAnsi" w:eastAsiaTheme="minorEastAsia" w:hAnsiTheme="minorHAnsi" w:cstheme="minorBidi"/>
          <w:noProof/>
          <w:sz w:val="22"/>
          <w:szCs w:val="22"/>
          <w:lang w:val="hr-HR" w:eastAsia="hr-HR"/>
        </w:rPr>
      </w:pPr>
      <w:hyperlink r:id="rId46" w:anchor="_Toc472075306" w:history="1">
        <w:r w:rsidR="00123BED" w:rsidRPr="00A3423B">
          <w:rPr>
            <w:rStyle w:val="Hyperlink"/>
            <w:noProof/>
            <w:lang w:val="hr-HR"/>
          </w:rPr>
          <w:t>Slika 7 OFPT_HELLO unutar Wiresharka 1.6.7.</w:t>
        </w:r>
        <w:r w:rsidR="00123BED" w:rsidRPr="00A3423B">
          <w:rPr>
            <w:noProof/>
            <w:webHidden/>
            <w:lang w:val="hr-HR"/>
          </w:rPr>
          <w:tab/>
        </w:r>
        <w:r w:rsidR="00123BED" w:rsidRPr="00A3423B">
          <w:rPr>
            <w:noProof/>
            <w:webHidden/>
            <w:lang w:val="hr-HR"/>
          </w:rPr>
          <w:fldChar w:fldCharType="begin"/>
        </w:r>
        <w:r w:rsidR="00123BED" w:rsidRPr="00A3423B">
          <w:rPr>
            <w:noProof/>
            <w:webHidden/>
            <w:lang w:val="hr-HR"/>
          </w:rPr>
          <w:instrText xml:space="preserve"> PAGEREF _Toc472075306 \h </w:instrText>
        </w:r>
        <w:r w:rsidR="00123BED" w:rsidRPr="00A3423B">
          <w:rPr>
            <w:noProof/>
            <w:webHidden/>
            <w:lang w:val="hr-HR"/>
          </w:rPr>
        </w:r>
        <w:r w:rsidR="00123BED" w:rsidRPr="00A3423B">
          <w:rPr>
            <w:noProof/>
            <w:webHidden/>
            <w:lang w:val="hr-HR"/>
          </w:rPr>
          <w:fldChar w:fldCharType="separate"/>
        </w:r>
        <w:r w:rsidR="00123BED" w:rsidRPr="00A3423B">
          <w:rPr>
            <w:noProof/>
            <w:webHidden/>
            <w:lang w:val="hr-HR"/>
          </w:rPr>
          <w:t>16</w:t>
        </w:r>
        <w:r w:rsidR="00123BED" w:rsidRPr="00A3423B">
          <w:rPr>
            <w:noProof/>
            <w:webHidden/>
            <w:lang w:val="hr-HR"/>
          </w:rPr>
          <w:fldChar w:fldCharType="end"/>
        </w:r>
      </w:hyperlink>
    </w:p>
    <w:p w14:paraId="1500283E" w14:textId="77777777" w:rsidR="00123BED" w:rsidRPr="00A3423B" w:rsidRDefault="008E074F">
      <w:pPr>
        <w:pStyle w:val="TableofFigures"/>
        <w:tabs>
          <w:tab w:val="right" w:leader="dot" w:pos="9350"/>
        </w:tabs>
        <w:rPr>
          <w:rFonts w:asciiTheme="minorHAnsi" w:eastAsiaTheme="minorEastAsia" w:hAnsiTheme="minorHAnsi" w:cstheme="minorBidi"/>
          <w:noProof/>
          <w:sz w:val="22"/>
          <w:szCs w:val="22"/>
          <w:lang w:val="hr-HR" w:eastAsia="hr-HR"/>
        </w:rPr>
      </w:pPr>
      <w:hyperlink r:id="rId47" w:anchor="_Toc472075307" w:history="1">
        <w:r w:rsidR="00123BED" w:rsidRPr="00A3423B">
          <w:rPr>
            <w:rStyle w:val="Hyperlink"/>
            <w:noProof/>
            <w:lang w:val="hr-HR"/>
          </w:rPr>
          <w:t>Slika 8 OFPT_FEATURES_REQUEST unutar Wiresharka 1.6.7.</w:t>
        </w:r>
        <w:r w:rsidR="00123BED" w:rsidRPr="00A3423B">
          <w:rPr>
            <w:noProof/>
            <w:webHidden/>
            <w:lang w:val="hr-HR"/>
          </w:rPr>
          <w:tab/>
        </w:r>
        <w:r w:rsidR="00123BED" w:rsidRPr="00A3423B">
          <w:rPr>
            <w:noProof/>
            <w:webHidden/>
            <w:lang w:val="hr-HR"/>
          </w:rPr>
          <w:fldChar w:fldCharType="begin"/>
        </w:r>
        <w:r w:rsidR="00123BED" w:rsidRPr="00A3423B">
          <w:rPr>
            <w:noProof/>
            <w:webHidden/>
            <w:lang w:val="hr-HR"/>
          </w:rPr>
          <w:instrText xml:space="preserve"> PAGEREF _Toc472075307 \h </w:instrText>
        </w:r>
        <w:r w:rsidR="00123BED" w:rsidRPr="00A3423B">
          <w:rPr>
            <w:noProof/>
            <w:webHidden/>
            <w:lang w:val="hr-HR"/>
          </w:rPr>
        </w:r>
        <w:r w:rsidR="00123BED" w:rsidRPr="00A3423B">
          <w:rPr>
            <w:noProof/>
            <w:webHidden/>
            <w:lang w:val="hr-HR"/>
          </w:rPr>
          <w:fldChar w:fldCharType="separate"/>
        </w:r>
        <w:r w:rsidR="00123BED" w:rsidRPr="00A3423B">
          <w:rPr>
            <w:noProof/>
            <w:webHidden/>
            <w:lang w:val="hr-HR"/>
          </w:rPr>
          <w:t>16</w:t>
        </w:r>
        <w:r w:rsidR="00123BED" w:rsidRPr="00A3423B">
          <w:rPr>
            <w:noProof/>
            <w:webHidden/>
            <w:lang w:val="hr-HR"/>
          </w:rPr>
          <w:fldChar w:fldCharType="end"/>
        </w:r>
      </w:hyperlink>
    </w:p>
    <w:p w14:paraId="42149330" w14:textId="77777777" w:rsidR="00123BED" w:rsidRPr="00A3423B" w:rsidRDefault="008E074F">
      <w:pPr>
        <w:pStyle w:val="TableofFigures"/>
        <w:tabs>
          <w:tab w:val="right" w:leader="dot" w:pos="9350"/>
        </w:tabs>
        <w:rPr>
          <w:rFonts w:asciiTheme="minorHAnsi" w:eastAsiaTheme="minorEastAsia" w:hAnsiTheme="minorHAnsi" w:cstheme="minorBidi"/>
          <w:noProof/>
          <w:sz w:val="22"/>
          <w:szCs w:val="22"/>
          <w:lang w:val="hr-HR" w:eastAsia="hr-HR"/>
        </w:rPr>
      </w:pPr>
      <w:hyperlink r:id="rId48" w:anchor="_Toc472075308" w:history="1">
        <w:r w:rsidR="00123BED" w:rsidRPr="00A3423B">
          <w:rPr>
            <w:rStyle w:val="Hyperlink"/>
            <w:noProof/>
            <w:lang w:val="hr-HR"/>
          </w:rPr>
          <w:t>Slika 9 OFPT_FEATURES_REPLY unutar Wiresharka 1.6.7.</w:t>
        </w:r>
        <w:r w:rsidR="00123BED" w:rsidRPr="00A3423B">
          <w:rPr>
            <w:noProof/>
            <w:webHidden/>
            <w:lang w:val="hr-HR"/>
          </w:rPr>
          <w:tab/>
        </w:r>
        <w:r w:rsidR="00123BED" w:rsidRPr="00A3423B">
          <w:rPr>
            <w:noProof/>
            <w:webHidden/>
            <w:lang w:val="hr-HR"/>
          </w:rPr>
          <w:fldChar w:fldCharType="begin"/>
        </w:r>
        <w:r w:rsidR="00123BED" w:rsidRPr="00A3423B">
          <w:rPr>
            <w:noProof/>
            <w:webHidden/>
            <w:lang w:val="hr-HR"/>
          </w:rPr>
          <w:instrText xml:space="preserve"> PAGEREF _Toc472075308 \h </w:instrText>
        </w:r>
        <w:r w:rsidR="00123BED" w:rsidRPr="00A3423B">
          <w:rPr>
            <w:noProof/>
            <w:webHidden/>
            <w:lang w:val="hr-HR"/>
          </w:rPr>
        </w:r>
        <w:r w:rsidR="00123BED" w:rsidRPr="00A3423B">
          <w:rPr>
            <w:noProof/>
            <w:webHidden/>
            <w:lang w:val="hr-HR"/>
          </w:rPr>
          <w:fldChar w:fldCharType="separate"/>
        </w:r>
        <w:r w:rsidR="00123BED" w:rsidRPr="00A3423B">
          <w:rPr>
            <w:noProof/>
            <w:webHidden/>
            <w:lang w:val="hr-HR"/>
          </w:rPr>
          <w:t>17</w:t>
        </w:r>
        <w:r w:rsidR="00123BED" w:rsidRPr="00A3423B">
          <w:rPr>
            <w:noProof/>
            <w:webHidden/>
            <w:lang w:val="hr-HR"/>
          </w:rPr>
          <w:fldChar w:fldCharType="end"/>
        </w:r>
      </w:hyperlink>
    </w:p>
    <w:p w14:paraId="2A5F68EA" w14:textId="77777777" w:rsidR="00123BED" w:rsidRPr="00A3423B" w:rsidRDefault="008E074F">
      <w:pPr>
        <w:pStyle w:val="TableofFigures"/>
        <w:tabs>
          <w:tab w:val="right" w:leader="dot" w:pos="9350"/>
        </w:tabs>
        <w:rPr>
          <w:rFonts w:asciiTheme="minorHAnsi" w:eastAsiaTheme="minorEastAsia" w:hAnsiTheme="minorHAnsi" w:cstheme="minorBidi"/>
          <w:noProof/>
          <w:sz w:val="22"/>
          <w:szCs w:val="22"/>
          <w:lang w:val="hr-HR" w:eastAsia="hr-HR"/>
        </w:rPr>
      </w:pPr>
      <w:hyperlink r:id="rId49" w:anchor="_Toc472075309" w:history="1">
        <w:r w:rsidR="00123BED" w:rsidRPr="00A3423B">
          <w:rPr>
            <w:rStyle w:val="Hyperlink"/>
            <w:noProof/>
            <w:lang w:val="hr-HR"/>
          </w:rPr>
          <w:t>Slika 10 OFTP_ERROR unutar Wiresharka 1.6.7.</w:t>
        </w:r>
        <w:r w:rsidR="00123BED" w:rsidRPr="00A3423B">
          <w:rPr>
            <w:noProof/>
            <w:webHidden/>
            <w:lang w:val="hr-HR"/>
          </w:rPr>
          <w:tab/>
        </w:r>
        <w:r w:rsidR="00123BED" w:rsidRPr="00A3423B">
          <w:rPr>
            <w:noProof/>
            <w:webHidden/>
            <w:lang w:val="hr-HR"/>
          </w:rPr>
          <w:fldChar w:fldCharType="begin"/>
        </w:r>
        <w:r w:rsidR="00123BED" w:rsidRPr="00A3423B">
          <w:rPr>
            <w:noProof/>
            <w:webHidden/>
            <w:lang w:val="hr-HR"/>
          </w:rPr>
          <w:instrText xml:space="preserve"> PAGEREF _Toc472075309 \h </w:instrText>
        </w:r>
        <w:r w:rsidR="00123BED" w:rsidRPr="00A3423B">
          <w:rPr>
            <w:noProof/>
            <w:webHidden/>
            <w:lang w:val="hr-HR"/>
          </w:rPr>
        </w:r>
        <w:r w:rsidR="00123BED" w:rsidRPr="00A3423B">
          <w:rPr>
            <w:noProof/>
            <w:webHidden/>
            <w:lang w:val="hr-HR"/>
          </w:rPr>
          <w:fldChar w:fldCharType="separate"/>
        </w:r>
        <w:r w:rsidR="00123BED" w:rsidRPr="00A3423B">
          <w:rPr>
            <w:noProof/>
            <w:webHidden/>
            <w:lang w:val="hr-HR"/>
          </w:rPr>
          <w:t>20</w:t>
        </w:r>
        <w:r w:rsidR="00123BED" w:rsidRPr="00A3423B">
          <w:rPr>
            <w:noProof/>
            <w:webHidden/>
            <w:lang w:val="hr-HR"/>
          </w:rPr>
          <w:fldChar w:fldCharType="end"/>
        </w:r>
      </w:hyperlink>
    </w:p>
    <w:p w14:paraId="29488FA2" w14:textId="77777777" w:rsidR="00123BED" w:rsidRPr="00A3423B" w:rsidRDefault="008E074F">
      <w:pPr>
        <w:pStyle w:val="TableofFigures"/>
        <w:tabs>
          <w:tab w:val="right" w:leader="dot" w:pos="9350"/>
        </w:tabs>
        <w:rPr>
          <w:rFonts w:asciiTheme="minorHAnsi" w:eastAsiaTheme="minorEastAsia" w:hAnsiTheme="minorHAnsi" w:cstheme="minorBidi"/>
          <w:noProof/>
          <w:sz w:val="22"/>
          <w:szCs w:val="22"/>
          <w:lang w:val="hr-HR" w:eastAsia="hr-HR"/>
        </w:rPr>
      </w:pPr>
      <w:hyperlink r:id="rId50" w:anchor="_Toc472075310" w:history="1">
        <w:r w:rsidR="00123BED" w:rsidRPr="00A3423B">
          <w:rPr>
            <w:rStyle w:val="Hyperlink"/>
            <w:noProof/>
            <w:lang w:val="hr-HR"/>
          </w:rPr>
          <w:t>Slika 11 OFTP_STATS_REQUEST unutar Wiresharka 1.6.7.</w:t>
        </w:r>
        <w:r w:rsidR="00123BED" w:rsidRPr="00A3423B">
          <w:rPr>
            <w:noProof/>
            <w:webHidden/>
            <w:lang w:val="hr-HR"/>
          </w:rPr>
          <w:tab/>
        </w:r>
        <w:r w:rsidR="00123BED" w:rsidRPr="00A3423B">
          <w:rPr>
            <w:noProof/>
            <w:webHidden/>
            <w:lang w:val="hr-HR"/>
          </w:rPr>
          <w:fldChar w:fldCharType="begin"/>
        </w:r>
        <w:r w:rsidR="00123BED" w:rsidRPr="00A3423B">
          <w:rPr>
            <w:noProof/>
            <w:webHidden/>
            <w:lang w:val="hr-HR"/>
          </w:rPr>
          <w:instrText xml:space="preserve"> PAGEREF _Toc472075310 \h </w:instrText>
        </w:r>
        <w:r w:rsidR="00123BED" w:rsidRPr="00A3423B">
          <w:rPr>
            <w:noProof/>
            <w:webHidden/>
            <w:lang w:val="hr-HR"/>
          </w:rPr>
        </w:r>
        <w:r w:rsidR="00123BED" w:rsidRPr="00A3423B">
          <w:rPr>
            <w:noProof/>
            <w:webHidden/>
            <w:lang w:val="hr-HR"/>
          </w:rPr>
          <w:fldChar w:fldCharType="separate"/>
        </w:r>
        <w:r w:rsidR="00123BED" w:rsidRPr="00A3423B">
          <w:rPr>
            <w:noProof/>
            <w:webHidden/>
            <w:lang w:val="hr-HR"/>
          </w:rPr>
          <w:t>21</w:t>
        </w:r>
        <w:r w:rsidR="00123BED" w:rsidRPr="00A3423B">
          <w:rPr>
            <w:noProof/>
            <w:webHidden/>
            <w:lang w:val="hr-HR"/>
          </w:rPr>
          <w:fldChar w:fldCharType="end"/>
        </w:r>
      </w:hyperlink>
    </w:p>
    <w:p w14:paraId="5FBAFD49" w14:textId="77777777" w:rsidR="00123BED" w:rsidRPr="00A3423B" w:rsidRDefault="008E074F">
      <w:pPr>
        <w:pStyle w:val="TableofFigures"/>
        <w:tabs>
          <w:tab w:val="right" w:leader="dot" w:pos="9350"/>
        </w:tabs>
        <w:rPr>
          <w:rFonts w:asciiTheme="minorHAnsi" w:eastAsiaTheme="minorEastAsia" w:hAnsiTheme="minorHAnsi" w:cstheme="minorBidi"/>
          <w:noProof/>
          <w:sz w:val="22"/>
          <w:szCs w:val="22"/>
          <w:lang w:val="hr-HR" w:eastAsia="hr-HR"/>
        </w:rPr>
      </w:pPr>
      <w:hyperlink r:id="rId51" w:anchor="_Toc472075311" w:history="1">
        <w:r w:rsidR="00123BED" w:rsidRPr="00A3423B">
          <w:rPr>
            <w:rStyle w:val="Hyperlink"/>
            <w:noProof/>
            <w:lang w:val="hr-HR"/>
          </w:rPr>
          <w:t>Slika 12 OFPT_STATS_REQUEST za Desc Stats Reply unutar Wiresharka 1.6.7.</w:t>
        </w:r>
        <w:r w:rsidR="00123BED" w:rsidRPr="00A3423B">
          <w:rPr>
            <w:noProof/>
            <w:webHidden/>
            <w:lang w:val="hr-HR"/>
          </w:rPr>
          <w:tab/>
        </w:r>
        <w:r w:rsidR="00123BED" w:rsidRPr="00A3423B">
          <w:rPr>
            <w:noProof/>
            <w:webHidden/>
            <w:lang w:val="hr-HR"/>
          </w:rPr>
          <w:fldChar w:fldCharType="begin"/>
        </w:r>
        <w:r w:rsidR="00123BED" w:rsidRPr="00A3423B">
          <w:rPr>
            <w:noProof/>
            <w:webHidden/>
            <w:lang w:val="hr-HR"/>
          </w:rPr>
          <w:instrText xml:space="preserve"> PAGEREF _Toc472075311 \h </w:instrText>
        </w:r>
        <w:r w:rsidR="00123BED" w:rsidRPr="00A3423B">
          <w:rPr>
            <w:noProof/>
            <w:webHidden/>
            <w:lang w:val="hr-HR"/>
          </w:rPr>
        </w:r>
        <w:r w:rsidR="00123BED" w:rsidRPr="00A3423B">
          <w:rPr>
            <w:noProof/>
            <w:webHidden/>
            <w:lang w:val="hr-HR"/>
          </w:rPr>
          <w:fldChar w:fldCharType="separate"/>
        </w:r>
        <w:r w:rsidR="00123BED" w:rsidRPr="00A3423B">
          <w:rPr>
            <w:noProof/>
            <w:webHidden/>
            <w:lang w:val="hr-HR"/>
          </w:rPr>
          <w:t>22</w:t>
        </w:r>
        <w:r w:rsidR="00123BED" w:rsidRPr="00A3423B">
          <w:rPr>
            <w:noProof/>
            <w:webHidden/>
            <w:lang w:val="hr-HR"/>
          </w:rPr>
          <w:fldChar w:fldCharType="end"/>
        </w:r>
      </w:hyperlink>
    </w:p>
    <w:p w14:paraId="2393C5A5" w14:textId="77777777" w:rsidR="00123BED" w:rsidRPr="00A3423B" w:rsidRDefault="008E074F">
      <w:pPr>
        <w:pStyle w:val="TableofFigures"/>
        <w:tabs>
          <w:tab w:val="right" w:leader="dot" w:pos="9350"/>
        </w:tabs>
        <w:rPr>
          <w:rFonts w:asciiTheme="minorHAnsi" w:eastAsiaTheme="minorEastAsia" w:hAnsiTheme="minorHAnsi" w:cstheme="minorBidi"/>
          <w:noProof/>
          <w:sz w:val="22"/>
          <w:szCs w:val="22"/>
          <w:lang w:val="hr-HR" w:eastAsia="hr-HR"/>
        </w:rPr>
      </w:pPr>
      <w:hyperlink r:id="rId52" w:anchor="_Toc472075312" w:history="1">
        <w:r w:rsidR="00123BED" w:rsidRPr="00A3423B">
          <w:rPr>
            <w:rStyle w:val="Hyperlink"/>
            <w:noProof/>
            <w:lang w:val="hr-HR"/>
          </w:rPr>
          <w:t>Slika 13 OFPT_STATS_REPLY za Table Stats unutar Wiresharka 1.6.7.</w:t>
        </w:r>
        <w:r w:rsidR="00123BED" w:rsidRPr="00A3423B">
          <w:rPr>
            <w:noProof/>
            <w:webHidden/>
            <w:lang w:val="hr-HR"/>
          </w:rPr>
          <w:tab/>
        </w:r>
        <w:r w:rsidR="00123BED" w:rsidRPr="00A3423B">
          <w:rPr>
            <w:noProof/>
            <w:webHidden/>
            <w:lang w:val="hr-HR"/>
          </w:rPr>
          <w:fldChar w:fldCharType="begin"/>
        </w:r>
        <w:r w:rsidR="00123BED" w:rsidRPr="00A3423B">
          <w:rPr>
            <w:noProof/>
            <w:webHidden/>
            <w:lang w:val="hr-HR"/>
          </w:rPr>
          <w:instrText xml:space="preserve"> PAGEREF _Toc472075312 \h </w:instrText>
        </w:r>
        <w:r w:rsidR="00123BED" w:rsidRPr="00A3423B">
          <w:rPr>
            <w:noProof/>
            <w:webHidden/>
            <w:lang w:val="hr-HR"/>
          </w:rPr>
        </w:r>
        <w:r w:rsidR="00123BED" w:rsidRPr="00A3423B">
          <w:rPr>
            <w:noProof/>
            <w:webHidden/>
            <w:lang w:val="hr-HR"/>
          </w:rPr>
          <w:fldChar w:fldCharType="separate"/>
        </w:r>
        <w:r w:rsidR="00123BED" w:rsidRPr="00A3423B">
          <w:rPr>
            <w:noProof/>
            <w:webHidden/>
            <w:lang w:val="hr-HR"/>
          </w:rPr>
          <w:t>23</w:t>
        </w:r>
        <w:r w:rsidR="00123BED" w:rsidRPr="00A3423B">
          <w:rPr>
            <w:noProof/>
            <w:webHidden/>
            <w:lang w:val="hr-HR"/>
          </w:rPr>
          <w:fldChar w:fldCharType="end"/>
        </w:r>
      </w:hyperlink>
    </w:p>
    <w:p w14:paraId="77120289" w14:textId="77777777" w:rsidR="00123BED" w:rsidRPr="00A3423B" w:rsidRDefault="008E074F">
      <w:pPr>
        <w:pStyle w:val="TableofFigures"/>
        <w:tabs>
          <w:tab w:val="right" w:leader="dot" w:pos="9350"/>
        </w:tabs>
        <w:rPr>
          <w:rFonts w:asciiTheme="minorHAnsi" w:eastAsiaTheme="minorEastAsia" w:hAnsiTheme="minorHAnsi" w:cstheme="minorBidi"/>
          <w:noProof/>
          <w:sz w:val="22"/>
          <w:szCs w:val="22"/>
          <w:lang w:val="hr-HR" w:eastAsia="hr-HR"/>
        </w:rPr>
      </w:pPr>
      <w:hyperlink r:id="rId53" w:anchor="_Toc472075313" w:history="1">
        <w:r w:rsidR="00123BED" w:rsidRPr="00A3423B">
          <w:rPr>
            <w:rStyle w:val="Hyperlink"/>
            <w:noProof/>
            <w:lang w:val="hr-HR"/>
          </w:rPr>
          <w:t>Slika 14 OFPT_STATS_REPLY za Port Stats unutar Wiresharka 1.6.7.</w:t>
        </w:r>
        <w:r w:rsidR="00123BED" w:rsidRPr="00A3423B">
          <w:rPr>
            <w:noProof/>
            <w:webHidden/>
            <w:lang w:val="hr-HR"/>
          </w:rPr>
          <w:tab/>
        </w:r>
        <w:r w:rsidR="00123BED" w:rsidRPr="00A3423B">
          <w:rPr>
            <w:noProof/>
            <w:webHidden/>
            <w:lang w:val="hr-HR"/>
          </w:rPr>
          <w:fldChar w:fldCharType="begin"/>
        </w:r>
        <w:r w:rsidR="00123BED" w:rsidRPr="00A3423B">
          <w:rPr>
            <w:noProof/>
            <w:webHidden/>
            <w:lang w:val="hr-HR"/>
          </w:rPr>
          <w:instrText xml:space="preserve"> PAGEREF _Toc472075313 \h </w:instrText>
        </w:r>
        <w:r w:rsidR="00123BED" w:rsidRPr="00A3423B">
          <w:rPr>
            <w:noProof/>
            <w:webHidden/>
            <w:lang w:val="hr-HR"/>
          </w:rPr>
        </w:r>
        <w:r w:rsidR="00123BED" w:rsidRPr="00A3423B">
          <w:rPr>
            <w:noProof/>
            <w:webHidden/>
            <w:lang w:val="hr-HR"/>
          </w:rPr>
          <w:fldChar w:fldCharType="separate"/>
        </w:r>
        <w:r w:rsidR="00123BED" w:rsidRPr="00A3423B">
          <w:rPr>
            <w:noProof/>
            <w:webHidden/>
            <w:lang w:val="hr-HR"/>
          </w:rPr>
          <w:t>24</w:t>
        </w:r>
        <w:r w:rsidR="00123BED" w:rsidRPr="00A3423B">
          <w:rPr>
            <w:noProof/>
            <w:webHidden/>
            <w:lang w:val="hr-HR"/>
          </w:rPr>
          <w:fldChar w:fldCharType="end"/>
        </w:r>
      </w:hyperlink>
    </w:p>
    <w:p w14:paraId="08F8396F" w14:textId="77777777" w:rsidR="00123BED" w:rsidRPr="00A3423B" w:rsidRDefault="008E074F">
      <w:pPr>
        <w:pStyle w:val="TableofFigures"/>
        <w:tabs>
          <w:tab w:val="right" w:leader="dot" w:pos="9350"/>
        </w:tabs>
        <w:rPr>
          <w:rFonts w:asciiTheme="minorHAnsi" w:eastAsiaTheme="minorEastAsia" w:hAnsiTheme="minorHAnsi" w:cstheme="minorBidi"/>
          <w:noProof/>
          <w:sz w:val="22"/>
          <w:szCs w:val="22"/>
          <w:lang w:val="hr-HR" w:eastAsia="hr-HR"/>
        </w:rPr>
      </w:pPr>
      <w:hyperlink r:id="rId54" w:anchor="_Toc472075314" w:history="1">
        <w:r w:rsidR="00123BED" w:rsidRPr="00A3423B">
          <w:rPr>
            <w:rStyle w:val="Hyperlink"/>
            <w:noProof/>
            <w:lang w:val="hr-HR"/>
          </w:rPr>
          <w:t>Slika 15 OFPT_GET_CONFIG_REQUEST unutar Wiresharka 1.6.7.</w:t>
        </w:r>
        <w:r w:rsidR="00123BED" w:rsidRPr="00A3423B">
          <w:rPr>
            <w:noProof/>
            <w:webHidden/>
            <w:lang w:val="hr-HR"/>
          </w:rPr>
          <w:tab/>
        </w:r>
        <w:r w:rsidR="00123BED" w:rsidRPr="00A3423B">
          <w:rPr>
            <w:noProof/>
            <w:webHidden/>
            <w:lang w:val="hr-HR"/>
          </w:rPr>
          <w:fldChar w:fldCharType="begin"/>
        </w:r>
        <w:r w:rsidR="00123BED" w:rsidRPr="00A3423B">
          <w:rPr>
            <w:noProof/>
            <w:webHidden/>
            <w:lang w:val="hr-HR"/>
          </w:rPr>
          <w:instrText xml:space="preserve"> PAGEREF _Toc472075314 \h </w:instrText>
        </w:r>
        <w:r w:rsidR="00123BED" w:rsidRPr="00A3423B">
          <w:rPr>
            <w:noProof/>
            <w:webHidden/>
            <w:lang w:val="hr-HR"/>
          </w:rPr>
        </w:r>
        <w:r w:rsidR="00123BED" w:rsidRPr="00A3423B">
          <w:rPr>
            <w:noProof/>
            <w:webHidden/>
            <w:lang w:val="hr-HR"/>
          </w:rPr>
          <w:fldChar w:fldCharType="separate"/>
        </w:r>
        <w:r w:rsidR="00123BED" w:rsidRPr="00A3423B">
          <w:rPr>
            <w:noProof/>
            <w:webHidden/>
            <w:lang w:val="hr-HR"/>
          </w:rPr>
          <w:t>25</w:t>
        </w:r>
        <w:r w:rsidR="00123BED" w:rsidRPr="00A3423B">
          <w:rPr>
            <w:noProof/>
            <w:webHidden/>
            <w:lang w:val="hr-HR"/>
          </w:rPr>
          <w:fldChar w:fldCharType="end"/>
        </w:r>
      </w:hyperlink>
    </w:p>
    <w:p w14:paraId="35C00DF3" w14:textId="77777777" w:rsidR="00123BED" w:rsidRPr="00A3423B" w:rsidRDefault="008E074F">
      <w:pPr>
        <w:pStyle w:val="TableofFigures"/>
        <w:tabs>
          <w:tab w:val="right" w:leader="dot" w:pos="9350"/>
        </w:tabs>
        <w:rPr>
          <w:rFonts w:asciiTheme="minorHAnsi" w:eastAsiaTheme="minorEastAsia" w:hAnsiTheme="minorHAnsi" w:cstheme="minorBidi"/>
          <w:noProof/>
          <w:sz w:val="22"/>
          <w:szCs w:val="22"/>
          <w:lang w:val="hr-HR" w:eastAsia="hr-HR"/>
        </w:rPr>
      </w:pPr>
      <w:hyperlink r:id="rId55" w:anchor="_Toc472075315" w:history="1">
        <w:r w:rsidR="00123BED" w:rsidRPr="00A3423B">
          <w:rPr>
            <w:rStyle w:val="Hyperlink"/>
            <w:noProof/>
            <w:lang w:val="hr-HR"/>
          </w:rPr>
          <w:t>Slika 16 OFPT_GET_CONFIG_REPLY / OFPT_SET_CONFIG unutar Wiresharka 1.6.7.</w:t>
        </w:r>
        <w:r w:rsidR="00123BED" w:rsidRPr="00A3423B">
          <w:rPr>
            <w:noProof/>
            <w:webHidden/>
            <w:lang w:val="hr-HR"/>
          </w:rPr>
          <w:tab/>
        </w:r>
        <w:r w:rsidR="00123BED" w:rsidRPr="00A3423B">
          <w:rPr>
            <w:noProof/>
            <w:webHidden/>
            <w:lang w:val="hr-HR"/>
          </w:rPr>
          <w:fldChar w:fldCharType="begin"/>
        </w:r>
        <w:r w:rsidR="00123BED" w:rsidRPr="00A3423B">
          <w:rPr>
            <w:noProof/>
            <w:webHidden/>
            <w:lang w:val="hr-HR"/>
          </w:rPr>
          <w:instrText xml:space="preserve"> PAGEREF _Toc472075315 \h </w:instrText>
        </w:r>
        <w:r w:rsidR="00123BED" w:rsidRPr="00A3423B">
          <w:rPr>
            <w:noProof/>
            <w:webHidden/>
            <w:lang w:val="hr-HR"/>
          </w:rPr>
        </w:r>
        <w:r w:rsidR="00123BED" w:rsidRPr="00A3423B">
          <w:rPr>
            <w:noProof/>
            <w:webHidden/>
            <w:lang w:val="hr-HR"/>
          </w:rPr>
          <w:fldChar w:fldCharType="separate"/>
        </w:r>
        <w:r w:rsidR="00123BED" w:rsidRPr="00A3423B">
          <w:rPr>
            <w:noProof/>
            <w:webHidden/>
            <w:lang w:val="hr-HR"/>
          </w:rPr>
          <w:t>26</w:t>
        </w:r>
        <w:r w:rsidR="00123BED" w:rsidRPr="00A3423B">
          <w:rPr>
            <w:noProof/>
            <w:webHidden/>
            <w:lang w:val="hr-HR"/>
          </w:rPr>
          <w:fldChar w:fldCharType="end"/>
        </w:r>
      </w:hyperlink>
    </w:p>
    <w:p w14:paraId="23E3E6B7" w14:textId="77777777" w:rsidR="00123BED" w:rsidRPr="00A3423B" w:rsidRDefault="008E074F">
      <w:pPr>
        <w:pStyle w:val="TableofFigures"/>
        <w:tabs>
          <w:tab w:val="right" w:leader="dot" w:pos="9350"/>
        </w:tabs>
        <w:rPr>
          <w:rFonts w:asciiTheme="minorHAnsi" w:eastAsiaTheme="minorEastAsia" w:hAnsiTheme="minorHAnsi" w:cstheme="minorBidi"/>
          <w:noProof/>
          <w:sz w:val="22"/>
          <w:szCs w:val="22"/>
          <w:lang w:val="hr-HR" w:eastAsia="hr-HR"/>
        </w:rPr>
      </w:pPr>
      <w:hyperlink r:id="rId56" w:anchor="_Toc472075316" w:history="1">
        <w:r w:rsidR="00123BED" w:rsidRPr="00A3423B">
          <w:rPr>
            <w:rStyle w:val="Hyperlink"/>
            <w:noProof/>
            <w:lang w:val="hr-HR"/>
          </w:rPr>
          <w:t>Slika 17 OFPT_FLOW_MOD unutar Wiresharka 2.2.3.</w:t>
        </w:r>
        <w:r w:rsidR="00123BED" w:rsidRPr="00A3423B">
          <w:rPr>
            <w:noProof/>
            <w:webHidden/>
            <w:lang w:val="hr-HR"/>
          </w:rPr>
          <w:tab/>
        </w:r>
        <w:r w:rsidR="00123BED" w:rsidRPr="00A3423B">
          <w:rPr>
            <w:noProof/>
            <w:webHidden/>
            <w:lang w:val="hr-HR"/>
          </w:rPr>
          <w:fldChar w:fldCharType="begin"/>
        </w:r>
        <w:r w:rsidR="00123BED" w:rsidRPr="00A3423B">
          <w:rPr>
            <w:noProof/>
            <w:webHidden/>
            <w:lang w:val="hr-HR"/>
          </w:rPr>
          <w:instrText xml:space="preserve"> PAGEREF _Toc472075316 \h </w:instrText>
        </w:r>
        <w:r w:rsidR="00123BED" w:rsidRPr="00A3423B">
          <w:rPr>
            <w:noProof/>
            <w:webHidden/>
            <w:lang w:val="hr-HR"/>
          </w:rPr>
        </w:r>
        <w:r w:rsidR="00123BED" w:rsidRPr="00A3423B">
          <w:rPr>
            <w:noProof/>
            <w:webHidden/>
            <w:lang w:val="hr-HR"/>
          </w:rPr>
          <w:fldChar w:fldCharType="separate"/>
        </w:r>
        <w:r w:rsidR="00123BED" w:rsidRPr="00A3423B">
          <w:rPr>
            <w:noProof/>
            <w:webHidden/>
            <w:lang w:val="hr-HR"/>
          </w:rPr>
          <w:t>27</w:t>
        </w:r>
        <w:r w:rsidR="00123BED" w:rsidRPr="00A3423B">
          <w:rPr>
            <w:noProof/>
            <w:webHidden/>
            <w:lang w:val="hr-HR"/>
          </w:rPr>
          <w:fldChar w:fldCharType="end"/>
        </w:r>
      </w:hyperlink>
    </w:p>
    <w:p w14:paraId="7916C03C" w14:textId="77777777" w:rsidR="00123BED" w:rsidRPr="00A3423B" w:rsidRDefault="008E074F">
      <w:pPr>
        <w:pStyle w:val="TableofFigures"/>
        <w:tabs>
          <w:tab w:val="right" w:leader="dot" w:pos="9350"/>
        </w:tabs>
        <w:rPr>
          <w:rFonts w:asciiTheme="minorHAnsi" w:eastAsiaTheme="minorEastAsia" w:hAnsiTheme="minorHAnsi" w:cstheme="minorBidi"/>
          <w:noProof/>
          <w:sz w:val="22"/>
          <w:szCs w:val="22"/>
          <w:lang w:val="hr-HR" w:eastAsia="hr-HR"/>
        </w:rPr>
      </w:pPr>
      <w:hyperlink r:id="rId57" w:anchor="_Toc472075317" w:history="1">
        <w:r w:rsidR="00123BED" w:rsidRPr="00A3423B">
          <w:rPr>
            <w:rStyle w:val="Hyperlink"/>
            <w:noProof/>
            <w:lang w:val="hr-HR"/>
          </w:rPr>
          <w:t>Slika 18 OFPT_FLOW_MOD unutar Wiresharka 1.6.7.</w:t>
        </w:r>
        <w:r w:rsidR="00123BED" w:rsidRPr="00A3423B">
          <w:rPr>
            <w:noProof/>
            <w:webHidden/>
            <w:lang w:val="hr-HR"/>
          </w:rPr>
          <w:tab/>
        </w:r>
        <w:r w:rsidR="00123BED" w:rsidRPr="00A3423B">
          <w:rPr>
            <w:noProof/>
            <w:webHidden/>
            <w:lang w:val="hr-HR"/>
          </w:rPr>
          <w:fldChar w:fldCharType="begin"/>
        </w:r>
        <w:r w:rsidR="00123BED" w:rsidRPr="00A3423B">
          <w:rPr>
            <w:noProof/>
            <w:webHidden/>
            <w:lang w:val="hr-HR"/>
          </w:rPr>
          <w:instrText xml:space="preserve"> PAGEREF _Toc472075317 \h </w:instrText>
        </w:r>
        <w:r w:rsidR="00123BED" w:rsidRPr="00A3423B">
          <w:rPr>
            <w:noProof/>
            <w:webHidden/>
            <w:lang w:val="hr-HR"/>
          </w:rPr>
        </w:r>
        <w:r w:rsidR="00123BED" w:rsidRPr="00A3423B">
          <w:rPr>
            <w:noProof/>
            <w:webHidden/>
            <w:lang w:val="hr-HR"/>
          </w:rPr>
          <w:fldChar w:fldCharType="separate"/>
        </w:r>
        <w:r w:rsidR="00123BED" w:rsidRPr="00A3423B">
          <w:rPr>
            <w:noProof/>
            <w:webHidden/>
            <w:lang w:val="hr-HR"/>
          </w:rPr>
          <w:t>29</w:t>
        </w:r>
        <w:r w:rsidR="00123BED" w:rsidRPr="00A3423B">
          <w:rPr>
            <w:noProof/>
            <w:webHidden/>
            <w:lang w:val="hr-HR"/>
          </w:rPr>
          <w:fldChar w:fldCharType="end"/>
        </w:r>
      </w:hyperlink>
    </w:p>
    <w:p w14:paraId="78D9C21E" w14:textId="77777777" w:rsidR="00123BED" w:rsidRPr="00A3423B" w:rsidRDefault="008E074F">
      <w:pPr>
        <w:pStyle w:val="TableofFigures"/>
        <w:tabs>
          <w:tab w:val="right" w:leader="dot" w:pos="9350"/>
        </w:tabs>
        <w:rPr>
          <w:rFonts w:asciiTheme="minorHAnsi" w:eastAsiaTheme="minorEastAsia" w:hAnsiTheme="minorHAnsi" w:cstheme="minorBidi"/>
          <w:noProof/>
          <w:sz w:val="22"/>
          <w:szCs w:val="22"/>
          <w:lang w:val="hr-HR" w:eastAsia="hr-HR"/>
        </w:rPr>
      </w:pPr>
      <w:hyperlink r:id="rId58" w:anchor="_Toc472075318" w:history="1">
        <w:r w:rsidR="00123BED" w:rsidRPr="00A3423B">
          <w:rPr>
            <w:rStyle w:val="Hyperlink"/>
            <w:noProof/>
            <w:lang w:val="hr-HR"/>
          </w:rPr>
          <w:t>Slika 19 OFPT_PACKET_IN unutar Wiresharka 1.6.7.</w:t>
        </w:r>
        <w:r w:rsidR="00123BED" w:rsidRPr="00A3423B">
          <w:rPr>
            <w:noProof/>
            <w:webHidden/>
            <w:lang w:val="hr-HR"/>
          </w:rPr>
          <w:tab/>
        </w:r>
        <w:r w:rsidR="00123BED" w:rsidRPr="00A3423B">
          <w:rPr>
            <w:noProof/>
            <w:webHidden/>
            <w:lang w:val="hr-HR"/>
          </w:rPr>
          <w:fldChar w:fldCharType="begin"/>
        </w:r>
        <w:r w:rsidR="00123BED" w:rsidRPr="00A3423B">
          <w:rPr>
            <w:noProof/>
            <w:webHidden/>
            <w:lang w:val="hr-HR"/>
          </w:rPr>
          <w:instrText xml:space="preserve"> PAGEREF _Toc472075318 \h </w:instrText>
        </w:r>
        <w:r w:rsidR="00123BED" w:rsidRPr="00A3423B">
          <w:rPr>
            <w:noProof/>
            <w:webHidden/>
            <w:lang w:val="hr-HR"/>
          </w:rPr>
        </w:r>
        <w:r w:rsidR="00123BED" w:rsidRPr="00A3423B">
          <w:rPr>
            <w:noProof/>
            <w:webHidden/>
            <w:lang w:val="hr-HR"/>
          </w:rPr>
          <w:fldChar w:fldCharType="separate"/>
        </w:r>
        <w:r w:rsidR="00123BED" w:rsidRPr="00A3423B">
          <w:rPr>
            <w:noProof/>
            <w:webHidden/>
            <w:lang w:val="hr-HR"/>
          </w:rPr>
          <w:t>31</w:t>
        </w:r>
        <w:r w:rsidR="00123BED" w:rsidRPr="00A3423B">
          <w:rPr>
            <w:noProof/>
            <w:webHidden/>
            <w:lang w:val="hr-HR"/>
          </w:rPr>
          <w:fldChar w:fldCharType="end"/>
        </w:r>
      </w:hyperlink>
    </w:p>
    <w:p w14:paraId="54F8F0B5" w14:textId="77777777" w:rsidR="00123BED" w:rsidRPr="00A3423B" w:rsidRDefault="008E074F">
      <w:pPr>
        <w:pStyle w:val="TableofFigures"/>
        <w:tabs>
          <w:tab w:val="right" w:leader="dot" w:pos="9350"/>
        </w:tabs>
        <w:rPr>
          <w:rFonts w:asciiTheme="minorHAnsi" w:eastAsiaTheme="minorEastAsia" w:hAnsiTheme="minorHAnsi" w:cstheme="minorBidi"/>
          <w:noProof/>
          <w:sz w:val="22"/>
          <w:szCs w:val="22"/>
          <w:lang w:val="hr-HR" w:eastAsia="hr-HR"/>
        </w:rPr>
      </w:pPr>
      <w:hyperlink r:id="rId59" w:anchor="_Toc472075319" w:history="1">
        <w:r w:rsidR="00123BED" w:rsidRPr="00A3423B">
          <w:rPr>
            <w:rStyle w:val="Hyperlink"/>
            <w:noProof/>
            <w:lang w:val="hr-HR"/>
          </w:rPr>
          <w:t>Slika 20 OFPT_PACKET_OUT unutar Wiresharka 1.6.7.</w:t>
        </w:r>
        <w:r w:rsidR="00123BED" w:rsidRPr="00A3423B">
          <w:rPr>
            <w:noProof/>
            <w:webHidden/>
            <w:lang w:val="hr-HR"/>
          </w:rPr>
          <w:tab/>
        </w:r>
        <w:r w:rsidR="00123BED" w:rsidRPr="00A3423B">
          <w:rPr>
            <w:noProof/>
            <w:webHidden/>
            <w:lang w:val="hr-HR"/>
          </w:rPr>
          <w:fldChar w:fldCharType="begin"/>
        </w:r>
        <w:r w:rsidR="00123BED" w:rsidRPr="00A3423B">
          <w:rPr>
            <w:noProof/>
            <w:webHidden/>
            <w:lang w:val="hr-HR"/>
          </w:rPr>
          <w:instrText xml:space="preserve"> PAGEREF _Toc472075319 \h </w:instrText>
        </w:r>
        <w:r w:rsidR="00123BED" w:rsidRPr="00A3423B">
          <w:rPr>
            <w:noProof/>
            <w:webHidden/>
            <w:lang w:val="hr-HR"/>
          </w:rPr>
        </w:r>
        <w:r w:rsidR="00123BED" w:rsidRPr="00A3423B">
          <w:rPr>
            <w:noProof/>
            <w:webHidden/>
            <w:lang w:val="hr-HR"/>
          </w:rPr>
          <w:fldChar w:fldCharType="separate"/>
        </w:r>
        <w:r w:rsidR="00123BED" w:rsidRPr="00A3423B">
          <w:rPr>
            <w:noProof/>
            <w:webHidden/>
            <w:lang w:val="hr-HR"/>
          </w:rPr>
          <w:t>32</w:t>
        </w:r>
        <w:r w:rsidR="00123BED" w:rsidRPr="00A3423B">
          <w:rPr>
            <w:noProof/>
            <w:webHidden/>
            <w:lang w:val="hr-HR"/>
          </w:rPr>
          <w:fldChar w:fldCharType="end"/>
        </w:r>
      </w:hyperlink>
    </w:p>
    <w:p w14:paraId="6D373AAD" w14:textId="77777777" w:rsidR="00D05334" w:rsidRPr="00A3423B" w:rsidRDefault="00123BED" w:rsidP="00591F20">
      <w:pPr>
        <w:spacing w:line="360" w:lineRule="auto"/>
        <w:rPr>
          <w:sz w:val="24"/>
          <w:lang w:val="hr-HR"/>
        </w:rPr>
      </w:pPr>
      <w:r w:rsidRPr="00A3423B">
        <w:rPr>
          <w:sz w:val="24"/>
          <w:lang w:val="hr-HR"/>
        </w:rPr>
        <w:fldChar w:fldCharType="end"/>
      </w:r>
    </w:p>
    <w:sectPr w:rsidR="00D05334" w:rsidRPr="00A3423B" w:rsidSect="00620B2D">
      <w:pgSz w:w="12240" w:h="15840" w:code="1"/>
      <w:pgMar w:top="1440" w:right="1440" w:bottom="1440" w:left="1440" w:header="720" w:footer="720" w:gutter="0"/>
      <w:cols w:space="72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Ognjen" w:date="2017-01-16T12:52:00Z" w:initials="O">
    <w:p w14:paraId="42FD7476" w14:textId="77777777" w:rsidR="008E074F" w:rsidRDefault="008E074F">
      <w:pPr>
        <w:pStyle w:val="CommentText"/>
      </w:pPr>
      <w:r>
        <w:rPr>
          <w:rStyle w:val="CommentReference"/>
        </w:rPr>
        <w:annotationRef/>
      </w:r>
      <w:r>
        <w:t xml:space="preserve">Ne zaboravite osvježiti sadržaj na kraju </w:t>
      </w:r>
      <w:r>
        <w:sym w:font="Wingdings" w:char="F04A"/>
      </w:r>
    </w:p>
  </w:comment>
  <w:comment w:id="7" w:author="Ognjen" w:date="2017-01-16T12:53:00Z" w:initials="O">
    <w:p w14:paraId="10699CFA" w14:textId="77777777" w:rsidR="008E074F" w:rsidRDefault="008E074F">
      <w:pPr>
        <w:pStyle w:val="CommentText"/>
      </w:pPr>
      <w:r>
        <w:rPr>
          <w:rStyle w:val="CommentReference"/>
        </w:rPr>
        <w:annotationRef/>
      </w:r>
      <w:r>
        <w:t>Veliko slovo, jer se radi o nazivu kom. Mreže.</w:t>
      </w:r>
    </w:p>
  </w:comment>
  <w:comment w:id="19" w:author="Ognjen" w:date="2017-01-16T12:54:00Z" w:initials="O">
    <w:p w14:paraId="3EB7DF96" w14:textId="77777777" w:rsidR="008E074F" w:rsidRDefault="008E074F">
      <w:pPr>
        <w:pStyle w:val="CommentText"/>
      </w:pPr>
      <w:r>
        <w:rPr>
          <w:rStyle w:val="CommentReference"/>
        </w:rPr>
        <w:annotationRef/>
      </w:r>
      <w:r>
        <w:t>Oznaka literature uvijek dolazi kao dio rečenice (odnosno, “najkasnije” prije točke ili drugih znakova interpunkcije).</w:t>
      </w:r>
    </w:p>
  </w:comment>
  <w:comment w:id="62" w:author="Ognjen" w:date="2017-01-16T12:58:00Z" w:initials="O">
    <w:p w14:paraId="2F09633F" w14:textId="77777777" w:rsidR="008E074F" w:rsidRDefault="008E074F">
      <w:pPr>
        <w:pStyle w:val="CommentText"/>
      </w:pPr>
      <w:r>
        <w:rPr>
          <w:rStyle w:val="CommentReference"/>
        </w:rPr>
        <w:annotationRef/>
      </w:r>
      <w:r>
        <w:t xml:space="preserve">Dodajte na kraj ovog poglavlja novi paragraf i u njemu opišite strukturu dokumentacije. Primjerice: “Ostatak ove tehničke dokumentacije organiziran je na sljedeći način. U poglavlju 2 opisan je koncept i arhitektura SDN mreža. Specifikacija OpenFlow predstavljena je u poglavlju 3...” </w:t>
      </w:r>
    </w:p>
  </w:comment>
  <w:comment w:id="110" w:author="Ognjen" w:date="2017-01-16T14:16:00Z" w:initials="O">
    <w:p w14:paraId="4A765FCB" w14:textId="2EE676D2" w:rsidR="008E074F" w:rsidRDefault="008E074F">
      <w:pPr>
        <w:pStyle w:val="CommentText"/>
      </w:pPr>
      <w:r>
        <w:rPr>
          <w:rStyle w:val="CommentReference"/>
        </w:rPr>
        <w:annotationRef/>
      </w:r>
      <w:r>
        <w:t xml:space="preserve">Predmet Komu. mreže! </w:t>
      </w:r>
      <w:r>
        <w:sym w:font="Wingdings" w:char="F04A"/>
      </w:r>
    </w:p>
  </w:comment>
  <w:comment w:id="138" w:author="Ognjen" w:date="2017-01-16T14:20:00Z" w:initials="O">
    <w:p w14:paraId="4EDB923C" w14:textId="77777777" w:rsidR="008E074F" w:rsidRDefault="008E074F">
      <w:pPr>
        <w:pStyle w:val="CommentText"/>
      </w:pPr>
      <w:r>
        <w:rPr>
          <w:rStyle w:val="CommentReference"/>
        </w:rPr>
        <w:annotationRef/>
      </w:r>
      <w:r>
        <w:t xml:space="preserve">Nigdje u tekstu niste referencirali sliku 1, što je obavezno učiniti za svaku sliku (v. primjer). </w:t>
      </w:r>
    </w:p>
    <w:p w14:paraId="26AED38A" w14:textId="77777777" w:rsidR="008E074F" w:rsidRDefault="008E074F">
      <w:pPr>
        <w:pStyle w:val="CommentText"/>
      </w:pPr>
    </w:p>
    <w:p w14:paraId="1AB0C381" w14:textId="5885F903" w:rsidR="008E074F" w:rsidRDefault="008E074F">
      <w:pPr>
        <w:pStyle w:val="CommentText"/>
      </w:pPr>
      <w:r>
        <w:t xml:space="preserve">Također, objasnite svaku sliku, odnosno povežite s tekstom (npr., na slici spominjete sloj infrastrukture mreže – naglasite da se on odnosi na mrežne uređaje, odnosno usmjernike). </w:t>
      </w:r>
    </w:p>
    <w:p w14:paraId="1BF61ABE" w14:textId="77777777" w:rsidR="008E074F" w:rsidRDefault="008E074F">
      <w:pPr>
        <w:pStyle w:val="CommentText"/>
      </w:pPr>
    </w:p>
    <w:p w14:paraId="4B6CBB0C" w14:textId="00A6097D" w:rsidR="008E074F" w:rsidRDefault="008E074F">
      <w:pPr>
        <w:pStyle w:val="CommentText"/>
      </w:pPr>
      <w:r>
        <w:t>Dodatno, na slici i u tekstu naglasite namjenu Southbound sučelja (između sloja infra. i upravljačkog sloja), primjer je OpenFlow, te Northbound sučelja (između upravljačkog sloja i aplikacijskog sloja).</w:t>
      </w:r>
    </w:p>
  </w:comment>
  <w:comment w:id="131" w:author="Ognjen" w:date="2017-01-16T14:58:00Z" w:initials="O">
    <w:p w14:paraId="6524382F" w14:textId="57BB6421" w:rsidR="008E074F" w:rsidRDefault="008E074F">
      <w:pPr>
        <w:pStyle w:val="CommentText"/>
      </w:pPr>
      <w:r>
        <w:rPr>
          <w:rStyle w:val="CommentReference"/>
        </w:rPr>
        <w:annotationRef/>
      </w:r>
      <w:r w:rsidRPr="00A3423B">
        <w:rPr>
          <w:sz w:val="24"/>
          <w:lang w:val="hr-HR"/>
        </w:rPr>
        <w:t>ako naiđe paket koji odgovara jednom od redaka te tablice</w:t>
      </w:r>
    </w:p>
  </w:comment>
  <w:comment w:id="210" w:author="Ognjen" w:date="2017-01-16T14:58:00Z" w:initials="O">
    <w:p w14:paraId="19D23FE2" w14:textId="07400DEB" w:rsidR="008E074F" w:rsidRDefault="008E074F">
      <w:pPr>
        <w:pStyle w:val="CommentText"/>
      </w:pPr>
      <w:r>
        <w:rPr>
          <w:rStyle w:val="CommentReference"/>
        </w:rPr>
        <w:annotationRef/>
      </w:r>
      <w:r>
        <w:t>Preformulirajte rečenicu, jer je nerazumljiva! Subjekt predikat...</w:t>
      </w:r>
    </w:p>
  </w:comment>
  <w:comment w:id="257" w:author="Ognjen" w:date="2017-01-16T15:07:00Z" w:initials="O">
    <w:p w14:paraId="03B511F2" w14:textId="361BD2A9" w:rsidR="008E074F" w:rsidRDefault="008E074F">
      <w:pPr>
        <w:pStyle w:val="CommentText"/>
      </w:pPr>
      <w:r>
        <w:rPr>
          <w:rStyle w:val="CommentReference"/>
        </w:rPr>
        <w:annotationRef/>
      </w:r>
      <w:r>
        <w:t>Uskladite pojmove – čitatelj ovdje ne može znati na što se odnosi pojam prosljeđujuće jedinice!</w:t>
      </w:r>
    </w:p>
  </w:comment>
  <w:comment w:id="260" w:author="Ognjen" w:date="2017-01-16T15:08:00Z" w:initials="O">
    <w:p w14:paraId="42BA5145" w14:textId="281F22F9" w:rsidR="008E074F" w:rsidRDefault="008E074F">
      <w:pPr>
        <w:pStyle w:val="CommentText"/>
      </w:pPr>
      <w:r>
        <w:rPr>
          <w:rStyle w:val="CommentReference"/>
        </w:rPr>
        <w:annotationRef/>
      </w:r>
      <w:r>
        <w:t>Nejasno – na što ste mislili?</w:t>
      </w:r>
    </w:p>
  </w:comment>
  <w:comment w:id="262" w:author="Ognjen" w:date="2017-01-16T15:08:00Z" w:initials="O">
    <w:p w14:paraId="33C2837B" w14:textId="12C989F2" w:rsidR="008E074F" w:rsidRDefault="008E074F">
      <w:pPr>
        <w:pStyle w:val="CommentText"/>
      </w:pPr>
      <w:r>
        <w:rPr>
          <w:rStyle w:val="CommentReference"/>
        </w:rPr>
        <w:annotationRef/>
      </w:r>
      <w:r>
        <w:t>Niste, i ne morate, objašnjavati VLAN!</w:t>
      </w:r>
    </w:p>
  </w:comment>
  <w:comment w:id="263" w:author="Ognjen" w:date="2017-01-16T15:09:00Z" w:initials="O">
    <w:p w14:paraId="23FE5996" w14:textId="3E20B272" w:rsidR="008E074F" w:rsidRDefault="008E074F">
      <w:pPr>
        <w:pStyle w:val="CommentText"/>
      </w:pPr>
      <w:r>
        <w:rPr>
          <w:rStyle w:val="CommentReference"/>
        </w:rPr>
        <w:annotationRef/>
      </w:r>
      <w:r>
        <w:t>Ovo proizlazi iz koncepta logički centraliziranog upravljanja mrežom od strane SDNC-a... Preformulirajte!</w:t>
      </w:r>
    </w:p>
  </w:comment>
  <w:comment w:id="264" w:author="Ognjen" w:date="2017-01-16T15:37:00Z" w:initials="O">
    <w:p w14:paraId="5A66B0CF" w14:textId="1B5759E3" w:rsidR="008E074F" w:rsidRDefault="008E074F">
      <w:pPr>
        <w:pStyle w:val="CommentText"/>
      </w:pPr>
      <w:r>
        <w:rPr>
          <w:rStyle w:val="CommentReference"/>
        </w:rPr>
        <w:annotationRef/>
      </w:r>
      <w:r>
        <w:t xml:space="preserve">Tok je </w:t>
      </w:r>
      <w:r>
        <w:rPr>
          <w:rStyle w:val="CommentReference"/>
        </w:rPr>
        <w:annotationRef/>
      </w:r>
      <w:r>
        <w:t>dobro definiran!</w:t>
      </w:r>
    </w:p>
  </w:comment>
  <w:comment w:id="294" w:author="Ognjen" w:date="2017-01-16T15:42:00Z" w:initials="O">
    <w:p w14:paraId="2C917B67" w14:textId="0AF1626C" w:rsidR="008E074F" w:rsidRDefault="008E074F">
      <w:pPr>
        <w:pStyle w:val="CommentText"/>
      </w:pPr>
      <w:r>
        <w:rPr>
          <w:rStyle w:val="CommentReference"/>
        </w:rPr>
        <w:annotationRef/>
      </w:r>
      <w:r>
        <w:t xml:space="preserve">Kad pogledate verzije 1.4 i 1.5, vidjet ćete da su planovi jedno, a... </w:t>
      </w:r>
      <w:r>
        <w:sym w:font="Wingdings" w:char="F04A"/>
      </w:r>
    </w:p>
  </w:comment>
  <w:comment w:id="300" w:author="Ognjen" w:date="2017-01-16T15:43:00Z" w:initials="O">
    <w:p w14:paraId="48332232" w14:textId="442E57CC" w:rsidR="008E074F" w:rsidRDefault="008E074F">
      <w:pPr>
        <w:pStyle w:val="CommentText"/>
      </w:pPr>
      <w:r>
        <w:rPr>
          <w:rStyle w:val="CommentReference"/>
        </w:rPr>
        <w:annotationRef/>
      </w:r>
      <w:r>
        <w:t>Nevažno za vaš zadatak!</w:t>
      </w:r>
    </w:p>
  </w:comment>
  <w:comment w:id="306" w:author="Ognjen" w:date="2017-01-16T15:47:00Z" w:initials="O">
    <w:p w14:paraId="655F226F" w14:textId="06183EDA" w:rsidR="008E074F" w:rsidRDefault="008E074F">
      <w:pPr>
        <w:pStyle w:val="CommentText"/>
      </w:pPr>
      <w:r>
        <w:rPr>
          <w:rStyle w:val="CommentReference"/>
        </w:rPr>
        <w:annotationRef/>
      </w:r>
      <w:r>
        <w:t>Opis slike 2 (</w:t>
      </w:r>
      <w:r w:rsidRPr="00DD58C8">
        <w:rPr>
          <w:i/>
        </w:rPr>
        <w:t>caption</w:t>
      </w:r>
      <w:r>
        <w:t>) je “pobjegao” zbog mojih promjena u tekstu – pazite na to u konačnoj verziji dokumentacije.</w:t>
      </w:r>
    </w:p>
  </w:comment>
  <w:comment w:id="441" w:author="Ognjen" w:date="2017-01-17T11:25:00Z" w:initials="O">
    <w:p w14:paraId="6C9CD50C" w14:textId="477B53D9" w:rsidR="008E074F" w:rsidRDefault="008E074F">
      <w:pPr>
        <w:pStyle w:val="CommentText"/>
      </w:pPr>
      <w:r>
        <w:rPr>
          <w:rStyle w:val="CommentReference"/>
        </w:rPr>
        <w:annotationRef/>
      </w:r>
      <w:r>
        <w:t>U nastavku ovog paragrafa navedite primjere nekih poruka za svaku od 3 grupa te njihovu namjenu.</w:t>
      </w:r>
    </w:p>
  </w:comment>
  <w:comment w:id="466" w:author="Ognjen" w:date="2017-01-17T11:28:00Z" w:initials="O">
    <w:p w14:paraId="32ACECD9" w14:textId="69DD0611" w:rsidR="008E074F" w:rsidRDefault="008E074F">
      <w:pPr>
        <w:pStyle w:val="CommentText"/>
      </w:pPr>
      <w:r>
        <w:rPr>
          <w:rStyle w:val="CommentReference"/>
        </w:rPr>
        <w:annotationRef/>
      </w:r>
      <w:r>
        <w:t>Objasnite ukratko namjenu poruka koje ste ilustrirali na slici 4.</w:t>
      </w:r>
    </w:p>
    <w:p w14:paraId="5E15E5E0" w14:textId="77777777" w:rsidR="008E074F" w:rsidRDefault="008E074F">
      <w:pPr>
        <w:pStyle w:val="CommentText"/>
      </w:pPr>
    </w:p>
    <w:p w14:paraId="04CB3399" w14:textId="11C4127A" w:rsidR="008E074F" w:rsidRDefault="008E074F">
      <w:pPr>
        <w:pStyle w:val="CommentText"/>
      </w:pPr>
      <w:r>
        <w:t>Precrtajte sliku tako da uključite prethodno korištene pojmove: preklopnik -&gt; mrežni uređaj, kontroler -&gt; SDNC</w:t>
      </w:r>
    </w:p>
  </w:comment>
  <w:comment w:id="503" w:author="Ognjen" w:date="2017-01-17T11:40:00Z" w:initials="O">
    <w:p w14:paraId="2A49B54B" w14:textId="03826800" w:rsidR="008E074F" w:rsidRDefault="008E074F">
      <w:pPr>
        <w:pStyle w:val="CommentText"/>
      </w:pPr>
      <w:r>
        <w:rPr>
          <w:rStyle w:val="CommentReference"/>
        </w:rPr>
        <w:annotationRef/>
      </w:r>
      <w:r>
        <w:t>Nacrtajte sliku topologije laboratorijske mreže, tako da se prikaže računalo s OpenDaylightom i pet SDN mrežnih uređaja koji se međusobno spajaju putem OpenFlowa.</w:t>
      </w:r>
    </w:p>
  </w:comment>
  <w:comment w:id="508" w:author="Ognjen" w:date="2017-01-17T18:28:00Z" w:initials="O">
    <w:p w14:paraId="7A944C1D" w14:textId="77777777" w:rsidR="008E074F" w:rsidRDefault="008E074F">
      <w:pPr>
        <w:pStyle w:val="CommentText"/>
      </w:pPr>
      <w:r>
        <w:rPr>
          <w:rStyle w:val="CommentReference"/>
        </w:rPr>
        <w:annotationRef/>
      </w:r>
      <w:r>
        <w:t xml:space="preserve">Objasnite ukratko svoju “metodologiju” snimanja i analize poruka: </w:t>
      </w:r>
    </w:p>
    <w:p w14:paraId="0C29382F" w14:textId="77777777" w:rsidR="008E074F" w:rsidRDefault="008E074F" w:rsidP="00DD4381">
      <w:pPr>
        <w:pStyle w:val="CommentText"/>
      </w:pPr>
      <w:r>
        <w:t>1) prvo ste pokrenuli alat Wireshark na računalu s OpenDaylightom,</w:t>
      </w:r>
    </w:p>
    <w:p w14:paraId="51979F9C" w14:textId="77777777" w:rsidR="008E074F" w:rsidRDefault="008E074F" w:rsidP="00DD4381">
      <w:pPr>
        <w:pStyle w:val="CommentText"/>
      </w:pPr>
      <w:r>
        <w:t xml:space="preserve">2) zatim je uspostavljena OpenFlow veza između SDNC-a i mrežnih uređaja, </w:t>
      </w:r>
    </w:p>
    <w:p w14:paraId="4D055159" w14:textId="4F9EBDBC" w:rsidR="008E074F" w:rsidRDefault="008E074F" w:rsidP="00DD4381">
      <w:pPr>
        <w:pStyle w:val="CommentText"/>
      </w:pPr>
      <w:r>
        <w:t>3) nakon toga slijedi razmjena OpenFlow poruka između SDNC-a i mrežnih uređaja u tzv. “tihoj mreži”, gdje se ne pojavljuju tokovi paketa i zahtjevi za definicijom pravila prosljeđvanja, itd.</w:t>
      </w:r>
    </w:p>
  </w:comment>
  <w:comment w:id="544" w:author="Ognjen" w:date="2017-01-17T11:52:00Z" w:initials="O">
    <w:p w14:paraId="367D683F" w14:textId="69E07692" w:rsidR="008E074F" w:rsidRDefault="008E074F">
      <w:pPr>
        <w:pStyle w:val="CommentText"/>
      </w:pPr>
      <w:r>
        <w:rPr>
          <w:rStyle w:val="CommentReference"/>
        </w:rPr>
        <w:annotationRef/>
      </w:r>
      <w:r>
        <w:t>Tako povežite ispis sa slike s objašnjenjem u tekstu.</w:t>
      </w:r>
    </w:p>
  </w:comment>
  <w:comment w:id="577" w:author="Ognjen" w:date="2017-01-17T11:47:00Z" w:initials="O">
    <w:p w14:paraId="2DF05224" w14:textId="2020A2A8" w:rsidR="008E074F" w:rsidRDefault="008E074F">
      <w:pPr>
        <w:pStyle w:val="CommentText"/>
      </w:pPr>
      <w:r>
        <w:rPr>
          <w:rStyle w:val="CommentReference"/>
        </w:rPr>
        <w:annotationRef/>
      </w:r>
      <w:r>
        <w:t>Prije slike 6 objasnite na što se odnosi fizički priključak i njegova strukutra (fizički priključak se odnosi na priključak mrežnog uređaja, kroz koji se prenose paketi...)</w:t>
      </w:r>
    </w:p>
  </w:comment>
  <w:comment w:id="591" w:author="Ognjen" w:date="2017-01-17T11:54:00Z" w:initials="O">
    <w:p w14:paraId="0B5C6F03" w14:textId="11626A26" w:rsidR="008E074F" w:rsidRDefault="008E074F">
      <w:pPr>
        <w:pStyle w:val="CommentText"/>
      </w:pPr>
      <w:r>
        <w:rPr>
          <w:rStyle w:val="CommentReference"/>
        </w:rPr>
        <w:annotationRef/>
      </w:r>
      <w:r>
        <w:t>Tako povežite ispis sa slike s objašnjenjem u tekstu za svaki parameter.</w:t>
      </w:r>
    </w:p>
  </w:comment>
  <w:comment w:id="811" w:author="Ognjen" w:date="2017-01-17T12:22:00Z" w:initials="O">
    <w:p w14:paraId="00A56975" w14:textId="691528B2" w:rsidR="008E074F" w:rsidRDefault="008E074F">
      <w:pPr>
        <w:pStyle w:val="CommentText"/>
      </w:pPr>
      <w:r>
        <w:rPr>
          <w:rStyle w:val="CommentReference"/>
        </w:rPr>
        <w:annotationRef/>
      </w:r>
      <w:r>
        <w:t>Tako povežite ispis sa slike s objašnjenjem u tekstu za svaki parameter.</w:t>
      </w:r>
    </w:p>
  </w:comment>
  <w:comment w:id="987" w:author="Ognjen" w:date="2017-01-17T12:53:00Z" w:initials="O">
    <w:p w14:paraId="5A5A5504" w14:textId="77777777" w:rsidR="008E074F" w:rsidRDefault="008E074F" w:rsidP="00F83716">
      <w:pPr>
        <w:pStyle w:val="CommentText"/>
      </w:pPr>
      <w:r>
        <w:rPr>
          <w:rStyle w:val="CommentReference"/>
        </w:rPr>
        <w:annotationRef/>
      </w:r>
      <w:r>
        <w:rPr>
          <w:rStyle w:val="CommentReference"/>
        </w:rPr>
        <w:annotationRef/>
      </w:r>
      <w:r>
        <w:t>Tako povežite ispis sa slike s objašnjenjem u tekstu za svaki parameter.</w:t>
      </w:r>
    </w:p>
    <w:p w14:paraId="1B1BFEF8" w14:textId="1C112F8F" w:rsidR="008E074F" w:rsidRDefault="008E074F">
      <w:pPr>
        <w:pStyle w:val="CommentText"/>
      </w:pPr>
    </w:p>
  </w:comment>
  <w:comment w:id="1027" w:author="Ognjen" w:date="2017-01-17T12:53:00Z" w:initials="O">
    <w:p w14:paraId="7F68B1EE" w14:textId="77777777" w:rsidR="008E074F" w:rsidRDefault="008E074F" w:rsidP="00F83716">
      <w:pPr>
        <w:pStyle w:val="CommentText"/>
      </w:pPr>
      <w:r>
        <w:rPr>
          <w:rStyle w:val="CommentReference"/>
        </w:rPr>
        <w:annotationRef/>
      </w:r>
      <w:r>
        <w:rPr>
          <w:rStyle w:val="CommentReference"/>
        </w:rPr>
        <w:annotationRef/>
      </w:r>
      <w:r>
        <w:t>Tako povežite ispis sa slike s objašnjenjem u tekstu za svaki parameter.</w:t>
      </w:r>
    </w:p>
    <w:p w14:paraId="567C7303" w14:textId="7F551DE4" w:rsidR="008E074F" w:rsidRDefault="008E074F">
      <w:pPr>
        <w:pStyle w:val="CommentText"/>
      </w:pPr>
    </w:p>
  </w:comment>
  <w:comment w:id="1030" w:author="Ognjen" w:date="2017-01-17T12:33:00Z" w:initials="O">
    <w:p w14:paraId="6FB3825B" w14:textId="21541FEA" w:rsidR="008E074F" w:rsidRDefault="008E074F">
      <w:pPr>
        <w:pStyle w:val="CommentText"/>
      </w:pPr>
      <w:r>
        <w:rPr>
          <w:rStyle w:val="CommentReference"/>
        </w:rPr>
        <w:annotationRef/>
      </w:r>
      <w:r>
        <w:t>Kome?</w:t>
      </w:r>
    </w:p>
  </w:comment>
  <w:comment w:id="1031" w:author="Ognjen" w:date="2017-01-17T12:37:00Z" w:initials="O">
    <w:p w14:paraId="5A278B56" w14:textId="791F3563" w:rsidR="008E074F" w:rsidRDefault="008E074F">
      <w:pPr>
        <w:pStyle w:val="CommentText"/>
      </w:pPr>
      <w:r>
        <w:rPr>
          <w:rStyle w:val="CommentReference"/>
        </w:rPr>
        <w:annotationRef/>
      </w:r>
      <w:r>
        <w:t>Kome?</w:t>
      </w:r>
    </w:p>
  </w:comment>
  <w:comment w:id="1066" w:author="Ognjen" w:date="2017-01-17T12:40:00Z" w:initials="O">
    <w:p w14:paraId="29E32686" w14:textId="1FDB2319" w:rsidR="008E074F" w:rsidRDefault="008E074F">
      <w:pPr>
        <w:pStyle w:val="CommentText"/>
      </w:pPr>
      <w:r>
        <w:rPr>
          <w:rStyle w:val="CommentReference"/>
        </w:rPr>
        <w:annotationRef/>
      </w:r>
      <w:r>
        <w:t>Nacrtajte sliku kojom se ilustrira osnovna struktura poruke STATS_REPLY neovisna o tipu statistike.</w:t>
      </w:r>
    </w:p>
  </w:comment>
  <w:comment w:id="1074" w:author="Ognjen" w:date="2017-01-17T12:42:00Z" w:initials="O">
    <w:p w14:paraId="6ABC2EC2" w14:textId="4624E922" w:rsidR="008E074F" w:rsidRDefault="008E074F">
      <w:pPr>
        <w:pStyle w:val="CommentText"/>
      </w:pPr>
      <w:r>
        <w:rPr>
          <w:rStyle w:val="CommentReference"/>
        </w:rPr>
        <w:annotationRef/>
      </w:r>
      <w:r>
        <w:t>Koji dio? Nije jasno, povežite s prethodno spomenutom slikom.</w:t>
      </w:r>
    </w:p>
  </w:comment>
  <w:comment w:id="1078" w:author="Ognjen" w:date="2017-01-17T12:42:00Z" w:initials="O">
    <w:p w14:paraId="2910E697" w14:textId="08A1BB3C" w:rsidR="008E074F" w:rsidRDefault="008E074F">
      <w:pPr>
        <w:pStyle w:val="CommentText"/>
      </w:pPr>
      <w:r>
        <w:rPr>
          <w:rStyle w:val="CommentReference"/>
        </w:rPr>
        <w:annotationRef/>
      </w:r>
      <w:r>
        <w:t>Kome?</w:t>
      </w:r>
    </w:p>
  </w:comment>
  <w:comment w:id="1079" w:author="Ognjen" w:date="2017-01-17T12:42:00Z" w:initials="O">
    <w:p w14:paraId="3F989D5A" w14:textId="187DF01A" w:rsidR="008E074F" w:rsidRDefault="008E074F">
      <w:pPr>
        <w:pStyle w:val="CommentText"/>
      </w:pPr>
      <w:r>
        <w:rPr>
          <w:rStyle w:val="CommentReference"/>
        </w:rPr>
        <w:annotationRef/>
      </w:r>
      <w:r>
        <w:t>Kome?</w:t>
      </w:r>
    </w:p>
  </w:comment>
  <w:comment w:id="1083" w:author="Ognjen" w:date="2017-01-17T12:42:00Z" w:initials="O">
    <w:p w14:paraId="07456C54" w14:textId="407E7B8A" w:rsidR="008E074F" w:rsidRDefault="008E074F">
      <w:pPr>
        <w:pStyle w:val="CommentText"/>
      </w:pPr>
      <w:r>
        <w:rPr>
          <w:rStyle w:val="CommentReference"/>
        </w:rPr>
        <w:annotationRef/>
      </w:r>
      <w:r>
        <w:t>Koja? Nejasno.</w:t>
      </w:r>
    </w:p>
  </w:comment>
  <w:comment w:id="1086" w:author="Ognjen" w:date="2017-01-17T12:43:00Z" w:initials="O">
    <w:p w14:paraId="4BFA1EA4" w14:textId="39426C56" w:rsidR="008E074F" w:rsidRDefault="008E074F">
      <w:pPr>
        <w:pStyle w:val="CommentText"/>
      </w:pPr>
      <w:r>
        <w:rPr>
          <w:rStyle w:val="CommentReference"/>
        </w:rPr>
        <w:annotationRef/>
      </w:r>
      <w:r>
        <w:t>Prije slike opišite koja je namjena tog tijela.</w:t>
      </w:r>
    </w:p>
  </w:comment>
  <w:comment w:id="1096" w:author="Ognjen" w:date="2017-01-17T12:48:00Z" w:initials="O">
    <w:p w14:paraId="3BE0185A" w14:textId="13A56915" w:rsidR="008E074F" w:rsidRDefault="008E074F">
      <w:pPr>
        <w:pStyle w:val="CommentText"/>
      </w:pPr>
      <w:r>
        <w:rPr>
          <w:rStyle w:val="CommentReference"/>
        </w:rPr>
        <w:annotationRef/>
      </w:r>
      <w:r>
        <w:t>Nedostaje uvodna rečenica, slično strukturi opisa za prethodne poruke – uskladite to!</w:t>
      </w:r>
    </w:p>
  </w:comment>
  <w:comment w:id="1102" w:author="Ognjen" w:date="2017-01-17T12:53:00Z" w:initials="O">
    <w:p w14:paraId="746783EA" w14:textId="77777777" w:rsidR="008E074F" w:rsidRDefault="008E074F" w:rsidP="00F83716">
      <w:pPr>
        <w:pStyle w:val="CommentText"/>
      </w:pPr>
      <w:r>
        <w:rPr>
          <w:rStyle w:val="CommentReference"/>
        </w:rPr>
        <w:annotationRef/>
      </w:r>
      <w:r>
        <w:rPr>
          <w:rStyle w:val="CommentReference"/>
        </w:rPr>
        <w:annotationRef/>
      </w:r>
      <w:r>
        <w:t>Tako povežite ispis sa slike s objašnjenjem u tekstu za svaki parameter.</w:t>
      </w:r>
    </w:p>
    <w:p w14:paraId="6E7EEC46" w14:textId="163B1A2A" w:rsidR="008E074F" w:rsidRDefault="008E074F">
      <w:pPr>
        <w:pStyle w:val="CommentText"/>
      </w:pPr>
    </w:p>
  </w:comment>
  <w:comment w:id="1132" w:author="Ognjen" w:date="2017-01-17T12:44:00Z" w:initials="O">
    <w:p w14:paraId="26235DF4" w14:textId="4004FE34" w:rsidR="008E074F" w:rsidRDefault="008E074F">
      <w:pPr>
        <w:pStyle w:val="CommentText"/>
      </w:pPr>
      <w:r>
        <w:rPr>
          <w:rStyle w:val="CommentReference"/>
        </w:rPr>
        <w:annotationRef/>
      </w:r>
      <w:r>
        <w:rPr>
          <w:rStyle w:val="CommentReference"/>
        </w:rPr>
        <w:annotationRef/>
      </w:r>
      <w:r>
        <w:t>Prije slike opišite koja je namjena tog tijela.</w:t>
      </w:r>
    </w:p>
  </w:comment>
  <w:comment w:id="1142" w:author="Ognjen" w:date="2017-01-17T12:49:00Z" w:initials="O">
    <w:p w14:paraId="2FC2DD12" w14:textId="7F2D5658" w:rsidR="008E074F" w:rsidRDefault="008E074F">
      <w:pPr>
        <w:pStyle w:val="CommentText"/>
      </w:pPr>
      <w:r>
        <w:rPr>
          <w:rStyle w:val="CommentReference"/>
        </w:rPr>
        <w:annotationRef/>
      </w:r>
      <w:r>
        <w:t>Nedostaje uvodna rečenica, slično strukturi opisa za prethodne poruke – uskladite to!</w:t>
      </w:r>
    </w:p>
  </w:comment>
  <w:comment w:id="1146" w:author="Ognjen" w:date="2017-01-17T12:53:00Z" w:initials="O">
    <w:p w14:paraId="738F42EB" w14:textId="77777777" w:rsidR="008E074F" w:rsidRDefault="008E074F" w:rsidP="00F83716">
      <w:pPr>
        <w:pStyle w:val="CommentText"/>
      </w:pPr>
      <w:r>
        <w:rPr>
          <w:rStyle w:val="CommentReference"/>
        </w:rPr>
        <w:annotationRef/>
      </w:r>
      <w:r>
        <w:rPr>
          <w:rStyle w:val="CommentReference"/>
        </w:rPr>
        <w:annotationRef/>
      </w:r>
      <w:r>
        <w:t>Tako povežite ispis sa slike s objašnjenjem u tekstu za svaki parameter.</w:t>
      </w:r>
    </w:p>
    <w:p w14:paraId="423C8CDD" w14:textId="27F4C0A5" w:rsidR="008E074F" w:rsidRDefault="008E074F">
      <w:pPr>
        <w:pStyle w:val="CommentText"/>
      </w:pPr>
    </w:p>
  </w:comment>
  <w:comment w:id="1240" w:author="Ognjen" w:date="2017-01-17T13:00:00Z" w:initials="O">
    <w:p w14:paraId="49675BAE" w14:textId="77777777" w:rsidR="008E074F" w:rsidRDefault="008E074F" w:rsidP="00EC2599">
      <w:pPr>
        <w:pStyle w:val="CommentText"/>
      </w:pPr>
      <w:r>
        <w:rPr>
          <w:rStyle w:val="CommentReference"/>
        </w:rPr>
        <w:annotationRef/>
      </w:r>
      <w:r>
        <w:rPr>
          <w:rStyle w:val="CommentReference"/>
        </w:rPr>
        <w:annotationRef/>
      </w:r>
      <w:r>
        <w:rPr>
          <w:rStyle w:val="CommentReference"/>
        </w:rPr>
        <w:annotationRef/>
      </w:r>
      <w:r>
        <w:t>Prije slike opišite koja je namjena tog tijela.</w:t>
      </w:r>
    </w:p>
    <w:p w14:paraId="572E7112" w14:textId="2BB49290" w:rsidR="008E074F" w:rsidRDefault="008E074F">
      <w:pPr>
        <w:pStyle w:val="CommentText"/>
      </w:pPr>
    </w:p>
  </w:comment>
  <w:comment w:id="1244" w:author="Ognjen" w:date="2017-01-17T13:00:00Z" w:initials="O">
    <w:p w14:paraId="18C56752" w14:textId="77777777" w:rsidR="008E074F" w:rsidRDefault="008E074F" w:rsidP="00EC2599">
      <w:pPr>
        <w:pStyle w:val="CommentText"/>
      </w:pPr>
      <w:r>
        <w:rPr>
          <w:rStyle w:val="CommentReference"/>
        </w:rPr>
        <w:annotationRef/>
      </w:r>
      <w:r>
        <w:t>Nedostaje uvodna rečenica, slično strukturi opisa za prethodne poruke – uskladite to!</w:t>
      </w:r>
    </w:p>
    <w:p w14:paraId="135A800C" w14:textId="11EEFF50" w:rsidR="008E074F" w:rsidRDefault="008E074F">
      <w:pPr>
        <w:pStyle w:val="CommentText"/>
      </w:pPr>
    </w:p>
  </w:comment>
  <w:comment w:id="1249" w:author="Ognjen" w:date="2017-01-17T13:01:00Z" w:initials="O">
    <w:p w14:paraId="3A682EC2" w14:textId="47213180" w:rsidR="008E074F" w:rsidRDefault="008E074F">
      <w:pPr>
        <w:pStyle w:val="CommentText"/>
      </w:pPr>
      <w:r>
        <w:rPr>
          <w:rStyle w:val="CommentReference"/>
        </w:rPr>
        <w:annotationRef/>
      </w:r>
      <w:r>
        <w:t>Tako povežite ispis sa slike s objašnjenjem u tekstu za svaki parameter</w:t>
      </w:r>
    </w:p>
  </w:comment>
  <w:comment w:id="1341" w:author="Ognjen" w:date="2017-01-17T17:48:00Z" w:initials="O">
    <w:p w14:paraId="256D79A5" w14:textId="0296CFC3" w:rsidR="008E074F" w:rsidRDefault="008E074F">
      <w:pPr>
        <w:pStyle w:val="CommentText"/>
      </w:pPr>
      <w:r>
        <w:rPr>
          <w:rStyle w:val="CommentReference"/>
        </w:rPr>
        <w:annotationRef/>
      </w:r>
      <w:r>
        <w:t>Koja je njezina namjena?</w:t>
      </w:r>
    </w:p>
  </w:comment>
  <w:comment w:id="1352" w:author="Ognjen" w:date="2017-01-17T17:50:00Z" w:initials="O">
    <w:p w14:paraId="77D239CB" w14:textId="3975ED9D" w:rsidR="008E074F" w:rsidRDefault="008E074F">
      <w:pPr>
        <w:pStyle w:val="CommentText"/>
      </w:pPr>
      <w:r>
        <w:rPr>
          <w:rStyle w:val="CommentReference"/>
        </w:rPr>
        <w:annotationRef/>
      </w:r>
      <w:r>
        <w:t>Koja je njezina namjena?</w:t>
      </w:r>
    </w:p>
  </w:comment>
  <w:comment w:id="1390" w:author="Ognjen" w:date="2017-01-17T18:27:00Z" w:initials="O">
    <w:p w14:paraId="527126DB" w14:textId="6180FE23" w:rsidR="008E074F" w:rsidRDefault="008E074F">
      <w:pPr>
        <w:pStyle w:val="CommentText"/>
      </w:pPr>
      <w:r>
        <w:rPr>
          <w:rStyle w:val="CommentReference"/>
        </w:rPr>
        <w:annotationRef/>
      </w:r>
      <w:r>
        <w:t>Koja je namjena?</w:t>
      </w:r>
    </w:p>
  </w:comment>
  <w:comment w:id="1448" w:author="Ognjen" w:date="2017-01-17T18:40:00Z" w:initials="O">
    <w:p w14:paraId="15C4D996" w14:textId="0683E691" w:rsidR="008E074F" w:rsidRDefault="008E074F">
      <w:pPr>
        <w:pStyle w:val="CommentText"/>
      </w:pPr>
      <w:r>
        <w:rPr>
          <w:rStyle w:val="CommentReference"/>
        </w:rPr>
        <w:annotationRef/>
      </w:r>
      <w:r>
        <w:t>Kojih?</w:t>
      </w:r>
    </w:p>
  </w:comment>
  <w:comment w:id="1449" w:author="Ognjen" w:date="2017-01-17T19:04:00Z" w:initials="O">
    <w:p w14:paraId="0C70A9F9" w14:textId="77777777" w:rsidR="008E074F" w:rsidRDefault="008E074F" w:rsidP="00FF22EC">
      <w:pPr>
        <w:pStyle w:val="CommentText"/>
      </w:pPr>
      <w:r>
        <w:rPr>
          <w:rStyle w:val="CommentReference"/>
        </w:rPr>
        <w:annotationRef/>
      </w:r>
      <w:r>
        <w:rPr>
          <w:rStyle w:val="CommentReference"/>
        </w:rPr>
        <w:annotationRef/>
      </w:r>
      <w:r>
        <w:t>Tako povežite ispis sa slike s objašnjenjem u tekstu za svaki parameter</w:t>
      </w:r>
    </w:p>
    <w:p w14:paraId="340B49CB" w14:textId="301ABA7A" w:rsidR="008E074F" w:rsidRDefault="008E074F">
      <w:pPr>
        <w:pStyle w:val="CommentText"/>
      </w:pPr>
    </w:p>
  </w:comment>
  <w:comment w:id="1545" w:author="Ognjen" w:date="2017-01-17T19:11:00Z" w:initials="O">
    <w:p w14:paraId="51C50E78" w14:textId="28DD5FEE" w:rsidR="008E074F" w:rsidRDefault="008E074F">
      <w:pPr>
        <w:pStyle w:val="CommentText"/>
      </w:pPr>
      <w:r>
        <w:rPr>
          <w:rStyle w:val="CommentReference"/>
        </w:rPr>
        <w:annotationRef/>
      </w:r>
      <w:r>
        <w:t>Provjerite!</w:t>
      </w:r>
    </w:p>
  </w:comment>
  <w:comment w:id="1558" w:author="Ognjen" w:date="2017-01-17T19:12:00Z" w:initials="O">
    <w:p w14:paraId="39D8C7D5" w14:textId="0BBF2829" w:rsidR="008E074F" w:rsidRDefault="008E074F">
      <w:pPr>
        <w:pStyle w:val="CommentText"/>
      </w:pPr>
      <w:r>
        <w:rPr>
          <w:rStyle w:val="CommentReference"/>
        </w:rPr>
        <w:annotationRef/>
      </w:r>
      <w:r>
        <w:t>Čemu služe?</w:t>
      </w:r>
    </w:p>
  </w:comment>
  <w:comment w:id="1579" w:author="Ognjen" w:date="2017-01-17T19:13:00Z" w:initials="O">
    <w:p w14:paraId="051FAB57" w14:textId="7D7A936E" w:rsidR="008E074F" w:rsidRDefault="008E074F">
      <w:pPr>
        <w:pStyle w:val="CommentText"/>
      </w:pPr>
      <w:r>
        <w:rPr>
          <w:rStyle w:val="CommentReference"/>
        </w:rPr>
        <w:annotationRef/>
      </w:r>
      <w:r>
        <w:t>Tako povežite ispis sa slike s objašnjenjem u tekstu za svaki parameter</w:t>
      </w:r>
    </w:p>
  </w:comment>
  <w:comment w:id="1651" w:author="Ognjen" w:date="2017-01-17T19:18:00Z" w:initials="O">
    <w:p w14:paraId="3767AD13" w14:textId="638DFC81" w:rsidR="008E074F" w:rsidRDefault="008E074F">
      <w:pPr>
        <w:pStyle w:val="CommentText"/>
      </w:pPr>
      <w:r>
        <w:rPr>
          <w:rStyle w:val="CommentReference"/>
        </w:rPr>
        <w:annotationRef/>
      </w:r>
      <w:r>
        <w:t>Provjerite!</w:t>
      </w:r>
    </w:p>
  </w:comment>
  <w:comment w:id="1685" w:author="Ognjen" w:date="2017-01-17T19:30:00Z" w:initials="O">
    <w:p w14:paraId="2874E8F1" w14:textId="68ADB303" w:rsidR="008E074F" w:rsidRDefault="008E074F">
      <w:pPr>
        <w:pStyle w:val="CommentText"/>
      </w:pPr>
      <w:r>
        <w:rPr>
          <w:rStyle w:val="CommentReference"/>
        </w:rPr>
        <w:annotationRef/>
      </w:r>
      <w:r>
        <w:t>Prije slike ponovite/objasnite ukratko namjenu ove poruke.</w:t>
      </w:r>
    </w:p>
  </w:comment>
  <w:comment w:id="1689" w:author="Ognjen" w:date="2017-01-17T19:30:00Z" w:initials="O">
    <w:p w14:paraId="5A5324F3" w14:textId="42BD648E" w:rsidR="008E074F" w:rsidRDefault="008E074F">
      <w:pPr>
        <w:pStyle w:val="CommentText"/>
      </w:pPr>
      <w:r>
        <w:rPr>
          <w:rStyle w:val="CommentReference"/>
        </w:rPr>
        <w:annotationRef/>
      </w:r>
    </w:p>
  </w:comment>
  <w:comment w:id="1698" w:author="Ognjen" w:date="2017-01-17T19:30:00Z" w:initials="O">
    <w:p w14:paraId="70D02E87" w14:textId="77777777" w:rsidR="008E074F" w:rsidRDefault="008E074F" w:rsidP="00E75CA1">
      <w:pPr>
        <w:pStyle w:val="CommentText"/>
      </w:pPr>
      <w:r>
        <w:rPr>
          <w:rStyle w:val="CommentReference"/>
        </w:rPr>
        <w:annotationRef/>
      </w:r>
      <w:r>
        <w:t>Nedostaje uvodna rečenica, slično strukturi opisa za prethodne poruke – uskladite to!</w:t>
      </w:r>
    </w:p>
    <w:p w14:paraId="0A3FED19" w14:textId="51778257" w:rsidR="008E074F" w:rsidRDefault="008E074F">
      <w:pPr>
        <w:pStyle w:val="CommentText"/>
      </w:pPr>
    </w:p>
  </w:comment>
  <w:comment w:id="1705" w:author="Ognjen" w:date="2017-01-17T19:34:00Z" w:initials="O">
    <w:p w14:paraId="184F15DB" w14:textId="77777777" w:rsidR="008E074F" w:rsidRDefault="008E074F" w:rsidP="00E75CA1">
      <w:pPr>
        <w:pStyle w:val="CommentText"/>
      </w:pPr>
      <w:r>
        <w:rPr>
          <w:rStyle w:val="CommentReference"/>
        </w:rPr>
        <w:annotationRef/>
      </w:r>
      <w:r>
        <w:rPr>
          <w:rStyle w:val="CommentReference"/>
        </w:rPr>
        <w:annotationRef/>
      </w:r>
      <w:r>
        <w:t>Tako povežite ispis sa slike s objašnjenjem u tekstu za svaki parameter</w:t>
      </w:r>
    </w:p>
    <w:p w14:paraId="69055808" w14:textId="0D0F2019" w:rsidR="008E074F" w:rsidRDefault="008E074F">
      <w:pPr>
        <w:pStyle w:val="CommentText"/>
      </w:pPr>
    </w:p>
  </w:comment>
  <w:comment w:id="1711" w:author="Ognjen" w:date="2017-01-17T19:31:00Z" w:initials="O">
    <w:p w14:paraId="4C397AD8" w14:textId="1260A17D" w:rsidR="008E074F" w:rsidRDefault="008E074F">
      <w:pPr>
        <w:pStyle w:val="CommentText"/>
      </w:pPr>
      <w:r>
        <w:rPr>
          <w:rStyle w:val="CommentReference"/>
        </w:rPr>
        <w:annotationRef/>
      </w:r>
      <w:r>
        <w:t>Odnosi li se na cijeli PACKET_IN ili na okvir koji je enkapsuliran u PACKET_IN?</w:t>
      </w:r>
    </w:p>
  </w:comment>
  <w:comment w:id="1721" w:author="Ognjen" w:date="2017-01-17T19:33:00Z" w:initials="O">
    <w:p w14:paraId="74A287B0" w14:textId="1FBBD28C" w:rsidR="008E074F" w:rsidRDefault="008E074F">
      <w:pPr>
        <w:pStyle w:val="CommentText"/>
      </w:pPr>
      <w:r>
        <w:rPr>
          <w:rStyle w:val="CommentReference"/>
        </w:rPr>
        <w:annotationRef/>
      </w:r>
      <w:r>
        <w:t>Odnosi li se na PACKET_IN ili na okvir koji je enkapsuliran u PACKET_IN?</w:t>
      </w:r>
    </w:p>
  </w:comment>
  <w:comment w:id="1727" w:author="Ognjen" w:date="2017-01-17T19:33:00Z" w:initials="O">
    <w:p w14:paraId="0AD03A7D" w14:textId="1F96469F" w:rsidR="008E074F" w:rsidRDefault="008E074F">
      <w:pPr>
        <w:pStyle w:val="CommentText"/>
      </w:pPr>
      <w:r>
        <w:rPr>
          <w:rStyle w:val="CommentReference"/>
        </w:rPr>
        <w:annotationRef/>
      </w:r>
      <w:r>
        <w:t>Na što se odnosi?</w:t>
      </w:r>
    </w:p>
  </w:comment>
  <w:comment w:id="1744" w:author="Ognjen" w:date="2017-01-17T19:34:00Z" w:initials="O">
    <w:p w14:paraId="7F121EB4" w14:textId="77777777" w:rsidR="008E074F" w:rsidRDefault="008E074F" w:rsidP="00E75CA1">
      <w:pPr>
        <w:pStyle w:val="CommentText"/>
      </w:pPr>
      <w:r>
        <w:rPr>
          <w:rStyle w:val="CommentReference"/>
        </w:rPr>
        <w:annotationRef/>
      </w:r>
      <w:r>
        <w:t>Prije slike ponovite/objasnite ukratko namjenu ove poruke.</w:t>
      </w:r>
    </w:p>
    <w:p w14:paraId="36016A8B" w14:textId="6F6133EE" w:rsidR="008E074F" w:rsidRDefault="008E074F">
      <w:pPr>
        <w:pStyle w:val="CommentText"/>
      </w:pPr>
    </w:p>
  </w:comment>
  <w:comment w:id="1754" w:author="Ognjen" w:date="2017-01-17T19:35:00Z" w:initials="O">
    <w:p w14:paraId="1B111C79" w14:textId="5273A9AE" w:rsidR="008E074F" w:rsidRDefault="008E074F">
      <w:pPr>
        <w:pStyle w:val="CommentText"/>
      </w:pPr>
      <w:r>
        <w:rPr>
          <w:rStyle w:val="CommentReference"/>
        </w:rPr>
        <w:annotationRef/>
      </w:r>
      <w:r>
        <w:t>Nedostaje uvodna rečenica, slično strukturi opisa za prethodne poruke – uskladite to</w:t>
      </w:r>
    </w:p>
  </w:comment>
  <w:comment w:id="1759" w:author="Ognjen" w:date="2017-01-17T19:35:00Z" w:initials="O">
    <w:p w14:paraId="2F8CA195" w14:textId="72657203" w:rsidR="008E074F" w:rsidRDefault="008E074F">
      <w:pPr>
        <w:pStyle w:val="CommentText"/>
      </w:pPr>
      <w:r>
        <w:rPr>
          <w:rStyle w:val="CommentReference"/>
        </w:rPr>
        <w:annotationRef/>
      </w:r>
      <w:r>
        <w:t>Tako povežite ispis sa slike s objašnjenjem u tekstu za svaki parameter</w:t>
      </w:r>
    </w:p>
  </w:comment>
  <w:comment w:id="1765" w:author="Ognjen" w:date="2017-01-17T19:33:00Z" w:initials="O">
    <w:p w14:paraId="088E5413" w14:textId="573C0A75" w:rsidR="008E074F" w:rsidRDefault="008E074F" w:rsidP="00E75CA1">
      <w:pPr>
        <w:pStyle w:val="CommentText"/>
      </w:pPr>
      <w:r>
        <w:rPr>
          <w:rStyle w:val="CommentReference"/>
        </w:rPr>
        <w:annotationRef/>
      </w:r>
      <w:r>
        <w:t>Odnosi li se na prethodno primljeni PACKET_IN ili na okvir koji je enkapsuliran u PACKET_IN?</w:t>
      </w:r>
    </w:p>
  </w:comment>
  <w:comment w:id="1812" w:author="Ognjen" w:date="2017-01-17T19:57:00Z" w:initials="O">
    <w:p w14:paraId="4D7C35BE" w14:textId="2226D9E5" w:rsidR="008E074F" w:rsidRDefault="008E074F">
      <w:pPr>
        <w:pStyle w:val="CommentText"/>
      </w:pPr>
      <w:r>
        <w:rPr>
          <w:rStyle w:val="CommentReference"/>
        </w:rPr>
        <w:annotationRef/>
      </w:r>
      <w:r>
        <w:t xml:space="preserve">Procijenite “skoro u potpunosti” – 90 %, 95 %, 99 %? </w:t>
      </w:r>
    </w:p>
  </w:comment>
  <w:comment w:id="1811" w:author="Ognjen" w:date="2017-01-17T19:55:00Z" w:initials="O">
    <w:p w14:paraId="011E29D5" w14:textId="53D610BC" w:rsidR="008E074F" w:rsidRDefault="008E074F">
      <w:pPr>
        <w:pStyle w:val="CommentText"/>
      </w:pPr>
      <w:r>
        <w:rPr>
          <w:rStyle w:val="CommentReference"/>
        </w:rPr>
        <w:annotationRef/>
      </w:r>
      <w:r>
        <w:t>Ponovite prvo ukratko što je bio zadatak, a onda što je i učinjeno u sklopu projekta. Naglasite da se analiza provela za OpenFlow verzije 1.0 i SDNC OpenDaylight Hydrogen.</w:t>
      </w:r>
    </w:p>
  </w:comment>
  <w:comment w:id="1814" w:author="Ognjen" w:date="2017-01-16T15:04:00Z" w:initials="O">
    <w:p w14:paraId="74DF2AF9" w14:textId="32332E71" w:rsidR="008E074F" w:rsidRDefault="008E074F">
      <w:pPr>
        <w:pStyle w:val="CommentText"/>
      </w:pPr>
      <w:r>
        <w:rPr>
          <w:rStyle w:val="CommentReference"/>
        </w:rPr>
        <w:annotationRef/>
      </w:r>
      <w:r>
        <w:t>Za svaki online izvor navedite datum zadnjeg pristupa!</w:t>
      </w:r>
    </w:p>
  </w:comment>
  <w:comment w:id="1815" w:author="Ognjen" w:date="2017-01-16T15:03:00Z" w:initials="O">
    <w:p w14:paraId="44816C40" w14:textId="2BCE16B8" w:rsidR="008E074F" w:rsidRDefault="008E074F">
      <w:pPr>
        <w:pStyle w:val="CommentText"/>
      </w:pPr>
      <w:r>
        <w:rPr>
          <w:rStyle w:val="CommentReference"/>
        </w:rPr>
        <w:annotationRef/>
      </w:r>
      <w:r>
        <w:t>Navedite konkretne nazive stranica koje ste koristili i datume zadnjeg pristupa!</w:t>
      </w:r>
    </w:p>
  </w:comment>
  <w:comment w:id="1817" w:author="Ognjen" w:date="2017-01-16T15:06:00Z" w:initials="O">
    <w:p w14:paraId="408D6ECB" w14:textId="12FB886A" w:rsidR="008E074F" w:rsidRDefault="008E074F">
      <w:pPr>
        <w:pStyle w:val="CommentText"/>
      </w:pPr>
      <w:r>
        <w:rPr>
          <w:rStyle w:val="CommentReference"/>
        </w:rPr>
        <w:annotationRef/>
      </w:r>
      <w:r>
        <w:t>Navedite konkretne nazive stranica koje ste koristili i datume zadnjeg pristupa!</w:t>
      </w:r>
    </w:p>
  </w:comment>
  <w:comment w:id="1819" w:author="Ognjen" w:date="2017-01-16T15:06:00Z" w:initials="O">
    <w:p w14:paraId="56AD0DCB" w14:textId="6A384AA9" w:rsidR="008E074F" w:rsidRDefault="008E074F">
      <w:pPr>
        <w:pStyle w:val="CommentText"/>
      </w:pPr>
      <w:r>
        <w:rPr>
          <w:rStyle w:val="CommentReference"/>
        </w:rPr>
        <w:annotationRef/>
      </w:r>
      <w:r>
        <w:t>Navedite konkretne nazive stranica koje ste koristili i datume zadnjeg pristupa!</w:t>
      </w:r>
    </w:p>
  </w:comment>
  <w:comment w:id="1822" w:author="Ognjen" w:date="2017-01-16T15:06:00Z" w:initials="O">
    <w:p w14:paraId="6F994C8F" w14:textId="4C508740" w:rsidR="008E074F" w:rsidRDefault="008E074F">
      <w:pPr>
        <w:pStyle w:val="CommentText"/>
      </w:pPr>
      <w:r>
        <w:rPr>
          <w:rStyle w:val="CommentReference"/>
        </w:rPr>
        <w:annotationRef/>
      </w:r>
      <w:r>
        <w:rPr>
          <w:rStyle w:val="CommentReference"/>
        </w:rPr>
        <w:annotationRef/>
      </w:r>
      <w:r>
        <w:t>Za svaki online izvor navedite datum zadnjeg pristupa!</w:t>
      </w:r>
    </w:p>
  </w:comment>
  <w:comment w:id="1843" w:author="Ognjen" w:date="2017-01-17T20:00:00Z" w:initials="O">
    <w:p w14:paraId="1B03BE80" w14:textId="7B941174" w:rsidR="008E074F" w:rsidRDefault="008E074F">
      <w:pPr>
        <w:pStyle w:val="CommentText"/>
      </w:pPr>
      <w:r>
        <w:rPr>
          <w:rStyle w:val="CommentReference"/>
        </w:rPr>
        <w:annotationRef/>
      </w:r>
      <w:r>
        <w:t xml:space="preserve">Osvježite prije predaje konačne verzije </w:t>
      </w:r>
      <w:r>
        <w:sym w:font="Wingdings" w:char="F04A"/>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42FD7476" w15:done="0"/>
  <w15:commentEx w15:paraId="10699CFA" w15:done="0"/>
  <w15:commentEx w15:paraId="3EB7DF96" w15:done="0"/>
  <w15:commentEx w15:paraId="2F09633F" w15:done="0"/>
  <w15:commentEx w15:paraId="4A765FCB" w15:done="0"/>
  <w15:commentEx w15:paraId="4B6CBB0C" w15:done="0"/>
  <w15:commentEx w15:paraId="6524382F" w15:done="0"/>
  <w15:commentEx w15:paraId="19D23FE2" w15:done="0"/>
  <w15:commentEx w15:paraId="03B511F2" w15:done="0"/>
  <w15:commentEx w15:paraId="42BA5145" w15:done="0"/>
  <w15:commentEx w15:paraId="33C2837B" w15:done="0"/>
  <w15:commentEx w15:paraId="23FE5996" w15:done="0"/>
  <w15:commentEx w15:paraId="5A66B0CF" w15:done="0"/>
  <w15:commentEx w15:paraId="2C917B67" w15:done="0"/>
  <w15:commentEx w15:paraId="48332232" w15:done="0"/>
  <w15:commentEx w15:paraId="655F226F" w15:done="0"/>
  <w15:commentEx w15:paraId="6C9CD50C" w15:done="0"/>
  <w15:commentEx w15:paraId="04CB3399" w15:done="0"/>
  <w15:commentEx w15:paraId="2A49B54B" w15:done="0"/>
  <w15:commentEx w15:paraId="4D055159" w15:done="0"/>
  <w15:commentEx w15:paraId="367D683F" w15:done="0"/>
  <w15:commentEx w15:paraId="2DF05224" w15:done="0"/>
  <w15:commentEx w15:paraId="0B5C6F03" w15:done="0"/>
  <w15:commentEx w15:paraId="00A56975" w15:done="0"/>
  <w15:commentEx w15:paraId="1B1BFEF8" w15:done="0"/>
  <w15:commentEx w15:paraId="567C7303" w15:done="0"/>
  <w15:commentEx w15:paraId="6FB3825B" w15:done="0"/>
  <w15:commentEx w15:paraId="5A278B56" w15:done="0"/>
  <w15:commentEx w15:paraId="29E32686" w15:done="0"/>
  <w15:commentEx w15:paraId="6ABC2EC2" w15:done="0"/>
  <w15:commentEx w15:paraId="2910E697" w15:done="0"/>
  <w15:commentEx w15:paraId="3F989D5A" w15:done="0"/>
  <w15:commentEx w15:paraId="07456C54" w15:done="0"/>
  <w15:commentEx w15:paraId="4BFA1EA4" w15:done="0"/>
  <w15:commentEx w15:paraId="3BE0185A" w15:done="0"/>
  <w15:commentEx w15:paraId="6E7EEC46" w15:done="0"/>
  <w15:commentEx w15:paraId="26235DF4" w15:done="0"/>
  <w15:commentEx w15:paraId="2FC2DD12" w15:done="0"/>
  <w15:commentEx w15:paraId="423C8CDD" w15:done="0"/>
  <w15:commentEx w15:paraId="572E7112" w15:done="0"/>
  <w15:commentEx w15:paraId="135A800C" w15:done="0"/>
  <w15:commentEx w15:paraId="3A682EC2" w15:done="0"/>
  <w15:commentEx w15:paraId="256D79A5" w15:done="0"/>
  <w15:commentEx w15:paraId="77D239CB" w15:done="0"/>
  <w15:commentEx w15:paraId="527126DB" w15:done="0"/>
  <w15:commentEx w15:paraId="15C4D996" w15:done="0"/>
  <w15:commentEx w15:paraId="340B49CB" w15:done="0"/>
  <w15:commentEx w15:paraId="51C50E78" w15:done="0"/>
  <w15:commentEx w15:paraId="39D8C7D5" w15:done="0"/>
  <w15:commentEx w15:paraId="051FAB57" w15:done="0"/>
  <w15:commentEx w15:paraId="3767AD13" w15:done="0"/>
  <w15:commentEx w15:paraId="2874E8F1" w15:done="0"/>
  <w15:commentEx w15:paraId="5A5324F3" w15:done="0"/>
  <w15:commentEx w15:paraId="0A3FED19" w15:done="0"/>
  <w15:commentEx w15:paraId="69055808" w15:done="0"/>
  <w15:commentEx w15:paraId="4C397AD8" w15:done="0"/>
  <w15:commentEx w15:paraId="74A287B0" w15:done="0"/>
  <w15:commentEx w15:paraId="0AD03A7D" w15:done="0"/>
  <w15:commentEx w15:paraId="36016A8B" w15:done="0"/>
  <w15:commentEx w15:paraId="1B111C79" w15:done="0"/>
  <w15:commentEx w15:paraId="2F8CA195" w15:done="0"/>
  <w15:commentEx w15:paraId="088E5413" w15:done="0"/>
  <w15:commentEx w15:paraId="4D7C35BE" w15:done="0"/>
  <w15:commentEx w15:paraId="011E29D5" w15:done="0"/>
  <w15:commentEx w15:paraId="74DF2AF9" w15:done="0"/>
  <w15:commentEx w15:paraId="44816C40" w15:done="0"/>
  <w15:commentEx w15:paraId="408D6ECB" w15:done="0"/>
  <w15:commentEx w15:paraId="56AD0DCB" w15:done="0"/>
  <w15:commentEx w15:paraId="6F994C8F" w15:done="0"/>
  <w15:commentEx w15:paraId="1B03BE80"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27416F7" w14:textId="77777777" w:rsidR="000B4AC7" w:rsidRDefault="000B4AC7">
      <w:r>
        <w:separator/>
      </w:r>
    </w:p>
  </w:endnote>
  <w:endnote w:type="continuationSeparator" w:id="0">
    <w:p w14:paraId="6B1E67FE" w14:textId="77777777" w:rsidR="000B4AC7" w:rsidRDefault="000B4AC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Arial">
    <w:panose1 w:val="020B0604020202020204"/>
    <w:charset w:val="EE"/>
    <w:family w:val="swiss"/>
    <w:pitch w:val="variable"/>
    <w:sig w:usb0="E0002EFF" w:usb1="C0007843" w:usb2="00000009" w:usb3="00000000" w:csb0="000001FF" w:csb1="00000000"/>
  </w:font>
  <w:font w:name="Tahoma">
    <w:panose1 w:val="020B0604030504040204"/>
    <w:charset w:val="EE"/>
    <w:family w:val="swiss"/>
    <w:pitch w:val="variable"/>
    <w:sig w:usb0="E1002EFF" w:usb1="C000605B" w:usb2="00000029" w:usb3="00000000" w:csb0="000101FF" w:csb1="00000000"/>
  </w:font>
  <w:font w:name="Helvetica">
    <w:panose1 w:val="020B0604020202020204"/>
    <w:charset w:val="00"/>
    <w:family w:val="swiss"/>
    <w:notTrueType/>
    <w:pitch w:val="variable"/>
    <w:sig w:usb0="00000003" w:usb1="00000000" w:usb2="00000000" w:usb3="00000000" w:csb0="00000001" w:csb1="00000000"/>
  </w:font>
  <w:font w:name="Book Antiqua">
    <w:panose1 w:val="02040602050305030304"/>
    <w:charset w:val="EE"/>
    <w:family w:val="roman"/>
    <w:pitch w:val="variable"/>
    <w:sig w:usb0="00000287" w:usb1="00000000" w:usb2="00000000" w:usb3="00000000" w:csb0="0000009F" w:csb1="00000000"/>
  </w:font>
  <w:font w:name="Calibri">
    <w:panose1 w:val="020F0502020204030204"/>
    <w:charset w:val="EE"/>
    <w:family w:val="swiss"/>
    <w:pitch w:val="variable"/>
    <w:sig w:usb0="E0002AFF" w:usb1="C000247B" w:usb2="00000009" w:usb3="00000000" w:csb0="000001FF" w:csb1="00000000"/>
  </w:font>
  <w:font w:name="CMTT8">
    <w:altName w:val="Times New Roman"/>
    <w:panose1 w:val="00000000000000000000"/>
    <w:charset w:val="00"/>
    <w:family w:val="auto"/>
    <w:notTrueType/>
    <w:pitch w:val="default"/>
    <w:sig w:usb0="00000003" w:usb1="00000000" w:usb2="00000000" w:usb3="00000000" w:csb0="00000001" w:csb1="00000000"/>
  </w:font>
  <w:font w:name="Calibri Light">
    <w:panose1 w:val="020F0302020204030204"/>
    <w:charset w:val="EE"/>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3162"/>
      <w:gridCol w:w="3162"/>
      <w:gridCol w:w="3162"/>
    </w:tblGrid>
    <w:tr w:rsidR="008E074F" w:rsidRPr="00DF3B4B" w14:paraId="019A6942" w14:textId="77777777">
      <w:tc>
        <w:tcPr>
          <w:tcW w:w="3162" w:type="dxa"/>
          <w:tcBorders>
            <w:top w:val="nil"/>
            <w:left w:val="nil"/>
            <w:bottom w:val="nil"/>
            <w:right w:val="nil"/>
          </w:tcBorders>
        </w:tcPr>
        <w:p w14:paraId="2A3AF471" w14:textId="77777777" w:rsidR="008E074F" w:rsidRPr="00DF3B4B" w:rsidRDefault="008E074F">
          <w:pPr>
            <w:ind w:right="360"/>
            <w:rPr>
              <w:lang w:val="hr-HR"/>
            </w:rPr>
          </w:pPr>
          <w:r>
            <w:rPr>
              <w:lang w:val="hr-HR"/>
            </w:rPr>
            <w:t>FER 2 - Projekt</w:t>
          </w:r>
        </w:p>
      </w:tc>
      <w:tc>
        <w:tcPr>
          <w:tcW w:w="3162" w:type="dxa"/>
          <w:tcBorders>
            <w:top w:val="nil"/>
            <w:left w:val="nil"/>
            <w:bottom w:val="nil"/>
            <w:right w:val="nil"/>
          </w:tcBorders>
        </w:tcPr>
        <w:p w14:paraId="32C05B82" w14:textId="77777777" w:rsidR="008E074F" w:rsidRPr="00DF3B4B" w:rsidRDefault="008E074F">
          <w:pPr>
            <w:jc w:val="center"/>
            <w:rPr>
              <w:lang w:val="hr-HR"/>
            </w:rPr>
          </w:pPr>
          <w:r w:rsidRPr="00DF3B4B">
            <w:rPr>
              <w:lang w:val="hr-HR"/>
            </w:rPr>
            <w:sym w:font="Symbol" w:char="F0D3"/>
          </w:r>
          <w:r>
            <w:rPr>
              <w:lang w:val="hr-HR"/>
            </w:rPr>
            <w:t>FER</w:t>
          </w:r>
          <w:r w:rsidRPr="00DF3B4B">
            <w:rPr>
              <w:lang w:val="hr-HR"/>
            </w:rPr>
            <w:t xml:space="preserve">, </w:t>
          </w:r>
          <w:r w:rsidRPr="00DF3B4B">
            <w:rPr>
              <w:lang w:val="hr-HR"/>
            </w:rPr>
            <w:fldChar w:fldCharType="begin"/>
          </w:r>
          <w:r w:rsidRPr="00DF3B4B">
            <w:rPr>
              <w:lang w:val="hr-HR"/>
            </w:rPr>
            <w:instrText xml:space="preserve"> DATE \@ "yyyy" </w:instrText>
          </w:r>
          <w:r w:rsidRPr="00DF3B4B">
            <w:rPr>
              <w:lang w:val="hr-HR"/>
            </w:rPr>
            <w:fldChar w:fldCharType="separate"/>
          </w:r>
          <w:r>
            <w:rPr>
              <w:noProof/>
              <w:lang w:val="hr-HR"/>
            </w:rPr>
            <w:t>2017</w:t>
          </w:r>
          <w:r w:rsidRPr="00DF3B4B">
            <w:rPr>
              <w:lang w:val="hr-HR"/>
            </w:rPr>
            <w:fldChar w:fldCharType="end"/>
          </w:r>
        </w:p>
      </w:tc>
      <w:tc>
        <w:tcPr>
          <w:tcW w:w="3162" w:type="dxa"/>
          <w:tcBorders>
            <w:top w:val="nil"/>
            <w:left w:val="nil"/>
            <w:bottom w:val="nil"/>
            <w:right w:val="nil"/>
          </w:tcBorders>
        </w:tcPr>
        <w:p w14:paraId="18835682" w14:textId="77777777" w:rsidR="008E074F" w:rsidRPr="00DF3B4B" w:rsidRDefault="008E074F">
          <w:pPr>
            <w:jc w:val="right"/>
            <w:rPr>
              <w:lang w:val="hr-HR"/>
            </w:rPr>
          </w:pPr>
          <w:r w:rsidRPr="00DF3B4B">
            <w:rPr>
              <w:lang w:val="hr-HR"/>
            </w:rPr>
            <w:t xml:space="preserve">Stranica </w:t>
          </w:r>
          <w:r w:rsidRPr="00DF3B4B">
            <w:rPr>
              <w:rStyle w:val="PageNumber"/>
              <w:lang w:val="hr-HR"/>
            </w:rPr>
            <w:fldChar w:fldCharType="begin"/>
          </w:r>
          <w:r w:rsidRPr="00DF3B4B">
            <w:rPr>
              <w:rStyle w:val="PageNumber"/>
              <w:lang w:val="hr-HR"/>
            </w:rPr>
            <w:instrText xml:space="preserve"> PAGE </w:instrText>
          </w:r>
          <w:r w:rsidRPr="00DF3B4B">
            <w:rPr>
              <w:rStyle w:val="PageNumber"/>
              <w:lang w:val="hr-HR"/>
            </w:rPr>
            <w:fldChar w:fldCharType="separate"/>
          </w:r>
          <w:r w:rsidR="00B17402">
            <w:rPr>
              <w:rStyle w:val="PageNumber"/>
              <w:noProof/>
              <w:lang w:val="hr-HR"/>
            </w:rPr>
            <w:t>36</w:t>
          </w:r>
          <w:r w:rsidRPr="00DF3B4B">
            <w:rPr>
              <w:rStyle w:val="PageNumber"/>
              <w:lang w:val="hr-HR"/>
            </w:rPr>
            <w:fldChar w:fldCharType="end"/>
          </w:r>
          <w:r w:rsidRPr="00DF3B4B">
            <w:rPr>
              <w:rStyle w:val="PageNumber"/>
              <w:lang w:val="hr-HR"/>
            </w:rPr>
            <w:t xml:space="preserve"> od </w:t>
          </w:r>
          <w:r w:rsidRPr="00DF3B4B">
            <w:rPr>
              <w:rStyle w:val="PageNumber"/>
              <w:lang w:val="hr-HR"/>
            </w:rPr>
            <w:fldChar w:fldCharType="begin"/>
          </w:r>
          <w:r w:rsidRPr="00DF3B4B">
            <w:rPr>
              <w:rStyle w:val="PageNumber"/>
              <w:lang w:val="hr-HR"/>
            </w:rPr>
            <w:instrText xml:space="preserve"> NUMPAGES  \* MERGEFORMAT </w:instrText>
          </w:r>
          <w:r w:rsidRPr="00DF3B4B">
            <w:rPr>
              <w:rStyle w:val="PageNumber"/>
              <w:lang w:val="hr-HR"/>
            </w:rPr>
            <w:fldChar w:fldCharType="separate"/>
          </w:r>
          <w:r w:rsidR="00B17402">
            <w:rPr>
              <w:rStyle w:val="PageNumber"/>
              <w:noProof/>
              <w:lang w:val="hr-HR"/>
            </w:rPr>
            <w:t>39</w:t>
          </w:r>
          <w:r w:rsidRPr="00DF3B4B">
            <w:rPr>
              <w:rStyle w:val="PageNumber"/>
              <w:lang w:val="hr-HR"/>
            </w:rPr>
            <w:fldChar w:fldCharType="end"/>
          </w:r>
        </w:p>
      </w:tc>
    </w:tr>
  </w:tbl>
  <w:p w14:paraId="1BC4CD04" w14:textId="77777777" w:rsidR="008E074F" w:rsidRDefault="008E074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786A0E9" w14:textId="77777777" w:rsidR="000B4AC7" w:rsidRDefault="000B4AC7">
      <w:r>
        <w:separator/>
      </w:r>
    </w:p>
  </w:footnote>
  <w:footnote w:type="continuationSeparator" w:id="0">
    <w:p w14:paraId="23368EC0" w14:textId="77777777" w:rsidR="000B4AC7" w:rsidRDefault="000B4AC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6379"/>
      <w:gridCol w:w="3179"/>
    </w:tblGrid>
    <w:tr w:rsidR="008E074F" w14:paraId="0535807A" w14:textId="77777777">
      <w:tc>
        <w:tcPr>
          <w:tcW w:w="6379" w:type="dxa"/>
        </w:tcPr>
        <w:p w14:paraId="04108E13" w14:textId="77777777" w:rsidR="008E074F" w:rsidRPr="00C65661" w:rsidRDefault="008E074F" w:rsidP="00C65661">
          <w:pPr>
            <w:rPr>
              <w:lang w:val="hr-HR"/>
            </w:rPr>
          </w:pPr>
          <w:r w:rsidRPr="00C65661">
            <w:rPr>
              <w:lang w:val="hr-HR"/>
            </w:rPr>
            <w:t>Analiza izvedbe specifikacije OpenFlow u</w:t>
          </w:r>
        </w:p>
        <w:p w14:paraId="0A272215" w14:textId="77777777" w:rsidR="008E074F" w:rsidRPr="00DF3B4B" w:rsidRDefault="008E074F" w:rsidP="00C65661">
          <w:pPr>
            <w:rPr>
              <w:lang w:val="hr-HR"/>
            </w:rPr>
          </w:pPr>
          <w:r w:rsidRPr="00C65661">
            <w:rPr>
              <w:lang w:val="hr-HR"/>
            </w:rPr>
            <w:t>upravljačkom uređaju OpenDaylight</w:t>
          </w:r>
        </w:p>
      </w:tc>
      <w:tc>
        <w:tcPr>
          <w:tcW w:w="3179" w:type="dxa"/>
        </w:tcPr>
        <w:p w14:paraId="1A53356E" w14:textId="77777777" w:rsidR="008E074F" w:rsidRPr="00DF3B4B" w:rsidRDefault="008E074F">
          <w:pPr>
            <w:tabs>
              <w:tab w:val="left" w:pos="1135"/>
            </w:tabs>
            <w:spacing w:before="40"/>
            <w:ind w:right="68"/>
            <w:rPr>
              <w:lang w:val="hr-HR"/>
            </w:rPr>
          </w:pPr>
          <w:r w:rsidRPr="00DF3B4B">
            <w:rPr>
              <w:lang w:val="hr-HR"/>
            </w:rPr>
            <w:t xml:space="preserve">  Verzija:           &lt;1.0&gt;</w:t>
          </w:r>
        </w:p>
      </w:tc>
    </w:tr>
    <w:tr w:rsidR="008E074F" w14:paraId="5E2AF941" w14:textId="77777777">
      <w:tc>
        <w:tcPr>
          <w:tcW w:w="6379" w:type="dxa"/>
        </w:tcPr>
        <w:p w14:paraId="708E6EAE" w14:textId="77777777" w:rsidR="008E074F" w:rsidRPr="00DF3B4B" w:rsidRDefault="008E074F">
          <w:pPr>
            <w:rPr>
              <w:lang w:val="hr-HR"/>
            </w:rPr>
          </w:pPr>
          <w:r>
            <w:rPr>
              <w:lang w:val="hr-HR"/>
            </w:rPr>
            <w:t>Tehnička dokumentacija</w:t>
          </w:r>
        </w:p>
      </w:tc>
      <w:tc>
        <w:tcPr>
          <w:tcW w:w="3179" w:type="dxa"/>
        </w:tcPr>
        <w:p w14:paraId="2339096A" w14:textId="77777777" w:rsidR="008E074F" w:rsidRPr="00DF3B4B" w:rsidRDefault="008E074F" w:rsidP="008508F3">
          <w:pPr>
            <w:rPr>
              <w:lang w:val="hr-HR"/>
            </w:rPr>
          </w:pPr>
          <w:r>
            <w:rPr>
              <w:lang w:val="hr-HR"/>
            </w:rPr>
            <w:t xml:space="preserve">  Datum:  &lt;13</w:t>
          </w:r>
          <w:r w:rsidRPr="00DF3B4B">
            <w:rPr>
              <w:lang w:val="hr-HR"/>
            </w:rPr>
            <w:t>/</w:t>
          </w:r>
          <w:r>
            <w:rPr>
              <w:lang w:val="hr-HR"/>
            </w:rPr>
            <w:t>01</w:t>
          </w:r>
          <w:r w:rsidRPr="00DF3B4B">
            <w:rPr>
              <w:lang w:val="hr-HR"/>
            </w:rPr>
            <w:t>/</w:t>
          </w:r>
          <w:r>
            <w:rPr>
              <w:lang w:val="hr-HR"/>
            </w:rPr>
            <w:t>17</w:t>
          </w:r>
          <w:r w:rsidRPr="00DF3B4B">
            <w:rPr>
              <w:lang w:val="hr-HR"/>
            </w:rPr>
            <w:t>&gt;</w:t>
          </w:r>
        </w:p>
      </w:tc>
    </w:tr>
  </w:tbl>
  <w:p w14:paraId="31A912F9" w14:textId="77777777" w:rsidR="008E074F" w:rsidRDefault="008E074F">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FB"/>
    <w:multiLevelType w:val="multilevel"/>
    <w:tmpl w:val="FFFFFFFF"/>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07C4830"/>
    <w:multiLevelType w:val="hybridMultilevel"/>
    <w:tmpl w:val="2FB806C8"/>
    <w:lvl w:ilvl="0" w:tplc="041A0001">
      <w:start w:val="1"/>
      <w:numFmt w:val="bullet"/>
      <w:lvlText w:val=""/>
      <w:lvlJc w:val="left"/>
      <w:pPr>
        <w:ind w:left="720" w:hanging="360"/>
      </w:pPr>
      <w:rPr>
        <w:rFonts w:ascii="Symbol" w:hAnsi="Symbol" w:hint="default"/>
      </w:rPr>
    </w:lvl>
    <w:lvl w:ilvl="1" w:tplc="041A0005">
      <w:start w:val="1"/>
      <w:numFmt w:val="bullet"/>
      <w:lvlText w:val=""/>
      <w:lvlJc w:val="left"/>
      <w:pPr>
        <w:ind w:left="1440" w:hanging="360"/>
      </w:pPr>
      <w:rPr>
        <w:rFonts w:ascii="Wingdings" w:hAnsi="Wingdings" w:hint="default"/>
      </w:rPr>
    </w:lvl>
    <w:lvl w:ilvl="2" w:tplc="041A0005">
      <w:start w:val="1"/>
      <w:numFmt w:val="bullet"/>
      <w:lvlText w:val=""/>
      <w:lvlJc w:val="left"/>
      <w:pPr>
        <w:ind w:left="2160" w:hanging="360"/>
      </w:pPr>
      <w:rPr>
        <w:rFonts w:ascii="Wingdings" w:hAnsi="Wingdings" w:hint="default"/>
      </w:rPr>
    </w:lvl>
    <w:lvl w:ilvl="3" w:tplc="041A0001">
      <w:start w:val="1"/>
      <w:numFmt w:val="bullet"/>
      <w:lvlText w:val=""/>
      <w:lvlJc w:val="left"/>
      <w:pPr>
        <w:ind w:left="2880" w:hanging="360"/>
      </w:pPr>
      <w:rPr>
        <w:rFonts w:ascii="Symbol" w:hAnsi="Symbol" w:hint="default"/>
      </w:rPr>
    </w:lvl>
    <w:lvl w:ilvl="4" w:tplc="041A0003">
      <w:start w:val="1"/>
      <w:numFmt w:val="bullet"/>
      <w:lvlText w:val="o"/>
      <w:lvlJc w:val="left"/>
      <w:pPr>
        <w:ind w:left="3600" w:hanging="360"/>
      </w:pPr>
      <w:rPr>
        <w:rFonts w:ascii="Courier New" w:hAnsi="Courier New" w:cs="Courier New" w:hint="default"/>
      </w:rPr>
    </w:lvl>
    <w:lvl w:ilvl="5" w:tplc="041A0005">
      <w:start w:val="1"/>
      <w:numFmt w:val="bullet"/>
      <w:lvlText w:val=""/>
      <w:lvlJc w:val="left"/>
      <w:pPr>
        <w:ind w:left="4320" w:hanging="360"/>
      </w:pPr>
      <w:rPr>
        <w:rFonts w:ascii="Wingdings" w:hAnsi="Wingdings" w:hint="default"/>
      </w:rPr>
    </w:lvl>
    <w:lvl w:ilvl="6" w:tplc="041A0001">
      <w:start w:val="1"/>
      <w:numFmt w:val="bullet"/>
      <w:lvlText w:val=""/>
      <w:lvlJc w:val="left"/>
      <w:pPr>
        <w:ind w:left="5040" w:hanging="360"/>
      </w:pPr>
      <w:rPr>
        <w:rFonts w:ascii="Symbol" w:hAnsi="Symbol" w:hint="default"/>
      </w:rPr>
    </w:lvl>
    <w:lvl w:ilvl="7" w:tplc="041A0003">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 w15:restartNumberingAfterBreak="0">
    <w:nsid w:val="062F5621"/>
    <w:multiLevelType w:val="hybridMultilevel"/>
    <w:tmpl w:val="5B56770E"/>
    <w:lvl w:ilvl="0" w:tplc="041A0001">
      <w:start w:val="1"/>
      <w:numFmt w:val="bullet"/>
      <w:lvlText w:val=""/>
      <w:lvlJc w:val="left"/>
      <w:pPr>
        <w:ind w:left="720" w:hanging="360"/>
      </w:pPr>
      <w:rPr>
        <w:rFonts w:ascii="Symbol" w:hAnsi="Symbol" w:hint="default"/>
      </w:rPr>
    </w:lvl>
    <w:lvl w:ilvl="1" w:tplc="041A0005">
      <w:start w:val="1"/>
      <w:numFmt w:val="bullet"/>
      <w:lvlText w:val=""/>
      <w:lvlJc w:val="left"/>
      <w:pPr>
        <w:ind w:left="1440" w:hanging="360"/>
      </w:pPr>
      <w:rPr>
        <w:rFonts w:ascii="Wingdings" w:hAnsi="Wingdings"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 w15:restartNumberingAfterBreak="0">
    <w:nsid w:val="09ED7041"/>
    <w:multiLevelType w:val="hybridMultilevel"/>
    <w:tmpl w:val="7C3ED748"/>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4" w15:restartNumberingAfterBreak="0">
    <w:nsid w:val="11CD105E"/>
    <w:multiLevelType w:val="hybridMultilevel"/>
    <w:tmpl w:val="F49A79BA"/>
    <w:lvl w:ilvl="0" w:tplc="041A0005">
      <w:start w:val="1"/>
      <w:numFmt w:val="bullet"/>
      <w:lvlText w:val=""/>
      <w:lvlJc w:val="left"/>
      <w:pPr>
        <w:ind w:left="1428" w:hanging="360"/>
      </w:pPr>
      <w:rPr>
        <w:rFonts w:ascii="Wingdings" w:hAnsi="Wingdings" w:hint="default"/>
      </w:rPr>
    </w:lvl>
    <w:lvl w:ilvl="1" w:tplc="041A0003">
      <w:start w:val="1"/>
      <w:numFmt w:val="bullet"/>
      <w:lvlText w:val="o"/>
      <w:lvlJc w:val="left"/>
      <w:pPr>
        <w:ind w:left="2148" w:hanging="360"/>
      </w:pPr>
      <w:rPr>
        <w:rFonts w:ascii="Courier New" w:hAnsi="Courier New" w:cs="Courier New" w:hint="default"/>
      </w:rPr>
    </w:lvl>
    <w:lvl w:ilvl="2" w:tplc="041A0005">
      <w:start w:val="1"/>
      <w:numFmt w:val="bullet"/>
      <w:lvlText w:val=""/>
      <w:lvlJc w:val="left"/>
      <w:pPr>
        <w:ind w:left="2868" w:hanging="360"/>
      </w:pPr>
      <w:rPr>
        <w:rFonts w:ascii="Wingdings" w:hAnsi="Wingdings" w:hint="default"/>
      </w:rPr>
    </w:lvl>
    <w:lvl w:ilvl="3" w:tplc="041A0001">
      <w:start w:val="1"/>
      <w:numFmt w:val="bullet"/>
      <w:lvlText w:val=""/>
      <w:lvlJc w:val="left"/>
      <w:pPr>
        <w:ind w:left="3588" w:hanging="360"/>
      </w:pPr>
      <w:rPr>
        <w:rFonts w:ascii="Symbol" w:hAnsi="Symbol" w:hint="default"/>
      </w:rPr>
    </w:lvl>
    <w:lvl w:ilvl="4" w:tplc="041A0003">
      <w:start w:val="1"/>
      <w:numFmt w:val="bullet"/>
      <w:lvlText w:val="o"/>
      <w:lvlJc w:val="left"/>
      <w:pPr>
        <w:ind w:left="4308" w:hanging="360"/>
      </w:pPr>
      <w:rPr>
        <w:rFonts w:ascii="Courier New" w:hAnsi="Courier New" w:cs="Courier New" w:hint="default"/>
      </w:rPr>
    </w:lvl>
    <w:lvl w:ilvl="5" w:tplc="041A0005">
      <w:start w:val="1"/>
      <w:numFmt w:val="bullet"/>
      <w:lvlText w:val=""/>
      <w:lvlJc w:val="left"/>
      <w:pPr>
        <w:ind w:left="5028" w:hanging="360"/>
      </w:pPr>
      <w:rPr>
        <w:rFonts w:ascii="Wingdings" w:hAnsi="Wingdings" w:hint="default"/>
      </w:rPr>
    </w:lvl>
    <w:lvl w:ilvl="6" w:tplc="041A0001">
      <w:start w:val="1"/>
      <w:numFmt w:val="bullet"/>
      <w:lvlText w:val=""/>
      <w:lvlJc w:val="left"/>
      <w:pPr>
        <w:ind w:left="5748" w:hanging="360"/>
      </w:pPr>
      <w:rPr>
        <w:rFonts w:ascii="Symbol" w:hAnsi="Symbol" w:hint="default"/>
      </w:rPr>
    </w:lvl>
    <w:lvl w:ilvl="7" w:tplc="041A0003">
      <w:start w:val="1"/>
      <w:numFmt w:val="bullet"/>
      <w:lvlText w:val="o"/>
      <w:lvlJc w:val="left"/>
      <w:pPr>
        <w:ind w:left="6468" w:hanging="360"/>
      </w:pPr>
      <w:rPr>
        <w:rFonts w:ascii="Courier New" w:hAnsi="Courier New" w:cs="Courier New" w:hint="default"/>
      </w:rPr>
    </w:lvl>
    <w:lvl w:ilvl="8" w:tplc="041A0005" w:tentative="1">
      <w:start w:val="1"/>
      <w:numFmt w:val="bullet"/>
      <w:lvlText w:val=""/>
      <w:lvlJc w:val="left"/>
      <w:pPr>
        <w:ind w:left="7188" w:hanging="360"/>
      </w:pPr>
      <w:rPr>
        <w:rFonts w:ascii="Wingdings" w:hAnsi="Wingdings" w:hint="default"/>
      </w:rPr>
    </w:lvl>
  </w:abstractNum>
  <w:abstractNum w:abstractNumId="5" w15:restartNumberingAfterBreak="0">
    <w:nsid w:val="125617BB"/>
    <w:multiLevelType w:val="hybridMultilevel"/>
    <w:tmpl w:val="397460E6"/>
    <w:lvl w:ilvl="0" w:tplc="37669E84">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6" w15:restartNumberingAfterBreak="0">
    <w:nsid w:val="20911403"/>
    <w:multiLevelType w:val="hybridMultilevel"/>
    <w:tmpl w:val="C6BA4C44"/>
    <w:lvl w:ilvl="0" w:tplc="37669E84">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7" w15:restartNumberingAfterBreak="0">
    <w:nsid w:val="2CD47FF4"/>
    <w:multiLevelType w:val="hybridMultilevel"/>
    <w:tmpl w:val="34FE5144"/>
    <w:lvl w:ilvl="0" w:tplc="37669E84">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8" w15:restartNumberingAfterBreak="0">
    <w:nsid w:val="31C802F3"/>
    <w:multiLevelType w:val="hybridMultilevel"/>
    <w:tmpl w:val="B4DA8D8E"/>
    <w:lvl w:ilvl="0" w:tplc="041A0001">
      <w:start w:val="1"/>
      <w:numFmt w:val="bullet"/>
      <w:lvlText w:val=""/>
      <w:lvlJc w:val="left"/>
      <w:pPr>
        <w:ind w:left="720" w:hanging="360"/>
      </w:pPr>
      <w:rPr>
        <w:rFonts w:ascii="Symbol" w:hAnsi="Symbol" w:hint="default"/>
      </w:rPr>
    </w:lvl>
    <w:lvl w:ilvl="1" w:tplc="041A0005">
      <w:start w:val="1"/>
      <w:numFmt w:val="bullet"/>
      <w:lvlText w:val=""/>
      <w:lvlJc w:val="left"/>
      <w:pPr>
        <w:ind w:left="1440" w:hanging="360"/>
      </w:pPr>
      <w:rPr>
        <w:rFonts w:ascii="Wingdings" w:hAnsi="Wingdings" w:hint="default"/>
      </w:rPr>
    </w:lvl>
    <w:lvl w:ilvl="2" w:tplc="041A0005">
      <w:start w:val="1"/>
      <w:numFmt w:val="bullet"/>
      <w:lvlText w:val=""/>
      <w:lvlJc w:val="left"/>
      <w:pPr>
        <w:ind w:left="2160" w:hanging="360"/>
      </w:pPr>
      <w:rPr>
        <w:rFonts w:ascii="Wingdings" w:hAnsi="Wingdings" w:hint="default"/>
      </w:rPr>
    </w:lvl>
    <w:lvl w:ilvl="3" w:tplc="041A0001">
      <w:start w:val="1"/>
      <w:numFmt w:val="bullet"/>
      <w:lvlText w:val=""/>
      <w:lvlJc w:val="left"/>
      <w:pPr>
        <w:ind w:left="2880" w:hanging="360"/>
      </w:pPr>
      <w:rPr>
        <w:rFonts w:ascii="Symbol" w:hAnsi="Symbol" w:hint="default"/>
      </w:rPr>
    </w:lvl>
    <w:lvl w:ilvl="4" w:tplc="041A0003">
      <w:start w:val="1"/>
      <w:numFmt w:val="bullet"/>
      <w:lvlText w:val="o"/>
      <w:lvlJc w:val="left"/>
      <w:pPr>
        <w:ind w:left="3600" w:hanging="360"/>
      </w:pPr>
      <w:rPr>
        <w:rFonts w:ascii="Courier New" w:hAnsi="Courier New" w:cs="Courier New" w:hint="default"/>
      </w:rPr>
    </w:lvl>
    <w:lvl w:ilvl="5" w:tplc="041A0005">
      <w:start w:val="1"/>
      <w:numFmt w:val="bullet"/>
      <w:lvlText w:val=""/>
      <w:lvlJc w:val="left"/>
      <w:pPr>
        <w:ind w:left="4320" w:hanging="360"/>
      </w:pPr>
      <w:rPr>
        <w:rFonts w:ascii="Wingdings" w:hAnsi="Wingdings" w:hint="default"/>
      </w:rPr>
    </w:lvl>
    <w:lvl w:ilvl="6" w:tplc="041A0001">
      <w:start w:val="1"/>
      <w:numFmt w:val="bullet"/>
      <w:lvlText w:val=""/>
      <w:lvlJc w:val="left"/>
      <w:pPr>
        <w:ind w:left="5040" w:hanging="360"/>
      </w:pPr>
      <w:rPr>
        <w:rFonts w:ascii="Symbol" w:hAnsi="Symbol" w:hint="default"/>
      </w:rPr>
    </w:lvl>
    <w:lvl w:ilvl="7" w:tplc="041A0003">
      <w:start w:val="1"/>
      <w:numFmt w:val="bullet"/>
      <w:lvlText w:val="o"/>
      <w:lvlJc w:val="left"/>
      <w:pPr>
        <w:ind w:left="5760" w:hanging="360"/>
      </w:pPr>
      <w:rPr>
        <w:rFonts w:ascii="Courier New" w:hAnsi="Courier New" w:cs="Courier New" w:hint="default"/>
      </w:rPr>
    </w:lvl>
    <w:lvl w:ilvl="8" w:tplc="041A0005">
      <w:start w:val="1"/>
      <w:numFmt w:val="bullet"/>
      <w:lvlText w:val=""/>
      <w:lvlJc w:val="left"/>
      <w:pPr>
        <w:ind w:left="6480" w:hanging="360"/>
      </w:pPr>
      <w:rPr>
        <w:rFonts w:ascii="Wingdings" w:hAnsi="Wingdings" w:hint="default"/>
      </w:rPr>
    </w:lvl>
  </w:abstractNum>
  <w:abstractNum w:abstractNumId="9" w15:restartNumberingAfterBreak="0">
    <w:nsid w:val="36231CE1"/>
    <w:multiLevelType w:val="hybridMultilevel"/>
    <w:tmpl w:val="044E6F90"/>
    <w:lvl w:ilvl="0" w:tplc="041A0001">
      <w:start w:val="1"/>
      <w:numFmt w:val="bullet"/>
      <w:lvlText w:val=""/>
      <w:lvlJc w:val="left"/>
      <w:pPr>
        <w:ind w:left="720" w:hanging="360"/>
      </w:pPr>
      <w:rPr>
        <w:rFonts w:ascii="Symbol" w:hAnsi="Symbol" w:hint="default"/>
      </w:rPr>
    </w:lvl>
    <w:lvl w:ilvl="1" w:tplc="041A0005">
      <w:start w:val="1"/>
      <w:numFmt w:val="bullet"/>
      <w:lvlText w:val=""/>
      <w:lvlJc w:val="left"/>
      <w:pPr>
        <w:ind w:left="1440" w:hanging="360"/>
      </w:pPr>
      <w:rPr>
        <w:rFonts w:ascii="Wingdings" w:hAnsi="Wingdings"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0" w15:restartNumberingAfterBreak="0">
    <w:nsid w:val="421978A1"/>
    <w:multiLevelType w:val="hybridMultilevel"/>
    <w:tmpl w:val="C4EAE0A8"/>
    <w:lvl w:ilvl="0" w:tplc="37669E84">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1" w15:restartNumberingAfterBreak="0">
    <w:nsid w:val="4A2071C0"/>
    <w:multiLevelType w:val="hybridMultilevel"/>
    <w:tmpl w:val="6DF48EB2"/>
    <w:lvl w:ilvl="0" w:tplc="041A0001">
      <w:start w:val="1"/>
      <w:numFmt w:val="bullet"/>
      <w:lvlText w:val=""/>
      <w:lvlJc w:val="left"/>
      <w:pPr>
        <w:ind w:left="720" w:hanging="360"/>
      </w:pPr>
      <w:rPr>
        <w:rFonts w:ascii="Symbol" w:hAnsi="Symbol" w:hint="default"/>
      </w:rPr>
    </w:lvl>
    <w:lvl w:ilvl="1" w:tplc="041A0005">
      <w:start w:val="1"/>
      <w:numFmt w:val="bullet"/>
      <w:lvlText w:val=""/>
      <w:lvlJc w:val="left"/>
      <w:pPr>
        <w:ind w:left="1777" w:hanging="360"/>
      </w:pPr>
      <w:rPr>
        <w:rFonts w:ascii="Wingdings" w:hAnsi="Wingdings" w:hint="default"/>
      </w:rPr>
    </w:lvl>
    <w:lvl w:ilvl="2" w:tplc="041A0005">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2" w15:restartNumberingAfterBreak="0">
    <w:nsid w:val="4A3A4FE6"/>
    <w:multiLevelType w:val="hybridMultilevel"/>
    <w:tmpl w:val="5896FC0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45A2D40"/>
    <w:multiLevelType w:val="hybridMultilevel"/>
    <w:tmpl w:val="74D0C158"/>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4" w15:restartNumberingAfterBreak="0">
    <w:nsid w:val="672F51E9"/>
    <w:multiLevelType w:val="hybridMultilevel"/>
    <w:tmpl w:val="19344450"/>
    <w:lvl w:ilvl="0" w:tplc="37669E84">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5" w15:restartNumberingAfterBreak="0">
    <w:nsid w:val="687D407D"/>
    <w:multiLevelType w:val="hybridMultilevel"/>
    <w:tmpl w:val="583C7818"/>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start w:val="1"/>
      <w:numFmt w:val="bullet"/>
      <w:lvlText w:val=""/>
      <w:lvlJc w:val="left"/>
      <w:pPr>
        <w:ind w:left="2160" w:hanging="360"/>
      </w:pPr>
      <w:rPr>
        <w:rFonts w:ascii="Wingdings" w:hAnsi="Wingdings" w:hint="default"/>
      </w:rPr>
    </w:lvl>
    <w:lvl w:ilvl="3" w:tplc="041A000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6" w15:restartNumberingAfterBreak="0">
    <w:nsid w:val="68E7316B"/>
    <w:multiLevelType w:val="hybridMultilevel"/>
    <w:tmpl w:val="9CD29810"/>
    <w:lvl w:ilvl="0" w:tplc="041A0005">
      <w:start w:val="1"/>
      <w:numFmt w:val="bullet"/>
      <w:lvlText w:val=""/>
      <w:lvlJc w:val="left"/>
      <w:pPr>
        <w:ind w:left="1440" w:hanging="360"/>
      </w:pPr>
      <w:rPr>
        <w:rFonts w:ascii="Wingdings" w:hAnsi="Wingdings" w:hint="default"/>
      </w:rPr>
    </w:lvl>
    <w:lvl w:ilvl="1" w:tplc="041A0005">
      <w:start w:val="1"/>
      <w:numFmt w:val="bullet"/>
      <w:lvlText w:val=""/>
      <w:lvlJc w:val="left"/>
      <w:pPr>
        <w:ind w:left="2160" w:hanging="360"/>
      </w:pPr>
      <w:rPr>
        <w:rFonts w:ascii="Wingdings" w:hAnsi="Wingdings" w:hint="default"/>
      </w:rPr>
    </w:lvl>
    <w:lvl w:ilvl="2" w:tplc="041A0005">
      <w:start w:val="1"/>
      <w:numFmt w:val="bullet"/>
      <w:lvlText w:val=""/>
      <w:lvlJc w:val="left"/>
      <w:pPr>
        <w:ind w:left="2880" w:hanging="360"/>
      </w:pPr>
      <w:rPr>
        <w:rFonts w:ascii="Wingdings" w:hAnsi="Wingdings" w:hint="default"/>
      </w:rPr>
    </w:lvl>
    <w:lvl w:ilvl="3" w:tplc="041A000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abstractNum w:abstractNumId="17" w15:restartNumberingAfterBreak="0">
    <w:nsid w:val="791447D4"/>
    <w:multiLevelType w:val="hybridMultilevel"/>
    <w:tmpl w:val="B40018E0"/>
    <w:lvl w:ilvl="0" w:tplc="0409000F">
      <w:start w:val="1"/>
      <w:numFmt w:val="decimal"/>
      <w:lvlText w:val="%1."/>
      <w:lvlJc w:val="left"/>
      <w:pPr>
        <w:tabs>
          <w:tab w:val="num" w:pos="1440"/>
        </w:tabs>
        <w:ind w:left="1440" w:hanging="360"/>
      </w:p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num w:numId="1">
    <w:abstractNumId w:val="0"/>
  </w:num>
  <w:num w:numId="2">
    <w:abstractNumId w:val="14"/>
  </w:num>
  <w:num w:numId="3">
    <w:abstractNumId w:val="6"/>
  </w:num>
  <w:num w:numId="4">
    <w:abstractNumId w:val="5"/>
  </w:num>
  <w:num w:numId="5">
    <w:abstractNumId w:val="7"/>
  </w:num>
  <w:num w:numId="6">
    <w:abstractNumId w:val="10"/>
  </w:num>
  <w:num w:numId="7">
    <w:abstractNumId w:val="17"/>
  </w:num>
  <w:num w:numId="8">
    <w:abstractNumId w:val="13"/>
  </w:num>
  <w:num w:numId="9">
    <w:abstractNumId w:val="8"/>
  </w:num>
  <w:num w:numId="10">
    <w:abstractNumId w:val="2"/>
  </w:num>
  <w:num w:numId="11">
    <w:abstractNumId w:val="4"/>
  </w:num>
  <w:num w:numId="12">
    <w:abstractNumId w:val="9"/>
  </w:num>
  <w:num w:numId="13">
    <w:abstractNumId w:val="11"/>
  </w:num>
  <w:num w:numId="14">
    <w:abstractNumId w:val="3"/>
  </w:num>
  <w:num w:numId="15">
    <w:abstractNumId w:val="1"/>
  </w:num>
  <w:num w:numId="16">
    <w:abstractNumId w:val="15"/>
  </w:num>
  <w:num w:numId="17">
    <w:abstractNumId w:val="16"/>
  </w:num>
  <w:num w:numId="18">
    <w:abstractNumId w:val="12"/>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Ognjen">
    <w15:presenceInfo w15:providerId="None" w15:userId="Ognjen"/>
  </w15:person>
  <w15:person w15:author="KRISTIJAN">
    <w15:presenceInfo w15:providerId="None" w15:userId="KRISTIJA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6"/>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96AD6"/>
    <w:rsid w:val="000105B5"/>
    <w:rsid w:val="000113F7"/>
    <w:rsid w:val="000115F8"/>
    <w:rsid w:val="0001192E"/>
    <w:rsid w:val="00013248"/>
    <w:rsid w:val="000214E2"/>
    <w:rsid w:val="0002215D"/>
    <w:rsid w:val="000255F6"/>
    <w:rsid w:val="00033105"/>
    <w:rsid w:val="00033BF1"/>
    <w:rsid w:val="00033D01"/>
    <w:rsid w:val="000553A4"/>
    <w:rsid w:val="00062772"/>
    <w:rsid w:val="000709EA"/>
    <w:rsid w:val="00070EBB"/>
    <w:rsid w:val="000A14A5"/>
    <w:rsid w:val="000A287B"/>
    <w:rsid w:val="000A5D13"/>
    <w:rsid w:val="000A6603"/>
    <w:rsid w:val="000B2B08"/>
    <w:rsid w:val="000B4AC7"/>
    <w:rsid w:val="000B52D0"/>
    <w:rsid w:val="000B7736"/>
    <w:rsid w:val="000C1F1C"/>
    <w:rsid w:val="000C45CA"/>
    <w:rsid w:val="000C68E3"/>
    <w:rsid w:val="000D0779"/>
    <w:rsid w:val="000D2145"/>
    <w:rsid w:val="000D5991"/>
    <w:rsid w:val="000E2A28"/>
    <w:rsid w:val="000E2FF1"/>
    <w:rsid w:val="000E3BD8"/>
    <w:rsid w:val="000E4D4F"/>
    <w:rsid w:val="000E5A2B"/>
    <w:rsid w:val="000F070F"/>
    <w:rsid w:val="000F0D92"/>
    <w:rsid w:val="000F5C98"/>
    <w:rsid w:val="00100B8E"/>
    <w:rsid w:val="00107089"/>
    <w:rsid w:val="00110D99"/>
    <w:rsid w:val="00117461"/>
    <w:rsid w:val="00117C19"/>
    <w:rsid w:val="00123BED"/>
    <w:rsid w:val="001300D9"/>
    <w:rsid w:val="0013047A"/>
    <w:rsid w:val="00130B16"/>
    <w:rsid w:val="00136EAE"/>
    <w:rsid w:val="0014225E"/>
    <w:rsid w:val="00152E5E"/>
    <w:rsid w:val="00156223"/>
    <w:rsid w:val="0015703B"/>
    <w:rsid w:val="00165975"/>
    <w:rsid w:val="001667A1"/>
    <w:rsid w:val="001707FF"/>
    <w:rsid w:val="00175405"/>
    <w:rsid w:val="00175DA2"/>
    <w:rsid w:val="0017791E"/>
    <w:rsid w:val="00180B32"/>
    <w:rsid w:val="00180E18"/>
    <w:rsid w:val="00190976"/>
    <w:rsid w:val="0019373F"/>
    <w:rsid w:val="001A0A23"/>
    <w:rsid w:val="001A25AA"/>
    <w:rsid w:val="001A5B20"/>
    <w:rsid w:val="001A73FE"/>
    <w:rsid w:val="001A7E32"/>
    <w:rsid w:val="001B0F24"/>
    <w:rsid w:val="001B6A28"/>
    <w:rsid w:val="001D4224"/>
    <w:rsid w:val="001D4A32"/>
    <w:rsid w:val="001D6205"/>
    <w:rsid w:val="001E4DD3"/>
    <w:rsid w:val="001E649B"/>
    <w:rsid w:val="001F2EDD"/>
    <w:rsid w:val="00200FFE"/>
    <w:rsid w:val="00201B99"/>
    <w:rsid w:val="00207225"/>
    <w:rsid w:val="00212D5D"/>
    <w:rsid w:val="002159AE"/>
    <w:rsid w:val="00216C56"/>
    <w:rsid w:val="002170B8"/>
    <w:rsid w:val="002227DF"/>
    <w:rsid w:val="00222AD1"/>
    <w:rsid w:val="00226600"/>
    <w:rsid w:val="00230E52"/>
    <w:rsid w:val="0023570A"/>
    <w:rsid w:val="002414E7"/>
    <w:rsid w:val="00242008"/>
    <w:rsid w:val="00257C26"/>
    <w:rsid w:val="002649B7"/>
    <w:rsid w:val="002737BF"/>
    <w:rsid w:val="00273F0E"/>
    <w:rsid w:val="002767CE"/>
    <w:rsid w:val="00276BA5"/>
    <w:rsid w:val="00281730"/>
    <w:rsid w:val="002843CC"/>
    <w:rsid w:val="00293134"/>
    <w:rsid w:val="00293CF4"/>
    <w:rsid w:val="002A0274"/>
    <w:rsid w:val="002B4358"/>
    <w:rsid w:val="002C2CD6"/>
    <w:rsid w:val="002C3364"/>
    <w:rsid w:val="002C5BE4"/>
    <w:rsid w:val="002C5EE8"/>
    <w:rsid w:val="002C7340"/>
    <w:rsid w:val="002D0F41"/>
    <w:rsid w:val="002E550A"/>
    <w:rsid w:val="002F083D"/>
    <w:rsid w:val="002F39B3"/>
    <w:rsid w:val="002F43D6"/>
    <w:rsid w:val="00302D08"/>
    <w:rsid w:val="00306E7B"/>
    <w:rsid w:val="003074A4"/>
    <w:rsid w:val="00311F54"/>
    <w:rsid w:val="003149A4"/>
    <w:rsid w:val="00323405"/>
    <w:rsid w:val="00326360"/>
    <w:rsid w:val="00333EC2"/>
    <w:rsid w:val="00333FAD"/>
    <w:rsid w:val="00342FA5"/>
    <w:rsid w:val="00346C37"/>
    <w:rsid w:val="00350E53"/>
    <w:rsid w:val="003523A1"/>
    <w:rsid w:val="0035487E"/>
    <w:rsid w:val="00366256"/>
    <w:rsid w:val="00367053"/>
    <w:rsid w:val="0037451E"/>
    <w:rsid w:val="003755EE"/>
    <w:rsid w:val="00375E52"/>
    <w:rsid w:val="00382B0B"/>
    <w:rsid w:val="00386FAF"/>
    <w:rsid w:val="00391F43"/>
    <w:rsid w:val="003A377F"/>
    <w:rsid w:val="003A5526"/>
    <w:rsid w:val="003B428A"/>
    <w:rsid w:val="003C487D"/>
    <w:rsid w:val="003D3A25"/>
    <w:rsid w:val="003E3746"/>
    <w:rsid w:val="003E5AF3"/>
    <w:rsid w:val="003E7AEF"/>
    <w:rsid w:val="003F696F"/>
    <w:rsid w:val="003F7E9E"/>
    <w:rsid w:val="0040225A"/>
    <w:rsid w:val="00403B3D"/>
    <w:rsid w:val="004137E9"/>
    <w:rsid w:val="004158F6"/>
    <w:rsid w:val="00415A8F"/>
    <w:rsid w:val="0042331B"/>
    <w:rsid w:val="00436641"/>
    <w:rsid w:val="004521FA"/>
    <w:rsid w:val="00454F85"/>
    <w:rsid w:val="004726C5"/>
    <w:rsid w:val="00472C0C"/>
    <w:rsid w:val="00476E88"/>
    <w:rsid w:val="00480969"/>
    <w:rsid w:val="00484AB8"/>
    <w:rsid w:val="00487BF8"/>
    <w:rsid w:val="004A5060"/>
    <w:rsid w:val="004A6511"/>
    <w:rsid w:val="004D0BEF"/>
    <w:rsid w:val="004D31DA"/>
    <w:rsid w:val="004D5B9D"/>
    <w:rsid w:val="004D7796"/>
    <w:rsid w:val="004E2250"/>
    <w:rsid w:val="004E5140"/>
    <w:rsid w:val="004F629E"/>
    <w:rsid w:val="004F67C0"/>
    <w:rsid w:val="004F6E28"/>
    <w:rsid w:val="00506C68"/>
    <w:rsid w:val="00510DA5"/>
    <w:rsid w:val="00511A37"/>
    <w:rsid w:val="005146EF"/>
    <w:rsid w:val="0051621A"/>
    <w:rsid w:val="00527850"/>
    <w:rsid w:val="00534596"/>
    <w:rsid w:val="00547806"/>
    <w:rsid w:val="0055086F"/>
    <w:rsid w:val="00552603"/>
    <w:rsid w:val="00560A60"/>
    <w:rsid w:val="00562852"/>
    <w:rsid w:val="00562D80"/>
    <w:rsid w:val="00571AB1"/>
    <w:rsid w:val="0057650D"/>
    <w:rsid w:val="0058045E"/>
    <w:rsid w:val="005815FE"/>
    <w:rsid w:val="0058617E"/>
    <w:rsid w:val="0058721E"/>
    <w:rsid w:val="00587B18"/>
    <w:rsid w:val="00591F20"/>
    <w:rsid w:val="00595169"/>
    <w:rsid w:val="00596AB7"/>
    <w:rsid w:val="005A21C0"/>
    <w:rsid w:val="005A66E0"/>
    <w:rsid w:val="005C3AFA"/>
    <w:rsid w:val="005D0BAD"/>
    <w:rsid w:val="005D307D"/>
    <w:rsid w:val="005D6FB5"/>
    <w:rsid w:val="005F1CE1"/>
    <w:rsid w:val="005F3A0E"/>
    <w:rsid w:val="005F6E2A"/>
    <w:rsid w:val="00600A43"/>
    <w:rsid w:val="00604E97"/>
    <w:rsid w:val="006158D0"/>
    <w:rsid w:val="00617CEF"/>
    <w:rsid w:val="00620891"/>
    <w:rsid w:val="00620B2D"/>
    <w:rsid w:val="00621EF9"/>
    <w:rsid w:val="00623826"/>
    <w:rsid w:val="006250B3"/>
    <w:rsid w:val="00625557"/>
    <w:rsid w:val="00634DC0"/>
    <w:rsid w:val="006354F0"/>
    <w:rsid w:val="00637D06"/>
    <w:rsid w:val="00637E40"/>
    <w:rsid w:val="006417E6"/>
    <w:rsid w:val="006425C6"/>
    <w:rsid w:val="006431D7"/>
    <w:rsid w:val="00645F25"/>
    <w:rsid w:val="006601C6"/>
    <w:rsid w:val="00667A3D"/>
    <w:rsid w:val="00673BBE"/>
    <w:rsid w:val="00676A00"/>
    <w:rsid w:val="00677949"/>
    <w:rsid w:val="00681729"/>
    <w:rsid w:val="00684311"/>
    <w:rsid w:val="00693601"/>
    <w:rsid w:val="006972A9"/>
    <w:rsid w:val="006A246C"/>
    <w:rsid w:val="006A4F05"/>
    <w:rsid w:val="006A7BAA"/>
    <w:rsid w:val="006B78BD"/>
    <w:rsid w:val="006C45B5"/>
    <w:rsid w:val="006C6089"/>
    <w:rsid w:val="006D00C5"/>
    <w:rsid w:val="006D0C67"/>
    <w:rsid w:val="006D3669"/>
    <w:rsid w:val="006E238A"/>
    <w:rsid w:val="006F3A1C"/>
    <w:rsid w:val="00712CE2"/>
    <w:rsid w:val="00716C09"/>
    <w:rsid w:val="00731B09"/>
    <w:rsid w:val="00733A5F"/>
    <w:rsid w:val="007345DE"/>
    <w:rsid w:val="007350AF"/>
    <w:rsid w:val="007351D7"/>
    <w:rsid w:val="0073584A"/>
    <w:rsid w:val="0073741F"/>
    <w:rsid w:val="00747457"/>
    <w:rsid w:val="00747A53"/>
    <w:rsid w:val="00752EFD"/>
    <w:rsid w:val="00755A0D"/>
    <w:rsid w:val="00760BD9"/>
    <w:rsid w:val="00761A4A"/>
    <w:rsid w:val="007701CC"/>
    <w:rsid w:val="007713ED"/>
    <w:rsid w:val="0078112A"/>
    <w:rsid w:val="00784D44"/>
    <w:rsid w:val="00785ACE"/>
    <w:rsid w:val="00785F38"/>
    <w:rsid w:val="00790D57"/>
    <w:rsid w:val="007929D7"/>
    <w:rsid w:val="007A1E4F"/>
    <w:rsid w:val="007A43F2"/>
    <w:rsid w:val="007A45EB"/>
    <w:rsid w:val="007B0A29"/>
    <w:rsid w:val="007B12B5"/>
    <w:rsid w:val="007B43A0"/>
    <w:rsid w:val="007C0078"/>
    <w:rsid w:val="007C44F7"/>
    <w:rsid w:val="007D2DB6"/>
    <w:rsid w:val="007D381A"/>
    <w:rsid w:val="007D58FC"/>
    <w:rsid w:val="007D6DE8"/>
    <w:rsid w:val="007E2293"/>
    <w:rsid w:val="007E514E"/>
    <w:rsid w:val="007F1ADB"/>
    <w:rsid w:val="007F3D3F"/>
    <w:rsid w:val="008016CA"/>
    <w:rsid w:val="00810413"/>
    <w:rsid w:val="00811587"/>
    <w:rsid w:val="008158A9"/>
    <w:rsid w:val="0081620F"/>
    <w:rsid w:val="008202F0"/>
    <w:rsid w:val="00822180"/>
    <w:rsid w:val="00822D82"/>
    <w:rsid w:val="0082692C"/>
    <w:rsid w:val="00830444"/>
    <w:rsid w:val="00846EAB"/>
    <w:rsid w:val="008508F3"/>
    <w:rsid w:val="008607BE"/>
    <w:rsid w:val="00866E79"/>
    <w:rsid w:val="00873D98"/>
    <w:rsid w:val="00874F36"/>
    <w:rsid w:val="00876BE4"/>
    <w:rsid w:val="00881BC8"/>
    <w:rsid w:val="00886C11"/>
    <w:rsid w:val="008904F7"/>
    <w:rsid w:val="008B1363"/>
    <w:rsid w:val="008B38F7"/>
    <w:rsid w:val="008C158D"/>
    <w:rsid w:val="008C54E1"/>
    <w:rsid w:val="008D01D3"/>
    <w:rsid w:val="008D3F7E"/>
    <w:rsid w:val="008E04A2"/>
    <w:rsid w:val="008E074F"/>
    <w:rsid w:val="008E4A6D"/>
    <w:rsid w:val="008E6395"/>
    <w:rsid w:val="008E6876"/>
    <w:rsid w:val="008E6F7E"/>
    <w:rsid w:val="008F3FA2"/>
    <w:rsid w:val="008F7F7A"/>
    <w:rsid w:val="009075D8"/>
    <w:rsid w:val="009340F6"/>
    <w:rsid w:val="00937FA1"/>
    <w:rsid w:val="009400EF"/>
    <w:rsid w:val="00946AF4"/>
    <w:rsid w:val="00952BD3"/>
    <w:rsid w:val="00953906"/>
    <w:rsid w:val="00957137"/>
    <w:rsid w:val="00960B9D"/>
    <w:rsid w:val="009621A4"/>
    <w:rsid w:val="00966F62"/>
    <w:rsid w:val="00971531"/>
    <w:rsid w:val="009B11F1"/>
    <w:rsid w:val="009B253D"/>
    <w:rsid w:val="009C29F3"/>
    <w:rsid w:val="009C2E2D"/>
    <w:rsid w:val="009D2648"/>
    <w:rsid w:val="009D7E43"/>
    <w:rsid w:val="009E12E0"/>
    <w:rsid w:val="009E1312"/>
    <w:rsid w:val="009F016A"/>
    <w:rsid w:val="009F06A8"/>
    <w:rsid w:val="009F1B0B"/>
    <w:rsid w:val="009F5129"/>
    <w:rsid w:val="009F5B9E"/>
    <w:rsid w:val="00A016C9"/>
    <w:rsid w:val="00A0736A"/>
    <w:rsid w:val="00A10E2F"/>
    <w:rsid w:val="00A13287"/>
    <w:rsid w:val="00A13408"/>
    <w:rsid w:val="00A14155"/>
    <w:rsid w:val="00A163CD"/>
    <w:rsid w:val="00A17DAD"/>
    <w:rsid w:val="00A267CF"/>
    <w:rsid w:val="00A30742"/>
    <w:rsid w:val="00A3423B"/>
    <w:rsid w:val="00A4161E"/>
    <w:rsid w:val="00A44CE9"/>
    <w:rsid w:val="00A509DB"/>
    <w:rsid w:val="00A53E6D"/>
    <w:rsid w:val="00A55A74"/>
    <w:rsid w:val="00A67869"/>
    <w:rsid w:val="00A722D2"/>
    <w:rsid w:val="00A73CF2"/>
    <w:rsid w:val="00A7550C"/>
    <w:rsid w:val="00A776BC"/>
    <w:rsid w:val="00A81442"/>
    <w:rsid w:val="00A81B7D"/>
    <w:rsid w:val="00A81D9B"/>
    <w:rsid w:val="00A82B53"/>
    <w:rsid w:val="00A82F8D"/>
    <w:rsid w:val="00A83C5B"/>
    <w:rsid w:val="00A84314"/>
    <w:rsid w:val="00A93161"/>
    <w:rsid w:val="00A96DA6"/>
    <w:rsid w:val="00AA5ACC"/>
    <w:rsid w:val="00AA6C65"/>
    <w:rsid w:val="00AA7DA0"/>
    <w:rsid w:val="00AB020D"/>
    <w:rsid w:val="00AB4285"/>
    <w:rsid w:val="00AB500C"/>
    <w:rsid w:val="00AC16B0"/>
    <w:rsid w:val="00AC2950"/>
    <w:rsid w:val="00AC32FD"/>
    <w:rsid w:val="00AC76AA"/>
    <w:rsid w:val="00AD311E"/>
    <w:rsid w:val="00AD7F4A"/>
    <w:rsid w:val="00AE3845"/>
    <w:rsid w:val="00AE4B93"/>
    <w:rsid w:val="00B02EEF"/>
    <w:rsid w:val="00B13C9A"/>
    <w:rsid w:val="00B17402"/>
    <w:rsid w:val="00B32FCB"/>
    <w:rsid w:val="00B3599C"/>
    <w:rsid w:val="00B436C8"/>
    <w:rsid w:val="00B47BBE"/>
    <w:rsid w:val="00B50232"/>
    <w:rsid w:val="00B55C46"/>
    <w:rsid w:val="00B71B79"/>
    <w:rsid w:val="00B76F58"/>
    <w:rsid w:val="00B82EFC"/>
    <w:rsid w:val="00B92A04"/>
    <w:rsid w:val="00B946AE"/>
    <w:rsid w:val="00B94A70"/>
    <w:rsid w:val="00BA1034"/>
    <w:rsid w:val="00BA12B8"/>
    <w:rsid w:val="00BA5C98"/>
    <w:rsid w:val="00BB0DA6"/>
    <w:rsid w:val="00BB2114"/>
    <w:rsid w:val="00BB3752"/>
    <w:rsid w:val="00BB39DA"/>
    <w:rsid w:val="00BC2C1E"/>
    <w:rsid w:val="00BC32DC"/>
    <w:rsid w:val="00BC50F4"/>
    <w:rsid w:val="00BC7F29"/>
    <w:rsid w:val="00BD4729"/>
    <w:rsid w:val="00BE2E47"/>
    <w:rsid w:val="00BE2E5C"/>
    <w:rsid w:val="00BE3F09"/>
    <w:rsid w:val="00BF21A9"/>
    <w:rsid w:val="00BF6CFC"/>
    <w:rsid w:val="00C009F3"/>
    <w:rsid w:val="00C0262C"/>
    <w:rsid w:val="00C124BF"/>
    <w:rsid w:val="00C159E5"/>
    <w:rsid w:val="00C165D7"/>
    <w:rsid w:val="00C218FD"/>
    <w:rsid w:val="00C25E84"/>
    <w:rsid w:val="00C317F6"/>
    <w:rsid w:val="00C35226"/>
    <w:rsid w:val="00C4178E"/>
    <w:rsid w:val="00C457F2"/>
    <w:rsid w:val="00C53B0D"/>
    <w:rsid w:val="00C56BE8"/>
    <w:rsid w:val="00C57F6F"/>
    <w:rsid w:val="00C60E1D"/>
    <w:rsid w:val="00C62A4D"/>
    <w:rsid w:val="00C65661"/>
    <w:rsid w:val="00C67244"/>
    <w:rsid w:val="00C70565"/>
    <w:rsid w:val="00C74033"/>
    <w:rsid w:val="00C74132"/>
    <w:rsid w:val="00C74D55"/>
    <w:rsid w:val="00C9646E"/>
    <w:rsid w:val="00C968D8"/>
    <w:rsid w:val="00CA1082"/>
    <w:rsid w:val="00CA19AC"/>
    <w:rsid w:val="00CA1F1A"/>
    <w:rsid w:val="00CA361A"/>
    <w:rsid w:val="00CA3DED"/>
    <w:rsid w:val="00CA5C13"/>
    <w:rsid w:val="00CB0E58"/>
    <w:rsid w:val="00CB3995"/>
    <w:rsid w:val="00CC1F1A"/>
    <w:rsid w:val="00CD057D"/>
    <w:rsid w:val="00CD31A2"/>
    <w:rsid w:val="00CD43C5"/>
    <w:rsid w:val="00CD4CD2"/>
    <w:rsid w:val="00CE05E7"/>
    <w:rsid w:val="00CE1583"/>
    <w:rsid w:val="00CE1645"/>
    <w:rsid w:val="00CE1BC8"/>
    <w:rsid w:val="00CF08B4"/>
    <w:rsid w:val="00D00E53"/>
    <w:rsid w:val="00D01120"/>
    <w:rsid w:val="00D02ADC"/>
    <w:rsid w:val="00D02CA6"/>
    <w:rsid w:val="00D05334"/>
    <w:rsid w:val="00D07DB0"/>
    <w:rsid w:val="00D15009"/>
    <w:rsid w:val="00D341B9"/>
    <w:rsid w:val="00D35AB6"/>
    <w:rsid w:val="00D431B3"/>
    <w:rsid w:val="00D43412"/>
    <w:rsid w:val="00D45917"/>
    <w:rsid w:val="00D474CC"/>
    <w:rsid w:val="00D4769A"/>
    <w:rsid w:val="00D523B0"/>
    <w:rsid w:val="00D5628D"/>
    <w:rsid w:val="00D63FE6"/>
    <w:rsid w:val="00D678DF"/>
    <w:rsid w:val="00D67AD1"/>
    <w:rsid w:val="00D70104"/>
    <w:rsid w:val="00D7064E"/>
    <w:rsid w:val="00D96DB8"/>
    <w:rsid w:val="00DA285E"/>
    <w:rsid w:val="00DA760B"/>
    <w:rsid w:val="00DB1F39"/>
    <w:rsid w:val="00DB5106"/>
    <w:rsid w:val="00DC5065"/>
    <w:rsid w:val="00DD4381"/>
    <w:rsid w:val="00DD5382"/>
    <w:rsid w:val="00DD58C8"/>
    <w:rsid w:val="00DE4B06"/>
    <w:rsid w:val="00DE4D1A"/>
    <w:rsid w:val="00DE5D22"/>
    <w:rsid w:val="00DF10EF"/>
    <w:rsid w:val="00DF3B4B"/>
    <w:rsid w:val="00E00BD9"/>
    <w:rsid w:val="00E066B6"/>
    <w:rsid w:val="00E119AF"/>
    <w:rsid w:val="00E20217"/>
    <w:rsid w:val="00E20478"/>
    <w:rsid w:val="00E23EC9"/>
    <w:rsid w:val="00E30FCD"/>
    <w:rsid w:val="00E33C9C"/>
    <w:rsid w:val="00E405D8"/>
    <w:rsid w:val="00E4089F"/>
    <w:rsid w:val="00E41886"/>
    <w:rsid w:val="00E50580"/>
    <w:rsid w:val="00E54391"/>
    <w:rsid w:val="00E55285"/>
    <w:rsid w:val="00E569A0"/>
    <w:rsid w:val="00E6591D"/>
    <w:rsid w:val="00E700AC"/>
    <w:rsid w:val="00E7427C"/>
    <w:rsid w:val="00E744EF"/>
    <w:rsid w:val="00E746AA"/>
    <w:rsid w:val="00E74EB4"/>
    <w:rsid w:val="00E75CA1"/>
    <w:rsid w:val="00E82ECA"/>
    <w:rsid w:val="00E854D7"/>
    <w:rsid w:val="00E87251"/>
    <w:rsid w:val="00EA765A"/>
    <w:rsid w:val="00EB14BC"/>
    <w:rsid w:val="00EB2860"/>
    <w:rsid w:val="00EB4AAD"/>
    <w:rsid w:val="00EB57E0"/>
    <w:rsid w:val="00EC13FA"/>
    <w:rsid w:val="00EC2599"/>
    <w:rsid w:val="00EC2FB8"/>
    <w:rsid w:val="00EC5408"/>
    <w:rsid w:val="00EC6357"/>
    <w:rsid w:val="00ED16F5"/>
    <w:rsid w:val="00ED2DD0"/>
    <w:rsid w:val="00ED59D3"/>
    <w:rsid w:val="00EE5D2B"/>
    <w:rsid w:val="00EE6347"/>
    <w:rsid w:val="00EE70A8"/>
    <w:rsid w:val="00EF3BD8"/>
    <w:rsid w:val="00F00386"/>
    <w:rsid w:val="00F02936"/>
    <w:rsid w:val="00F047D8"/>
    <w:rsid w:val="00F100E6"/>
    <w:rsid w:val="00F12630"/>
    <w:rsid w:val="00F1718A"/>
    <w:rsid w:val="00F17F85"/>
    <w:rsid w:val="00F27623"/>
    <w:rsid w:val="00F31CD3"/>
    <w:rsid w:val="00F36933"/>
    <w:rsid w:val="00F369BE"/>
    <w:rsid w:val="00F41916"/>
    <w:rsid w:val="00F6365D"/>
    <w:rsid w:val="00F65012"/>
    <w:rsid w:val="00F7129B"/>
    <w:rsid w:val="00F72B00"/>
    <w:rsid w:val="00F7751D"/>
    <w:rsid w:val="00F81D8C"/>
    <w:rsid w:val="00F835E2"/>
    <w:rsid w:val="00F83716"/>
    <w:rsid w:val="00F91938"/>
    <w:rsid w:val="00F91CBC"/>
    <w:rsid w:val="00F921D5"/>
    <w:rsid w:val="00F922AF"/>
    <w:rsid w:val="00F960AA"/>
    <w:rsid w:val="00F96107"/>
    <w:rsid w:val="00F96AD6"/>
    <w:rsid w:val="00FB33CD"/>
    <w:rsid w:val="00FC3675"/>
    <w:rsid w:val="00FC3C60"/>
    <w:rsid w:val="00FD29F8"/>
    <w:rsid w:val="00FD2D14"/>
    <w:rsid w:val="00FE0B55"/>
    <w:rsid w:val="00FE153A"/>
    <w:rsid w:val="00FF22EC"/>
    <w:rsid w:val="00FF5A81"/>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0BE353E"/>
  <w15:chartTrackingRefBased/>
  <w15:docId w15:val="{BF169102-2807-45A7-8BEE-8DA51879A7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hr-HR" w:eastAsia="hr-HR" w:bidi="ar-SA"/>
      </w:rPr>
    </w:rPrDefault>
    <w:pPrDefault/>
  </w:docDefaults>
  <w:latentStyles w:defLockedState="0" w:defUIPriority="0" w:defSemiHidden="0" w:defUnhideWhenUsed="0" w:defQFormat="0" w:count="371">
    <w:lsdException w:name="Normal" w:qFormat="1"/>
    <w:lsdException w:name="heading 1" w:qFormat="1"/>
    <w:lsdException w:name="heading 2" w:uiPriority="9" w:qFormat="1"/>
    <w:lsdException w:name="heading 3" w:uiPriority="9"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iPriority="35"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spacing w:line="240" w:lineRule="atLeast"/>
    </w:pPr>
    <w:rPr>
      <w:lang w:val="en-US" w:eastAsia="en-US"/>
    </w:rPr>
  </w:style>
  <w:style w:type="paragraph" w:styleId="Heading1">
    <w:name w:val="heading 1"/>
    <w:basedOn w:val="Normal"/>
    <w:next w:val="Normal"/>
    <w:qFormat/>
    <w:pPr>
      <w:keepNext/>
      <w:numPr>
        <w:numId w:val="1"/>
      </w:numPr>
      <w:spacing w:before="120" w:after="60"/>
      <w:outlineLvl w:val="0"/>
    </w:pPr>
    <w:rPr>
      <w:rFonts w:ascii="Arial" w:hAnsi="Arial"/>
      <w:b/>
      <w:sz w:val="24"/>
    </w:rPr>
  </w:style>
  <w:style w:type="paragraph" w:styleId="Heading2">
    <w:name w:val="heading 2"/>
    <w:basedOn w:val="Heading1"/>
    <w:next w:val="Normal"/>
    <w:link w:val="Heading2Char"/>
    <w:uiPriority w:val="9"/>
    <w:qFormat/>
    <w:pPr>
      <w:numPr>
        <w:ilvl w:val="1"/>
      </w:numPr>
      <w:outlineLvl w:val="1"/>
    </w:pPr>
    <w:rPr>
      <w:sz w:val="20"/>
    </w:rPr>
  </w:style>
  <w:style w:type="paragraph" w:styleId="Heading3">
    <w:name w:val="heading 3"/>
    <w:basedOn w:val="Heading1"/>
    <w:next w:val="Normal"/>
    <w:link w:val="Heading3Char"/>
    <w:uiPriority w:val="9"/>
    <w:qFormat/>
    <w:pPr>
      <w:numPr>
        <w:ilvl w:val="2"/>
      </w:numPr>
      <w:outlineLvl w:val="2"/>
    </w:pPr>
    <w:rPr>
      <w:b w:val="0"/>
      <w:i/>
      <w:sz w:val="20"/>
    </w:rPr>
  </w:style>
  <w:style w:type="paragraph" w:styleId="Heading4">
    <w:name w:val="heading 4"/>
    <w:basedOn w:val="Heading1"/>
    <w:next w:val="Normal"/>
    <w:qFormat/>
    <w:pPr>
      <w:numPr>
        <w:ilvl w:val="3"/>
      </w:numPr>
      <w:outlineLvl w:val="3"/>
    </w:pPr>
    <w:rPr>
      <w:b w:val="0"/>
      <w:sz w:val="20"/>
    </w:rPr>
  </w:style>
  <w:style w:type="paragraph" w:styleId="Heading5">
    <w:name w:val="heading 5"/>
    <w:basedOn w:val="Normal"/>
    <w:next w:val="Normal"/>
    <w:qFormat/>
    <w:pPr>
      <w:numPr>
        <w:ilvl w:val="4"/>
        <w:numId w:val="1"/>
      </w:numPr>
      <w:spacing w:before="240" w:after="60"/>
      <w:ind w:left="2880"/>
      <w:outlineLvl w:val="4"/>
    </w:pPr>
    <w:rPr>
      <w:sz w:val="22"/>
    </w:rPr>
  </w:style>
  <w:style w:type="paragraph" w:styleId="Heading6">
    <w:name w:val="heading 6"/>
    <w:basedOn w:val="Normal"/>
    <w:next w:val="Normal"/>
    <w:qFormat/>
    <w:pPr>
      <w:numPr>
        <w:ilvl w:val="5"/>
        <w:numId w:val="1"/>
      </w:numPr>
      <w:spacing w:before="240" w:after="60"/>
      <w:ind w:left="2880"/>
      <w:outlineLvl w:val="5"/>
    </w:pPr>
    <w:rPr>
      <w:i/>
      <w:sz w:val="22"/>
    </w:rPr>
  </w:style>
  <w:style w:type="paragraph" w:styleId="Heading7">
    <w:name w:val="heading 7"/>
    <w:basedOn w:val="Normal"/>
    <w:next w:val="Normal"/>
    <w:qFormat/>
    <w:pPr>
      <w:numPr>
        <w:ilvl w:val="6"/>
        <w:numId w:val="1"/>
      </w:numPr>
      <w:spacing w:before="240" w:after="60"/>
      <w:ind w:left="2880"/>
      <w:outlineLvl w:val="6"/>
    </w:pPr>
  </w:style>
  <w:style w:type="paragraph" w:styleId="Heading8">
    <w:name w:val="heading 8"/>
    <w:basedOn w:val="Normal"/>
    <w:next w:val="Normal"/>
    <w:qFormat/>
    <w:pPr>
      <w:numPr>
        <w:ilvl w:val="7"/>
        <w:numId w:val="1"/>
      </w:numPr>
      <w:spacing w:before="240" w:after="60"/>
      <w:ind w:left="2880"/>
      <w:outlineLvl w:val="7"/>
    </w:pPr>
    <w:rPr>
      <w:i/>
    </w:rPr>
  </w:style>
  <w:style w:type="paragraph" w:styleId="Heading9">
    <w:name w:val="heading 9"/>
    <w:basedOn w:val="Normal"/>
    <w:next w:val="Normal"/>
    <w:qFormat/>
    <w:pPr>
      <w:numPr>
        <w:ilvl w:val="8"/>
        <w:numId w:val="1"/>
      </w:numPr>
      <w:spacing w:before="240" w:after="60"/>
      <w:ind w:left="288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2">
    <w:name w:val="Paragraph2"/>
    <w:basedOn w:val="Normal"/>
    <w:pPr>
      <w:spacing w:before="80"/>
      <w:ind w:left="720"/>
      <w:jc w:val="both"/>
    </w:pPr>
    <w:rPr>
      <w:color w:val="000000"/>
      <w:lang w:val="en-AU"/>
    </w:rPr>
  </w:style>
  <w:style w:type="paragraph" w:styleId="Title">
    <w:name w:val="Title"/>
    <w:basedOn w:val="Normal"/>
    <w:next w:val="Normal"/>
    <w:qFormat/>
    <w:pPr>
      <w:spacing w:line="240" w:lineRule="auto"/>
      <w:jc w:val="center"/>
    </w:pPr>
    <w:rPr>
      <w:rFonts w:ascii="Arial" w:hAnsi="Arial"/>
      <w:b/>
      <w:sz w:val="36"/>
    </w:rPr>
  </w:style>
  <w:style w:type="paragraph" w:styleId="Subtitle">
    <w:name w:val="Subtitle"/>
    <w:basedOn w:val="Normal"/>
    <w:qFormat/>
    <w:pPr>
      <w:spacing w:after="60"/>
      <w:jc w:val="center"/>
    </w:pPr>
    <w:rPr>
      <w:rFonts w:ascii="Arial" w:hAnsi="Arial"/>
      <w:i/>
      <w:sz w:val="36"/>
      <w:lang w:val="en-AU"/>
    </w:rPr>
  </w:style>
  <w:style w:type="paragraph" w:styleId="NormalIndent">
    <w:name w:val="Normal Indent"/>
    <w:basedOn w:val="Normal"/>
    <w:pPr>
      <w:ind w:left="900" w:hanging="900"/>
    </w:pPr>
  </w:style>
  <w:style w:type="paragraph" w:styleId="TOC1">
    <w:name w:val="toc 1"/>
    <w:basedOn w:val="Normal"/>
    <w:next w:val="Normal"/>
    <w:uiPriority w:val="39"/>
    <w:pPr>
      <w:tabs>
        <w:tab w:val="right" w:pos="9360"/>
      </w:tabs>
      <w:spacing w:before="240" w:after="60"/>
      <w:ind w:right="720"/>
    </w:pPr>
  </w:style>
  <w:style w:type="paragraph" w:styleId="TOC2">
    <w:name w:val="toc 2"/>
    <w:basedOn w:val="Normal"/>
    <w:next w:val="Normal"/>
    <w:uiPriority w:val="39"/>
    <w:pPr>
      <w:tabs>
        <w:tab w:val="right" w:pos="9360"/>
      </w:tabs>
      <w:ind w:left="432" w:right="720"/>
    </w:pPr>
  </w:style>
  <w:style w:type="paragraph" w:styleId="TOC3">
    <w:name w:val="toc 3"/>
    <w:basedOn w:val="Normal"/>
    <w:next w:val="Normal"/>
    <w:uiPriority w:val="39"/>
    <w:pPr>
      <w:tabs>
        <w:tab w:val="left" w:pos="1440"/>
        <w:tab w:val="left" w:pos="1600"/>
        <w:tab w:val="right" w:pos="9360"/>
      </w:tabs>
      <w:ind w:left="990"/>
    </w:pPr>
    <w:rPr>
      <w:noProof/>
    </w:r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character" w:styleId="PageNumber">
    <w:name w:val="page number"/>
    <w:basedOn w:val="DefaultParagraphFont"/>
  </w:style>
  <w:style w:type="paragraph" w:customStyle="1" w:styleId="Bullet1">
    <w:name w:val="Bullet1"/>
    <w:basedOn w:val="Normal"/>
    <w:pPr>
      <w:ind w:left="720" w:hanging="432"/>
    </w:pPr>
  </w:style>
  <w:style w:type="paragraph" w:customStyle="1" w:styleId="Bullet2">
    <w:name w:val="Bullet2"/>
    <w:basedOn w:val="Normal"/>
    <w:pPr>
      <w:ind w:left="1440" w:hanging="360"/>
    </w:pPr>
    <w:rPr>
      <w:color w:val="000080"/>
    </w:rPr>
  </w:style>
  <w:style w:type="paragraph" w:customStyle="1" w:styleId="Tabletext">
    <w:name w:val="Tabletext"/>
    <w:basedOn w:val="Normal"/>
    <w:pPr>
      <w:keepLines/>
      <w:spacing w:after="120"/>
    </w:pPr>
  </w:style>
  <w:style w:type="paragraph" w:styleId="BodyText">
    <w:name w:val="Body Text"/>
    <w:basedOn w:val="Normal"/>
    <w:pPr>
      <w:keepLines/>
      <w:spacing w:after="120"/>
      <w:ind w:left="720"/>
    </w:pPr>
  </w:style>
  <w:style w:type="paragraph" w:styleId="DocumentMap">
    <w:name w:val="Document Map"/>
    <w:basedOn w:val="Normal"/>
    <w:semiHidden/>
    <w:pPr>
      <w:shd w:val="clear" w:color="auto" w:fill="000080"/>
    </w:pPr>
    <w:rPr>
      <w:rFonts w:ascii="Tahoma" w:hAnsi="Tahoma"/>
    </w:rPr>
  </w:style>
  <w:style w:type="character" w:styleId="FootnoteReference">
    <w:name w:val="footnote reference"/>
    <w:semiHidden/>
    <w:rPr>
      <w:sz w:val="20"/>
      <w:vertAlign w:val="superscript"/>
    </w:rPr>
  </w:style>
  <w:style w:type="paragraph" w:styleId="FootnoteText">
    <w:name w:val="footnote text"/>
    <w:basedOn w:val="Normal"/>
    <w:semiHidden/>
    <w:pPr>
      <w:keepNext/>
      <w:keepLines/>
      <w:pBdr>
        <w:bottom w:val="single" w:sz="6" w:space="0" w:color="000000"/>
      </w:pBdr>
      <w:spacing w:before="40" w:after="40"/>
      <w:ind w:left="360" w:hanging="360"/>
    </w:pPr>
    <w:rPr>
      <w:rFonts w:ascii="Helvetica" w:hAnsi="Helvetica"/>
      <w:sz w:val="16"/>
    </w:rPr>
  </w:style>
  <w:style w:type="paragraph" w:customStyle="1" w:styleId="MainTitle">
    <w:name w:val="Main Title"/>
    <w:basedOn w:val="Normal"/>
    <w:pPr>
      <w:spacing w:before="480" w:after="60" w:line="240" w:lineRule="auto"/>
      <w:jc w:val="center"/>
    </w:pPr>
    <w:rPr>
      <w:rFonts w:ascii="Arial" w:hAnsi="Arial"/>
      <w:b/>
      <w:kern w:val="28"/>
      <w:sz w:val="32"/>
    </w:rPr>
  </w:style>
  <w:style w:type="paragraph" w:customStyle="1" w:styleId="Paragraph1">
    <w:name w:val="Paragraph1"/>
    <w:basedOn w:val="Normal"/>
    <w:pPr>
      <w:spacing w:before="80" w:line="240" w:lineRule="auto"/>
      <w:jc w:val="both"/>
    </w:pPr>
  </w:style>
  <w:style w:type="paragraph" w:customStyle="1" w:styleId="Paragraph3">
    <w:name w:val="Paragraph3"/>
    <w:basedOn w:val="Normal"/>
    <w:pPr>
      <w:spacing w:before="80" w:line="240" w:lineRule="auto"/>
      <w:ind w:left="1530"/>
      <w:jc w:val="both"/>
    </w:pPr>
  </w:style>
  <w:style w:type="paragraph" w:customStyle="1" w:styleId="Paragraph4">
    <w:name w:val="Paragraph4"/>
    <w:basedOn w:val="Normal"/>
    <w:pPr>
      <w:spacing w:before="80" w:line="240" w:lineRule="auto"/>
      <w:ind w:left="2250"/>
      <w:jc w:val="both"/>
    </w:pPr>
  </w:style>
  <w:style w:type="paragraph" w:styleId="TOC4">
    <w:name w:val="toc 4"/>
    <w:basedOn w:val="Normal"/>
    <w:next w:val="Normal"/>
    <w:autoRedefine/>
    <w:semiHidden/>
    <w:pPr>
      <w:ind w:left="600"/>
    </w:pPr>
  </w:style>
  <w:style w:type="paragraph" w:styleId="TOC5">
    <w:name w:val="toc 5"/>
    <w:basedOn w:val="Normal"/>
    <w:next w:val="Normal"/>
    <w:autoRedefine/>
    <w:semiHidden/>
    <w:pPr>
      <w:ind w:left="800"/>
    </w:pPr>
  </w:style>
  <w:style w:type="paragraph" w:styleId="TOC6">
    <w:name w:val="toc 6"/>
    <w:basedOn w:val="Normal"/>
    <w:next w:val="Normal"/>
    <w:autoRedefine/>
    <w:semiHidden/>
    <w:pPr>
      <w:ind w:left="1000"/>
    </w:pPr>
  </w:style>
  <w:style w:type="paragraph" w:styleId="TOC7">
    <w:name w:val="toc 7"/>
    <w:basedOn w:val="Normal"/>
    <w:next w:val="Normal"/>
    <w:autoRedefine/>
    <w:semiHidden/>
    <w:pPr>
      <w:ind w:left="1200"/>
    </w:pPr>
  </w:style>
  <w:style w:type="paragraph" w:styleId="TOC8">
    <w:name w:val="toc 8"/>
    <w:basedOn w:val="Normal"/>
    <w:next w:val="Normal"/>
    <w:autoRedefine/>
    <w:semiHidden/>
    <w:pPr>
      <w:ind w:left="1400"/>
    </w:pPr>
  </w:style>
  <w:style w:type="paragraph" w:styleId="TOC9">
    <w:name w:val="toc 9"/>
    <w:basedOn w:val="Normal"/>
    <w:next w:val="Normal"/>
    <w:autoRedefine/>
    <w:semiHidden/>
    <w:pPr>
      <w:ind w:left="1600"/>
    </w:pPr>
  </w:style>
  <w:style w:type="paragraph" w:styleId="BodyText2">
    <w:name w:val="Body Text 2"/>
    <w:basedOn w:val="Normal"/>
    <w:rPr>
      <w:i/>
      <w:color w:val="0000FF"/>
    </w:rPr>
  </w:style>
  <w:style w:type="paragraph" w:styleId="BodyTextIndent">
    <w:name w:val="Body Text Indent"/>
    <w:basedOn w:val="Normal"/>
    <w:pPr>
      <w:ind w:left="720"/>
    </w:pPr>
    <w:rPr>
      <w:i/>
      <w:color w:val="0000FF"/>
      <w:u w:val="single"/>
    </w:rPr>
  </w:style>
  <w:style w:type="paragraph" w:customStyle="1" w:styleId="Body">
    <w:name w:val="Body"/>
    <w:basedOn w:val="Normal"/>
    <w:pPr>
      <w:widowControl/>
      <w:spacing w:before="120" w:line="240" w:lineRule="auto"/>
      <w:jc w:val="both"/>
    </w:pPr>
    <w:rPr>
      <w:rFonts w:ascii="Book Antiqua" w:hAnsi="Book Antiqua"/>
    </w:rPr>
  </w:style>
  <w:style w:type="paragraph" w:customStyle="1" w:styleId="Bullet">
    <w:name w:val="Bullet"/>
    <w:basedOn w:val="Normal"/>
    <w:pPr>
      <w:widowControl/>
      <w:tabs>
        <w:tab w:val="left" w:pos="720"/>
      </w:tabs>
      <w:spacing w:before="120" w:line="240" w:lineRule="auto"/>
      <w:ind w:left="720" w:right="360"/>
      <w:jc w:val="both"/>
    </w:pPr>
    <w:rPr>
      <w:rFonts w:ascii="Book Antiqua" w:hAnsi="Book Antiqua"/>
    </w:rPr>
  </w:style>
  <w:style w:type="paragraph" w:customStyle="1" w:styleId="InfoBlue">
    <w:name w:val="InfoBlue"/>
    <w:basedOn w:val="Normal"/>
    <w:next w:val="BodyText"/>
    <w:autoRedefine/>
    <w:rsid w:val="00960B9D"/>
    <w:rPr>
      <w:i/>
      <w:color w:val="0000FF"/>
      <w:lang w:val="hr-HR"/>
    </w:rPr>
  </w:style>
  <w:style w:type="character" w:styleId="Hyperlink">
    <w:name w:val="Hyperlink"/>
    <w:uiPriority w:val="99"/>
    <w:rPr>
      <w:color w:val="0000FF"/>
      <w:u w:val="single"/>
    </w:rPr>
  </w:style>
  <w:style w:type="character" w:styleId="Strong">
    <w:name w:val="Strong"/>
    <w:qFormat/>
    <w:rPr>
      <w:rFonts w:ascii="Arial" w:hAnsi="Arial"/>
      <w:b/>
      <w:bCs/>
      <w:sz w:val="16"/>
    </w:rPr>
  </w:style>
  <w:style w:type="paragraph" w:styleId="NormalWeb">
    <w:name w:val="Normal (Web)"/>
    <w:basedOn w:val="Normal"/>
    <w:pPr>
      <w:widowControl/>
      <w:spacing w:before="100" w:beforeAutospacing="1" w:after="100" w:afterAutospacing="1" w:line="240" w:lineRule="auto"/>
    </w:pPr>
    <w:rPr>
      <w:sz w:val="24"/>
      <w:szCs w:val="24"/>
    </w:rPr>
  </w:style>
  <w:style w:type="paragraph" w:styleId="HTMLPreformatted">
    <w:name w:val="HTML Preformatted"/>
    <w:basedOn w:val="Normal"/>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Courier New" w:hAnsi="Courier New"/>
    </w:rPr>
  </w:style>
  <w:style w:type="paragraph" w:styleId="BalloonText">
    <w:name w:val="Balloon Text"/>
    <w:basedOn w:val="Normal"/>
    <w:semiHidden/>
    <w:rsid w:val="006C6089"/>
    <w:rPr>
      <w:rFonts w:ascii="Tahoma" w:hAnsi="Tahoma" w:cs="Tahoma"/>
      <w:sz w:val="16"/>
      <w:szCs w:val="16"/>
    </w:rPr>
  </w:style>
  <w:style w:type="table" w:styleId="TableGrid">
    <w:name w:val="Table Grid"/>
    <w:basedOn w:val="TableNormal"/>
    <w:rsid w:val="00C74132"/>
    <w:pPr>
      <w:widowControl w:val="0"/>
      <w:spacing w:line="240" w:lineRule="atLeas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semiHidden/>
    <w:rsid w:val="00342FA5"/>
    <w:rPr>
      <w:sz w:val="16"/>
      <w:szCs w:val="16"/>
    </w:rPr>
  </w:style>
  <w:style w:type="paragraph" w:styleId="CommentText">
    <w:name w:val="annotation text"/>
    <w:basedOn w:val="Normal"/>
    <w:semiHidden/>
    <w:rsid w:val="00342FA5"/>
  </w:style>
  <w:style w:type="paragraph" w:styleId="CommentSubject">
    <w:name w:val="annotation subject"/>
    <w:basedOn w:val="CommentText"/>
    <w:next w:val="CommentText"/>
    <w:semiHidden/>
    <w:rsid w:val="00342FA5"/>
    <w:rPr>
      <w:b/>
      <w:bCs/>
    </w:rPr>
  </w:style>
  <w:style w:type="paragraph" w:styleId="Caption">
    <w:name w:val="caption"/>
    <w:basedOn w:val="Normal"/>
    <w:next w:val="Normal"/>
    <w:uiPriority w:val="35"/>
    <w:unhideWhenUsed/>
    <w:qFormat/>
    <w:rsid w:val="00EC2FB8"/>
    <w:pPr>
      <w:widowControl/>
      <w:spacing w:after="200" w:line="240" w:lineRule="auto"/>
    </w:pPr>
    <w:rPr>
      <w:rFonts w:asciiTheme="minorHAnsi" w:eastAsiaTheme="minorHAnsi" w:hAnsiTheme="minorHAnsi" w:cstheme="minorBidi"/>
      <w:i/>
      <w:iCs/>
      <w:color w:val="44546A" w:themeColor="text2"/>
      <w:sz w:val="18"/>
      <w:szCs w:val="18"/>
      <w:lang w:val="hr-HR"/>
    </w:rPr>
  </w:style>
  <w:style w:type="character" w:customStyle="1" w:styleId="Heading2Char">
    <w:name w:val="Heading 2 Char"/>
    <w:basedOn w:val="DefaultParagraphFont"/>
    <w:link w:val="Heading2"/>
    <w:uiPriority w:val="9"/>
    <w:rsid w:val="006601C6"/>
    <w:rPr>
      <w:rFonts w:ascii="Arial" w:hAnsi="Arial"/>
      <w:b/>
      <w:lang w:val="en-US" w:eastAsia="en-US"/>
    </w:rPr>
  </w:style>
  <w:style w:type="paragraph" w:styleId="ListParagraph">
    <w:name w:val="List Paragraph"/>
    <w:basedOn w:val="Normal"/>
    <w:uiPriority w:val="34"/>
    <w:qFormat/>
    <w:rsid w:val="006601C6"/>
    <w:pPr>
      <w:widowControl/>
      <w:spacing w:after="160" w:line="259" w:lineRule="auto"/>
      <w:ind w:left="720"/>
      <w:contextualSpacing/>
    </w:pPr>
    <w:rPr>
      <w:rFonts w:asciiTheme="minorHAnsi" w:eastAsiaTheme="minorHAnsi" w:hAnsiTheme="minorHAnsi" w:cstheme="minorBidi"/>
      <w:sz w:val="22"/>
      <w:szCs w:val="22"/>
      <w:lang w:val="hr-HR"/>
    </w:rPr>
  </w:style>
  <w:style w:type="character" w:customStyle="1" w:styleId="Heading3Char">
    <w:name w:val="Heading 3 Char"/>
    <w:basedOn w:val="DefaultParagraphFont"/>
    <w:link w:val="Heading3"/>
    <w:uiPriority w:val="9"/>
    <w:rsid w:val="006601C6"/>
    <w:rPr>
      <w:rFonts w:ascii="Arial" w:hAnsi="Arial"/>
      <w:i/>
      <w:lang w:val="en-US" w:eastAsia="en-US"/>
    </w:rPr>
  </w:style>
  <w:style w:type="character" w:styleId="FollowedHyperlink">
    <w:name w:val="FollowedHyperlink"/>
    <w:basedOn w:val="DefaultParagraphFont"/>
    <w:rsid w:val="00FE153A"/>
    <w:rPr>
      <w:color w:val="954F72" w:themeColor="followedHyperlink"/>
      <w:u w:val="single"/>
    </w:rPr>
  </w:style>
  <w:style w:type="paragraph" w:styleId="TableofFigures">
    <w:name w:val="table of figures"/>
    <w:basedOn w:val="Normal"/>
    <w:next w:val="Normal"/>
    <w:uiPriority w:val="99"/>
    <w:rsid w:val="00123BED"/>
    <w:pPr>
      <w:spacing w:before="120" w:after="120"/>
    </w:pPr>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17335404">
      <w:bodyDiv w:val="1"/>
      <w:marLeft w:val="0"/>
      <w:marRight w:val="0"/>
      <w:marTop w:val="0"/>
      <w:marBottom w:val="0"/>
      <w:divBdr>
        <w:top w:val="none" w:sz="0" w:space="0" w:color="auto"/>
        <w:left w:val="none" w:sz="0" w:space="0" w:color="auto"/>
        <w:bottom w:val="none" w:sz="0" w:space="0" w:color="auto"/>
        <w:right w:val="none" w:sz="0" w:space="0" w:color="auto"/>
      </w:divBdr>
    </w:div>
    <w:div w:id="743380540">
      <w:bodyDiv w:val="1"/>
      <w:marLeft w:val="0"/>
      <w:marRight w:val="0"/>
      <w:marTop w:val="0"/>
      <w:marBottom w:val="0"/>
      <w:divBdr>
        <w:top w:val="none" w:sz="0" w:space="0" w:color="auto"/>
        <w:left w:val="none" w:sz="0" w:space="0" w:color="auto"/>
        <w:bottom w:val="none" w:sz="0" w:space="0" w:color="auto"/>
        <w:right w:val="none" w:sz="0" w:space="0" w:color="auto"/>
      </w:divBdr>
      <w:divsChild>
        <w:div w:id="1181041269">
          <w:marLeft w:val="0"/>
          <w:marRight w:val="0"/>
          <w:marTop w:val="0"/>
          <w:marBottom w:val="0"/>
          <w:divBdr>
            <w:top w:val="none" w:sz="0" w:space="0" w:color="auto"/>
            <w:left w:val="none" w:sz="0" w:space="0" w:color="auto"/>
            <w:bottom w:val="none" w:sz="0" w:space="0" w:color="auto"/>
            <w:right w:val="none" w:sz="0" w:space="0" w:color="auto"/>
          </w:divBdr>
        </w:div>
        <w:div w:id="266471073">
          <w:marLeft w:val="0"/>
          <w:marRight w:val="0"/>
          <w:marTop w:val="0"/>
          <w:marBottom w:val="0"/>
          <w:divBdr>
            <w:top w:val="none" w:sz="0" w:space="0" w:color="auto"/>
            <w:left w:val="none" w:sz="0" w:space="0" w:color="auto"/>
            <w:bottom w:val="none" w:sz="0" w:space="0" w:color="auto"/>
            <w:right w:val="none" w:sz="0" w:space="0" w:color="auto"/>
          </w:divBdr>
        </w:div>
        <w:div w:id="1548760440">
          <w:marLeft w:val="0"/>
          <w:marRight w:val="0"/>
          <w:marTop w:val="0"/>
          <w:marBottom w:val="0"/>
          <w:divBdr>
            <w:top w:val="none" w:sz="0" w:space="0" w:color="auto"/>
            <w:left w:val="none" w:sz="0" w:space="0" w:color="auto"/>
            <w:bottom w:val="none" w:sz="0" w:space="0" w:color="auto"/>
            <w:right w:val="none" w:sz="0" w:space="0" w:color="auto"/>
          </w:divBdr>
        </w:div>
        <w:div w:id="1221016067">
          <w:marLeft w:val="0"/>
          <w:marRight w:val="0"/>
          <w:marTop w:val="0"/>
          <w:marBottom w:val="0"/>
          <w:divBdr>
            <w:top w:val="none" w:sz="0" w:space="0" w:color="auto"/>
            <w:left w:val="none" w:sz="0" w:space="0" w:color="auto"/>
            <w:bottom w:val="none" w:sz="0" w:space="0" w:color="auto"/>
            <w:right w:val="none" w:sz="0" w:space="0" w:color="auto"/>
          </w:divBdr>
        </w:div>
        <w:div w:id="443572802">
          <w:marLeft w:val="0"/>
          <w:marRight w:val="0"/>
          <w:marTop w:val="0"/>
          <w:marBottom w:val="0"/>
          <w:divBdr>
            <w:top w:val="none" w:sz="0" w:space="0" w:color="auto"/>
            <w:left w:val="none" w:sz="0" w:space="0" w:color="auto"/>
            <w:bottom w:val="none" w:sz="0" w:space="0" w:color="auto"/>
            <w:right w:val="none" w:sz="0" w:space="0" w:color="auto"/>
          </w:divBdr>
        </w:div>
      </w:divsChild>
    </w:div>
    <w:div w:id="749011779">
      <w:bodyDiv w:val="1"/>
      <w:marLeft w:val="0"/>
      <w:marRight w:val="0"/>
      <w:marTop w:val="0"/>
      <w:marBottom w:val="0"/>
      <w:divBdr>
        <w:top w:val="none" w:sz="0" w:space="0" w:color="auto"/>
        <w:left w:val="none" w:sz="0" w:space="0" w:color="auto"/>
        <w:bottom w:val="none" w:sz="0" w:space="0" w:color="auto"/>
        <w:right w:val="none" w:sz="0" w:space="0" w:color="auto"/>
      </w:divBdr>
    </w:div>
    <w:div w:id="978267597">
      <w:bodyDiv w:val="1"/>
      <w:marLeft w:val="0"/>
      <w:marRight w:val="0"/>
      <w:marTop w:val="0"/>
      <w:marBottom w:val="0"/>
      <w:divBdr>
        <w:top w:val="none" w:sz="0" w:space="0" w:color="auto"/>
        <w:left w:val="none" w:sz="0" w:space="0" w:color="auto"/>
        <w:bottom w:val="none" w:sz="0" w:space="0" w:color="auto"/>
        <w:right w:val="none" w:sz="0" w:space="0" w:color="auto"/>
      </w:divBdr>
    </w:div>
    <w:div w:id="1260020676">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hyperlink" Target="http://www.radio-electronics.com/info/telecommunications_networks/sdn-software-defined-networking/basics-tutorial.php" TargetMode="External"/><Relationship Id="rId21" Type="http://schemas.openxmlformats.org/officeDocument/2006/relationships/image" Target="media/image10.png"/><Relationship Id="rId34" Type="http://schemas.openxmlformats.org/officeDocument/2006/relationships/hyperlink" Target="https://www.opendaylight.org/news/blogs/2016/11/software-defined-networking-fundamentals-part-1-intro-networking-planes" TargetMode="External"/><Relationship Id="rId42" Type="http://schemas.openxmlformats.org/officeDocument/2006/relationships/hyperlink" Target="file:///F:\Desktop\FER2_Projekt_Tehnicka_Dokumentacija.docx" TargetMode="External"/><Relationship Id="rId47" Type="http://schemas.openxmlformats.org/officeDocument/2006/relationships/hyperlink" Target="file:///F:\Desktop\FER2_Projekt_Tehnicka_Dokumentacija.docx" TargetMode="External"/><Relationship Id="rId50" Type="http://schemas.openxmlformats.org/officeDocument/2006/relationships/hyperlink" Target="file:///F:\Desktop\FER2_Projekt_Tehnicka_Dokumentacija.docx" TargetMode="External"/><Relationship Id="rId55" Type="http://schemas.openxmlformats.org/officeDocument/2006/relationships/hyperlink" Target="file:///F:\Desktop\FER2_Projekt_Tehnicka_Dokumentacija.docx"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microsoft.com/office/2011/relationships/commentsExtended" Target="commentsExtended.xml"/><Relationship Id="rId24" Type="http://schemas.openxmlformats.org/officeDocument/2006/relationships/image" Target="media/image13.png"/><Relationship Id="rId32" Type="http://schemas.openxmlformats.org/officeDocument/2006/relationships/hyperlink" Target="http://www.opennetworking.org/" TargetMode="External"/><Relationship Id="rId37" Type="http://schemas.openxmlformats.org/officeDocument/2006/relationships/hyperlink" Target="http://wiki.opendaylight.org" TargetMode="External"/><Relationship Id="rId40" Type="http://schemas.openxmlformats.org/officeDocument/2006/relationships/hyperlink" Target="file:///F:\Desktop\FER2_Projekt_Tehnicka_Dokumentacija.docx" TargetMode="External"/><Relationship Id="rId45" Type="http://schemas.openxmlformats.org/officeDocument/2006/relationships/hyperlink" Target="file:///F:\Desktop\FER2_Projekt_Tehnicka_Dokumentacija.docx" TargetMode="External"/><Relationship Id="rId53" Type="http://schemas.openxmlformats.org/officeDocument/2006/relationships/hyperlink" Target="file:///F:\Desktop\FER2_Projekt_Tehnicka_Dokumentacija.docx" TargetMode="External"/><Relationship Id="rId58" Type="http://schemas.openxmlformats.org/officeDocument/2006/relationships/hyperlink" Target="file:///F:\Desktop\FER2_Projekt_Tehnicka_Dokumentacija.docx" TargetMode="External"/><Relationship Id="rId5" Type="http://schemas.openxmlformats.org/officeDocument/2006/relationships/webSettings" Target="webSettings.xml"/><Relationship Id="rId61" Type="http://schemas.microsoft.com/office/2011/relationships/people" Target="people.xml"/><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tmp"/><Relationship Id="rId30" Type="http://schemas.openxmlformats.org/officeDocument/2006/relationships/image" Target="media/image19.png"/><Relationship Id="rId35" Type="http://schemas.openxmlformats.org/officeDocument/2006/relationships/hyperlink" Target="http://www.sdxcentral.com/sdn/definitions/what-the-definition-of-software-defined-networking-sdn/" TargetMode="External"/><Relationship Id="rId43" Type="http://schemas.openxmlformats.org/officeDocument/2006/relationships/hyperlink" Target="file:///F:\Desktop\FER2_Projekt_Tehnicka_Dokumentacija.docx" TargetMode="External"/><Relationship Id="rId48" Type="http://schemas.openxmlformats.org/officeDocument/2006/relationships/hyperlink" Target="file:///F:\Desktop\FER2_Projekt_Tehnicka_Dokumentacija.docx" TargetMode="External"/><Relationship Id="rId56" Type="http://schemas.openxmlformats.org/officeDocument/2006/relationships/hyperlink" Target="file:///F:\Desktop\FER2_Projekt_Tehnicka_Dokumentacija.docx" TargetMode="External"/><Relationship Id="rId8" Type="http://schemas.openxmlformats.org/officeDocument/2006/relationships/header" Target="header1.xml"/><Relationship Id="rId51" Type="http://schemas.openxmlformats.org/officeDocument/2006/relationships/hyperlink" Target="file:///F:\Desktop\FER2_Projekt_Tehnicka_Dokumentacija.docx" TargetMode="External"/><Relationship Id="rId3" Type="http://schemas.openxmlformats.org/officeDocument/2006/relationships/styles" Target="styles.xml"/><Relationship Id="rId12" Type="http://schemas.openxmlformats.org/officeDocument/2006/relationships/image" Target="media/image1.jp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www.internetlivestats.com/internet-users/" TargetMode="External"/><Relationship Id="rId38" Type="http://schemas.openxmlformats.org/officeDocument/2006/relationships/hyperlink" Target="https://www.opennetworking.org/images/stories/downloads/sdn-resources/technical-reports/SDN-architecture-overview-1.0.pdf" TargetMode="External"/><Relationship Id="rId46" Type="http://schemas.openxmlformats.org/officeDocument/2006/relationships/hyperlink" Target="file:///F:\Desktop\FER2_Projekt_Tehnicka_Dokumentacija.docx" TargetMode="External"/><Relationship Id="rId59" Type="http://schemas.openxmlformats.org/officeDocument/2006/relationships/hyperlink" Target="file:///F:\Desktop\FER2_Projekt_Tehnicka_Dokumentacija.docx" TargetMode="External"/><Relationship Id="rId20" Type="http://schemas.openxmlformats.org/officeDocument/2006/relationships/image" Target="media/image9.png"/><Relationship Id="rId41" Type="http://schemas.openxmlformats.org/officeDocument/2006/relationships/hyperlink" Target="file:///F:\Desktop\FER2_Projekt_Tehnicka_Dokumentacija.docx" TargetMode="External"/><Relationship Id="rId54" Type="http://schemas.openxmlformats.org/officeDocument/2006/relationships/hyperlink" Target="file:///F:\Desktop\FER2_Projekt_Tehnicka_Dokumentacija.docx"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yperlink" Target="http://noviflow.com/resource/sdn-at-the-intelligent-edge/" TargetMode="External"/><Relationship Id="rId49" Type="http://schemas.openxmlformats.org/officeDocument/2006/relationships/hyperlink" Target="file:///F:\Desktop\FER2_Projekt_Tehnicka_Dokumentacija.docx" TargetMode="External"/><Relationship Id="rId57" Type="http://schemas.openxmlformats.org/officeDocument/2006/relationships/hyperlink" Target="file:///F:\Desktop\FER2_Projekt_Tehnicka_Dokumentacija.docx" TargetMode="External"/><Relationship Id="rId10" Type="http://schemas.openxmlformats.org/officeDocument/2006/relationships/comments" Target="comments.xml"/><Relationship Id="rId31" Type="http://schemas.openxmlformats.org/officeDocument/2006/relationships/hyperlink" Target="http://www.cisco.com/web/about/ac123/ac147/archived_issues/ipj_16-1/ipj_16-1.pdf" TargetMode="External"/><Relationship Id="rId44" Type="http://schemas.openxmlformats.org/officeDocument/2006/relationships/hyperlink" Target="file:///F:\Desktop\FER2_Projekt_Tehnicka_Dokumentacija.docx" TargetMode="External"/><Relationship Id="rId52" Type="http://schemas.openxmlformats.org/officeDocument/2006/relationships/hyperlink" Target="file:///F:\Desktop\FER2_Projekt_Tehnicka_Dokumentacija.docx" TargetMode="External"/><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zcar\Application%20Data\Microsoft\Templates\Development%20Cas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9214D2-4363-4AB6-96DC-CB8A93EC9D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Development Case</Template>
  <TotalTime>1777</TotalTime>
  <Pages>39</Pages>
  <Words>6660</Words>
  <Characters>37962</Characters>
  <Application>Microsoft Office Word</Application>
  <DocSecurity>0</DocSecurity>
  <Lines>316</Lines>
  <Paragraphs>89</Paragraphs>
  <ScaleCrop>false</ScaleCrop>
  <HeadingPairs>
    <vt:vector size="2" baseType="variant">
      <vt:variant>
        <vt:lpstr>Title</vt:lpstr>
      </vt:variant>
      <vt:variant>
        <vt:i4>1</vt:i4>
      </vt:variant>
    </vt:vector>
  </HeadingPairs>
  <TitlesOfParts>
    <vt:vector size="1" baseType="lpstr">
      <vt:lpstr>Development Case</vt:lpstr>
    </vt:vector>
  </TitlesOfParts>
  <Company>&lt;Company Name&gt;</Company>
  <LinksUpToDate>false</LinksUpToDate>
  <CharactersWithSpaces>44533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Development Case</dc:title>
  <dc:subject>&lt;Project Name&gt;</dc:subject>
  <dc:creator>Projekt - FER 2</dc:creator>
  <cp:keywords/>
  <dc:description/>
  <cp:lastModifiedBy>KRISTIJAN</cp:lastModifiedBy>
  <cp:revision>181</cp:revision>
  <cp:lastPrinted>2005-03-17T14:40:00Z</cp:lastPrinted>
  <dcterms:created xsi:type="dcterms:W3CDTF">2017-01-10T17:27:00Z</dcterms:created>
  <dcterms:modified xsi:type="dcterms:W3CDTF">2017-01-19T12:45:00Z</dcterms:modified>
</cp:coreProperties>
</file>